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4D48D129"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 xml:space="preserve">Instituto Argentino de Oceanografía, Universidad Nacional del Sur - CONICET, 8000 Florida </w:t>
      </w:r>
      <w:proofErr w:type="spellStart"/>
      <w:r w:rsidRPr="00B65ED4">
        <w:rPr>
          <w:rFonts w:ascii="Times New Roman" w:eastAsia="Times New Roman" w:hAnsi="Times New Roman" w:cs="Times New Roman"/>
          <w:sz w:val="24"/>
          <w:szCs w:val="24"/>
          <w:lang w:val="es-AR"/>
        </w:rPr>
        <w:t>St</w:t>
      </w:r>
      <w:proofErr w:type="spellEnd"/>
      <w:r w:rsidRPr="00B65ED4">
        <w:rPr>
          <w:rFonts w:ascii="Times New Roman" w:eastAsia="Times New Roman" w:hAnsi="Times New Roman" w:cs="Times New Roman"/>
          <w:sz w:val="24"/>
          <w:szCs w:val="24"/>
          <w:lang w:val="es-AR"/>
        </w:rPr>
        <w: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912771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loads from th</w:t>
      </w:r>
      <w:r w:rsidR="00FD7659">
        <w:rPr>
          <w:rFonts w:ascii="Times New Roman" w:eastAsia="Times New Roman" w:hAnsi="Times New Roman" w:cs="Times New Roman"/>
          <w:sz w:val="24"/>
          <w:szCs w:val="24"/>
        </w:rPr>
        <w:t>e landscape, along with autochthonous</w:t>
      </w:r>
      <w:r w:rsidR="002A0000" w:rsidRPr="00B65ED4">
        <w:rPr>
          <w:rFonts w:ascii="Times New Roman" w:eastAsia="Times New Roman" w:hAnsi="Times New Roman" w:cs="Times New Roman"/>
          <w:sz w:val="24"/>
          <w:szCs w:val="24"/>
        </w:rPr>
        <w:t xml:space="preserve"> OC 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The ratio</w:t>
      </w:r>
      <w:r w:rsidR="00FD7659">
        <w:rPr>
          <w:rFonts w:ascii="Times New Roman" w:eastAsia="Times New Roman" w:hAnsi="Times New Roman" w:cs="Times New Roman"/>
          <w:sz w:val="24"/>
          <w:szCs w:val="24"/>
        </w:rPr>
        <w:t>s</w:t>
      </w:r>
      <w:r w:rsidR="00796F45">
        <w:rPr>
          <w:rFonts w:ascii="Times New Roman" w:eastAsia="Times New Roman" w:hAnsi="Times New Roman" w:cs="Times New Roman"/>
          <w:sz w:val="24"/>
          <w:szCs w:val="24"/>
        </w:rPr>
        <w:t xml:space="preserve"> of </w:t>
      </w:r>
      <w:r w:rsidR="006149A4" w:rsidRPr="00B65ED4">
        <w:rPr>
          <w:rFonts w:ascii="Times New Roman" w:eastAsia="Times New Roman" w:hAnsi="Times New Roman" w:cs="Times New Roman"/>
          <w:sz w:val="24"/>
          <w:szCs w:val="24"/>
        </w:rPr>
        <w:t>autochthon</w:t>
      </w:r>
      <w:r w:rsidR="00FF0E51">
        <w:rPr>
          <w:rFonts w:ascii="Times New Roman" w:eastAsia="Times New Roman" w:hAnsi="Times New Roman" w:cs="Times New Roman"/>
          <w:sz w:val="24"/>
          <w:szCs w:val="24"/>
        </w:rPr>
        <w:t>ous</w:t>
      </w:r>
      <w:r w:rsidR="006149A4" w:rsidRPr="00B65ED4">
        <w:rPr>
          <w:rFonts w:ascii="Times New Roman" w:eastAsia="Times New Roman" w:hAnsi="Times New Roman" w:cs="Times New Roman"/>
          <w:sz w:val="24"/>
          <w:szCs w:val="24"/>
        </w:rPr>
        <w:t xml:space="preserve"> </w:t>
      </w:r>
      <w:r w:rsidR="00FF0E51">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allochthon</w:t>
      </w:r>
      <w:r w:rsidR="00FF0E51">
        <w:rPr>
          <w:rFonts w:ascii="Times New Roman" w:eastAsia="Times New Roman" w:hAnsi="Times New Roman" w:cs="Times New Roman"/>
          <w:sz w:val="24"/>
          <w:szCs w:val="24"/>
        </w:rPr>
        <w:t>ous inputs</w:t>
      </w:r>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14A10C57"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Key words: carbon cycle</w:t>
      </w:r>
      <w:r w:rsidR="009751C5"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mass balance,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14179AE7" w14:textId="54F6B839"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B7735C">
        <w:rPr>
          <w:rFonts w:ascii="Times New Roman" w:eastAsia="Times New Roman" w:hAnsi="Times New Roman" w:cs="Times New Roman"/>
          <w:sz w:val="24"/>
          <w:szCs w:val="24"/>
        </w:rPr>
        <w:t>balance</w:t>
      </w:r>
      <w:r w:rsidR="00522DCD" w:rsidRPr="00B65ED4">
        <w:rPr>
          <w:rFonts w:ascii="Times New Roman" w:eastAsia="Times New Roman" w:hAnsi="Times New Roman" w:cs="Times New Roman"/>
          <w:sz w:val="24"/>
          <w:szCs w:val="24"/>
        </w:rPr>
        <w:t xml:space="preserve"> OC budgets (</w:t>
      </w:r>
      <w:r w:rsidR="00C04349">
        <w:rPr>
          <w:rFonts w:ascii="Times New Roman" w:eastAsia="Times New Roman" w:hAnsi="Times New Roman" w:cs="Times New Roman"/>
          <w:sz w:val="24"/>
          <w:szCs w:val="24"/>
        </w:rPr>
        <w:t xml:space="preserve">Cole et al. 1989, </w:t>
      </w:r>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Pg</w:t>
      </w:r>
      <w:proofErr w:type="spellEnd"/>
      <w:r w:rsidR="00904B7D">
        <w:rPr>
          <w:rFonts w:ascii="Times New Roman" w:eastAsia="Times New Roman" w:hAnsi="Times New Roman" w:cs="Times New Roman"/>
          <w:sz w:val="24"/>
          <w:szCs w:val="24"/>
        </w:rPr>
        <w:t xml:space="preserve">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w:t>
      </w:r>
      <w:r w:rsidR="007C0BB2">
        <w:rPr>
          <w:rFonts w:ascii="Times New Roman" w:eastAsia="Times New Roman" w:hAnsi="Times New Roman" w:cs="Times New Roman"/>
          <w:sz w:val="24"/>
          <w:szCs w:val="24"/>
        </w:rPr>
        <w:t>, Reed et al. 2018</w:t>
      </w:r>
      <w:r w:rsidR="009A2119" w:rsidRPr="00B65ED4">
        <w:rPr>
          <w:rFonts w:ascii="Times New Roman" w:eastAsia="Times New Roman" w:hAnsi="Times New Roman" w:cs="Times New Roman"/>
          <w:sz w:val="24"/>
          <w:szCs w:val="24"/>
        </w:rPr>
        <w:t xml:space="preserve">).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are predominantly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7BDC6F10" w:rsidR="0012032C" w:rsidRDefault="00C04349"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6D700DD3">
                <wp:simplePos x="0" y="0"/>
                <wp:positionH relativeFrom="margin">
                  <wp:posOffset>-28575</wp:posOffset>
                </wp:positionH>
                <wp:positionV relativeFrom="paragraph">
                  <wp:posOffset>4290531</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34339C" w:rsidRPr="006F4EC1" w:rsidRDefault="0034339C"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4339C" w:rsidRDefault="0034339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4339C" w:rsidRDefault="0034339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4339C" w:rsidRDefault="0034339C"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337.8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">
                <v:textbox>
                  <w:txbxContent>
                    <w:p w14:paraId="6BBF0F84" w14:textId="77777777" w:rsidR="0034339C" w:rsidRPr="006F4EC1" w:rsidRDefault="0034339C"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4339C" w:rsidRDefault="0034339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4339C" w:rsidRDefault="0034339C"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4339C" w:rsidRDefault="0034339C"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7728A8"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p>
    <w:p w14:paraId="31574F79" w14:textId="59E1FD4F" w:rsidR="007144D6" w:rsidRDefault="007144D6" w:rsidP="002F35B3">
      <w:pPr>
        <w:spacing w:line="480" w:lineRule="auto"/>
        <w:ind w:firstLine="720"/>
        <w:rPr>
          <w:rFonts w:ascii="Times New Roman" w:eastAsia="Times New Roman" w:hAnsi="Times New Roman" w:cs="Times New Roman"/>
          <w:sz w:val="24"/>
          <w:szCs w:val="24"/>
        </w:rPr>
      </w:pPr>
    </w:p>
    <w:p w14:paraId="7CE4534C" w14:textId="65848351"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w:t>
      </w:r>
      <w:r w:rsidR="00F93962" w:rsidRPr="00B65ED4">
        <w:rPr>
          <w:rFonts w:ascii="Times New Roman" w:eastAsia="Times New Roman" w:hAnsi="Times New Roman" w:cs="Times New Roman"/>
          <w:sz w:val="24"/>
          <w:szCs w:val="24"/>
        </w:rPr>
        <w:lastRenderedPageBreak/>
        <w:t xml:space="preserve">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275FE4EC"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w:t>
      </w:r>
      <w:r w:rsidR="00146BF1">
        <w:rPr>
          <w:rFonts w:ascii="Times New Roman" w:eastAsia="Times New Roman" w:hAnsi="Times New Roman" w:cs="Times New Roman"/>
          <w:sz w:val="24"/>
          <w:szCs w:val="24"/>
        </w:rPr>
        <w:t>, Duffy et al. 2018</w:t>
      </w:r>
      <w:r w:rsidRPr="00B65ED4">
        <w:rPr>
          <w:rFonts w:ascii="Times New Roman" w:eastAsia="Times New Roman" w:hAnsi="Times New Roman" w:cs="Times New Roman"/>
          <w:sz w:val="24"/>
          <w:szCs w:val="24"/>
        </w:rPr>
        <w:t xml:space="preserve">).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w:t>
      </w:r>
      <w:r w:rsidRPr="00B65ED4">
        <w:rPr>
          <w:rFonts w:ascii="Times New Roman" w:eastAsia="Times New Roman" w:hAnsi="Times New Roman" w:cs="Times New Roman"/>
          <w:sz w:val="24"/>
          <w:szCs w:val="24"/>
        </w:rPr>
        <w:lastRenderedPageBreak/>
        <w:t xml:space="preserve">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Jonsson</w:t>
      </w:r>
      <w:proofErr w:type="spellEnd"/>
      <w:r w:rsidRPr="00B65ED4">
        <w:rPr>
          <w:rFonts w:ascii="Times New Roman" w:eastAsia="Times New Roman" w:hAnsi="Times New Roman" w:cs="Times New Roman"/>
          <w:sz w:val="24"/>
          <w:szCs w:val="24"/>
        </w:rPr>
        <w:t xml:space="preserve">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r w:rsidR="00A365E6">
        <w:rPr>
          <w:rFonts w:ascii="Times New Roman" w:eastAsia="Times New Roman" w:hAnsi="Times New Roman" w:cs="Times New Roman"/>
          <w:sz w:val="24"/>
          <w:szCs w:val="24"/>
        </w:rPr>
        <w:t xml:space="preserve">, </w:t>
      </w:r>
      <w:proofErr w:type="gramStart"/>
      <w:r w:rsidR="00A365E6">
        <w:rPr>
          <w:rFonts w:ascii="Times New Roman" w:eastAsia="Times New Roman" w:hAnsi="Times New Roman" w:cs="Times New Roman"/>
          <w:sz w:val="24"/>
          <w:szCs w:val="24"/>
        </w:rPr>
        <w:t>Mendonca</w:t>
      </w:r>
      <w:proofErr w:type="gramEnd"/>
      <w:r w:rsidR="00A365E6">
        <w:rPr>
          <w:rFonts w:ascii="Times New Roman" w:eastAsia="Times New Roman" w:hAnsi="Times New Roman" w:cs="Times New Roman"/>
          <w:sz w:val="24"/>
          <w:szCs w:val="24"/>
        </w:rPr>
        <w:t xml:space="preserve">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 xml:space="preserve">resuspension, lake </w:t>
      </w:r>
      <w:r w:rsidR="00B80037" w:rsidRPr="00B65ED4">
        <w:rPr>
          <w:rFonts w:ascii="Times New Roman" w:eastAsia="Times New Roman" w:hAnsi="Times New Roman" w:cs="Times New Roman"/>
          <w:sz w:val="24"/>
          <w:szCs w:val="24"/>
        </w:rPr>
        <w:lastRenderedPageBreak/>
        <w:t>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1A579836"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r w:rsidR="0039705C">
        <w:rPr>
          <w:rFonts w:ascii="Times New Roman" w:eastAsia="Times New Roman" w:hAnsi="Times New Roman" w:cs="Times New Roman"/>
          <w:sz w:val="24"/>
          <w:szCs w:val="24"/>
        </w:rPr>
        <w:t xml:space="preserve">allochthonous vs. </w:t>
      </w:r>
      <w:proofErr w:type="spellStart"/>
      <w:r w:rsidR="0039705C">
        <w:rPr>
          <w:rFonts w:ascii="Times New Roman" w:eastAsia="Times New Roman" w:hAnsi="Times New Roman" w:cs="Times New Roman"/>
          <w:sz w:val="24"/>
          <w:szCs w:val="24"/>
        </w:rPr>
        <w:t>autochtonous</w:t>
      </w:r>
      <w:proofErr w:type="spellEnd"/>
      <w:r w:rsidR="0039705C">
        <w:rPr>
          <w:rFonts w:ascii="Times New Roman" w:eastAsia="Times New Roman" w:hAnsi="Times New Roman" w:cs="Times New Roman"/>
          <w:sz w:val="24"/>
          <w:szCs w:val="24"/>
        </w:rPr>
        <w:t xml:space="preserve"> load</w:t>
      </w:r>
      <w:r w:rsidR="00A07492">
        <w:rPr>
          <w:rFonts w:ascii="Times New Roman" w:eastAsia="Times New Roman" w:hAnsi="Times New Roman" w:cs="Times New Roman"/>
          <w:sz w:val="24"/>
          <w:szCs w:val="24"/>
        </w:rPr>
        <w:t xml:space="preserve">, and burial vs. respiration. </w:t>
      </w:r>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w:t>
      </w:r>
      <w:r w:rsidR="0039705C">
        <w:rPr>
          <w:rFonts w:ascii="Times New Roman" w:eastAsia="Times New Roman" w:hAnsi="Times New Roman" w:cs="Times New Roman"/>
          <w:sz w:val="24"/>
          <w:szCs w:val="24"/>
        </w:rPr>
        <w:t xml:space="preserve"> OC cycling</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6736C2D1" w14:textId="58FE8EC0" w:rsidR="004453CF" w:rsidRDefault="00B80037" w:rsidP="0087774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Secchi</w:t>
      </w:r>
      <w:proofErr w:type="spellEnd"/>
      <w:r w:rsidRPr="00B65ED4">
        <w:rPr>
          <w:rFonts w:ascii="Times New Roman" w:eastAsia="Times New Roman" w:hAnsi="Times New Roman" w:cs="Times New Roman"/>
          <w:sz w:val="24"/>
          <w:szCs w:val="24"/>
        </w:rPr>
        <w:t xml:space="preserve">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68235D">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r w:rsidR="00372E87">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53858121" w14:textId="0096F372" w:rsidR="00D474CA" w:rsidRDefault="00D474CA">
      <w:pPr>
        <w:rPr>
          <w:rFonts w:ascii="Times New Roman" w:hAnsi="Times New Roman" w:cs="Times New Roman"/>
          <w:b/>
          <w:sz w:val="24"/>
          <w:szCs w:val="24"/>
        </w:rPr>
      </w:pPr>
      <w:r>
        <w:rPr>
          <w:rFonts w:ascii="Times New Roman" w:hAnsi="Times New Roman" w:cs="Times New Roman"/>
          <w:b/>
          <w:sz w:val="24"/>
          <w:szCs w:val="24"/>
        </w:rPr>
        <w:br w:type="page"/>
      </w:r>
    </w:p>
    <w:p w14:paraId="13812834" w14:textId="77777777" w:rsidR="00D474CA" w:rsidRDefault="00D474CA" w:rsidP="0087774D">
      <w:pPr>
        <w:rPr>
          <w:rFonts w:ascii="Times New Roman" w:eastAsia="Times New Roman" w:hAnsi="Times New Roman" w:cs="Times New Roman"/>
          <w:sz w:val="24"/>
          <w:szCs w:val="24"/>
        </w:rPr>
        <w:sectPr w:rsidR="00D474CA" w:rsidSect="00D474CA">
          <w:headerReference w:type="default" r:id="rId9"/>
          <w:pgSz w:w="12240" w:h="15840"/>
          <w:pgMar w:top="1440" w:right="1440" w:bottom="1440" w:left="1440" w:header="720" w:footer="720" w:gutter="0"/>
          <w:lnNumType w:countBy="1" w:restart="continuous"/>
          <w:cols w:space="720"/>
          <w:docGrid w:linePitch="299"/>
        </w:sectPr>
      </w:pPr>
    </w:p>
    <w:p w14:paraId="48F0436A" w14:textId="1B7C882F" w:rsidR="0087774D" w:rsidRPr="0087774D" w:rsidRDefault="0087774D" w:rsidP="0087774D">
      <w:pPr>
        <w:rPr>
          <w:rFonts w:ascii="Times New Roman" w:hAnsi="Times New Roman" w:cs="Times New Roman"/>
          <w:b/>
          <w:sz w:val="24"/>
          <w:szCs w:val="24"/>
        </w:rPr>
      </w:pPr>
      <w:r>
        <w:rPr>
          <w:rFonts w:ascii="Times New Roman" w:eastAsia="Times New Roman" w:hAnsi="Times New Roman" w:cs="Times New Roman"/>
          <w:sz w:val="24"/>
          <w:szCs w:val="24"/>
        </w:rPr>
        <w:lastRenderedPageBreak/>
        <w:t>Table 1. Lake characteristics.</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7774D" w:rsidRPr="00B65ED4" w14:paraId="68F79907" w14:textId="77777777" w:rsidTr="0087774D">
        <w:trPr>
          <w:trHeight w:val="300"/>
        </w:trPr>
        <w:tc>
          <w:tcPr>
            <w:tcW w:w="756" w:type="pct"/>
            <w:shd w:val="clear" w:color="auto" w:fill="auto"/>
            <w:noWrap/>
            <w:vAlign w:val="center"/>
            <w:hideMark/>
          </w:tcPr>
          <w:p w14:paraId="4457026A" w14:textId="77777777" w:rsidR="0087774D" w:rsidRPr="00B65ED4" w:rsidRDefault="0087774D" w:rsidP="0087774D">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59046C3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19B8F777"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67FA5683" w14:textId="77777777" w:rsidR="0087774D" w:rsidRPr="00B65ED4" w:rsidRDefault="0087774D" w:rsidP="0087774D">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09D5C7F8"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6965298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Vänern</w:t>
            </w:r>
            <w:proofErr w:type="spellEnd"/>
          </w:p>
        </w:tc>
      </w:tr>
      <w:tr w:rsidR="0087774D" w:rsidRPr="00B65ED4" w14:paraId="1CFEFAFD" w14:textId="77777777" w:rsidTr="0087774D">
        <w:trPr>
          <w:trHeight w:val="300"/>
        </w:trPr>
        <w:tc>
          <w:tcPr>
            <w:tcW w:w="756" w:type="pct"/>
            <w:shd w:val="clear" w:color="auto" w:fill="auto"/>
            <w:noWrap/>
            <w:vAlign w:val="center"/>
            <w:hideMark/>
          </w:tcPr>
          <w:p w14:paraId="7DB6921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600F291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40A81B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0C3E01D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41D8CA6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D9A79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7774D" w:rsidRPr="00B65ED4" w14:paraId="383CE414" w14:textId="77777777" w:rsidTr="0087774D">
        <w:trPr>
          <w:trHeight w:val="300"/>
        </w:trPr>
        <w:tc>
          <w:tcPr>
            <w:tcW w:w="756" w:type="pct"/>
            <w:shd w:val="clear" w:color="auto" w:fill="auto"/>
            <w:noWrap/>
            <w:vAlign w:val="center"/>
            <w:hideMark/>
          </w:tcPr>
          <w:p w14:paraId="7CEF790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0A03C9F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4E67749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71F00A8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20D2040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33F0CED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7774D" w:rsidRPr="00B65ED4" w14:paraId="11F09CAE" w14:textId="77777777" w:rsidTr="0087774D">
        <w:trPr>
          <w:trHeight w:val="300"/>
        </w:trPr>
        <w:tc>
          <w:tcPr>
            <w:tcW w:w="756" w:type="pct"/>
            <w:shd w:val="clear" w:color="auto" w:fill="auto"/>
            <w:vAlign w:val="center"/>
          </w:tcPr>
          <w:p w14:paraId="1306AD6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3735F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1B1E0DA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6AFDF5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BD0F3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A0F8F1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7774D" w:rsidRPr="00B65ED4" w14:paraId="686AAC4B" w14:textId="77777777" w:rsidTr="0087774D">
        <w:trPr>
          <w:trHeight w:val="300"/>
        </w:trPr>
        <w:tc>
          <w:tcPr>
            <w:tcW w:w="756" w:type="pct"/>
            <w:shd w:val="clear" w:color="auto" w:fill="auto"/>
            <w:vAlign w:val="center"/>
            <w:hideMark/>
          </w:tcPr>
          <w:p w14:paraId="56B76B5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area (ha)</w:t>
            </w:r>
          </w:p>
        </w:tc>
        <w:tc>
          <w:tcPr>
            <w:tcW w:w="837" w:type="pct"/>
            <w:shd w:val="clear" w:color="auto" w:fill="auto"/>
            <w:vAlign w:val="center"/>
            <w:hideMark/>
          </w:tcPr>
          <w:p w14:paraId="559DE84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25E4FFC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5D3545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5FAB4E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49E4C51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7774D" w:rsidRPr="00B65ED4" w14:paraId="1E2687C9" w14:textId="77777777" w:rsidTr="0087774D">
        <w:trPr>
          <w:trHeight w:val="300"/>
        </w:trPr>
        <w:tc>
          <w:tcPr>
            <w:tcW w:w="756" w:type="pct"/>
            <w:shd w:val="clear" w:color="auto" w:fill="auto"/>
            <w:vAlign w:val="center"/>
          </w:tcPr>
          <w:p w14:paraId="5F60B36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BCE6CE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59358E0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7696526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7FE4D5B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08E6ED3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7774D" w:rsidRPr="00B65ED4" w14:paraId="7C141A1C" w14:textId="77777777" w:rsidTr="0087774D">
        <w:trPr>
          <w:trHeight w:val="300"/>
        </w:trPr>
        <w:tc>
          <w:tcPr>
            <w:tcW w:w="756" w:type="pct"/>
            <w:shd w:val="clear" w:color="auto" w:fill="auto"/>
            <w:vAlign w:val="center"/>
            <w:hideMark/>
          </w:tcPr>
          <w:p w14:paraId="4733DDB8"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2BCDC26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0FA8764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4CCDB7B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0B0CC2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038E104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7774D" w:rsidRPr="00B65ED4" w14:paraId="31FB2FC0" w14:textId="77777777" w:rsidTr="0087774D">
        <w:trPr>
          <w:trHeight w:val="300"/>
        </w:trPr>
        <w:tc>
          <w:tcPr>
            <w:tcW w:w="756" w:type="pct"/>
            <w:shd w:val="clear" w:color="auto" w:fill="auto"/>
            <w:vAlign w:val="center"/>
            <w:hideMark/>
          </w:tcPr>
          <w:p w14:paraId="2A3A909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3C9EA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144028F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7C7125D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1BC557D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7CC879F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7774D" w:rsidRPr="00B65ED4" w14:paraId="26AE2FCA" w14:textId="77777777" w:rsidTr="0087774D">
        <w:trPr>
          <w:trHeight w:val="300"/>
        </w:trPr>
        <w:tc>
          <w:tcPr>
            <w:tcW w:w="756" w:type="pct"/>
            <w:shd w:val="clear" w:color="auto" w:fill="auto"/>
            <w:vAlign w:val="center"/>
            <w:hideMark/>
          </w:tcPr>
          <w:p w14:paraId="0C63B5E4"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Pr>
                <w:rFonts w:ascii="Times New Roman" w:eastAsia="Times New Roman" w:hAnsi="Times New Roman" w:cs="Times New Roman"/>
                <w:bCs/>
                <w:sz w:val="24"/>
                <w:szCs w:val="24"/>
              </w:rPr>
              <w:t>e</w:t>
            </w:r>
          </w:p>
        </w:tc>
        <w:tc>
          <w:tcPr>
            <w:tcW w:w="837" w:type="pct"/>
            <w:shd w:val="clear" w:color="auto" w:fill="auto"/>
            <w:noWrap/>
            <w:vAlign w:val="center"/>
            <w:hideMark/>
          </w:tcPr>
          <w:p w14:paraId="684596D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50B8739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4F38797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4498E13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3804AEA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7774D" w:rsidRPr="00B65ED4" w14:paraId="36F2E567" w14:textId="77777777" w:rsidTr="0087774D">
        <w:trPr>
          <w:trHeight w:val="300"/>
        </w:trPr>
        <w:tc>
          <w:tcPr>
            <w:tcW w:w="756" w:type="pct"/>
            <w:shd w:val="clear" w:color="auto" w:fill="auto"/>
            <w:vAlign w:val="center"/>
            <w:hideMark/>
          </w:tcPr>
          <w:p w14:paraId="036C256A"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66E3FC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35A555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4B882C0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420E622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3CD79EC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7774D" w:rsidRPr="00B65ED4" w14:paraId="3604CDE0" w14:textId="77777777" w:rsidTr="0087774D">
        <w:trPr>
          <w:trHeight w:val="330"/>
        </w:trPr>
        <w:tc>
          <w:tcPr>
            <w:tcW w:w="756" w:type="pct"/>
            <w:shd w:val="clear" w:color="auto" w:fill="auto"/>
            <w:vAlign w:val="center"/>
            <w:hideMark/>
          </w:tcPr>
          <w:p w14:paraId="1F57613C"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7639F2D7"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8261D3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593B8B3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5C598F3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72D7BB3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5937354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7774D" w:rsidRPr="00B65ED4" w14:paraId="3D98175B" w14:textId="77777777" w:rsidTr="0087774D">
        <w:trPr>
          <w:trHeight w:val="315"/>
        </w:trPr>
        <w:tc>
          <w:tcPr>
            <w:tcW w:w="756" w:type="pct"/>
            <w:shd w:val="clear" w:color="auto" w:fill="auto"/>
            <w:vAlign w:val="center"/>
            <w:hideMark/>
          </w:tcPr>
          <w:p w14:paraId="715ACA5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4312304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BD2A2D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4ABE729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073EEC3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13F7C56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235CE3B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7774D" w:rsidRPr="00B65ED4" w14:paraId="7E90BACD" w14:textId="77777777" w:rsidTr="0087774D">
        <w:trPr>
          <w:trHeight w:val="300"/>
        </w:trPr>
        <w:tc>
          <w:tcPr>
            <w:tcW w:w="756" w:type="pct"/>
            <w:shd w:val="clear" w:color="auto" w:fill="auto"/>
            <w:vAlign w:val="center"/>
            <w:hideMark/>
          </w:tcPr>
          <w:p w14:paraId="0EC4C2E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2D768870"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375D0D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07CB6A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21BA8C2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0C9F8F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6042D27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7774D" w:rsidRPr="00B65ED4" w14:paraId="791423FC" w14:textId="77777777" w:rsidTr="0087774D">
        <w:trPr>
          <w:trHeight w:val="365"/>
        </w:trPr>
        <w:tc>
          <w:tcPr>
            <w:tcW w:w="756" w:type="pct"/>
            <w:shd w:val="clear" w:color="auto" w:fill="auto"/>
            <w:vAlign w:val="center"/>
          </w:tcPr>
          <w:p w14:paraId="115B44AF"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566AA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7EB8B0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0E5132C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C16A36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88C5A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7774D" w:rsidRPr="00B65ED4" w14:paraId="0AE59CF7" w14:textId="77777777" w:rsidTr="0087774D">
        <w:trPr>
          <w:trHeight w:val="347"/>
        </w:trPr>
        <w:tc>
          <w:tcPr>
            <w:tcW w:w="756" w:type="pct"/>
            <w:shd w:val="clear" w:color="auto" w:fill="auto"/>
            <w:vAlign w:val="center"/>
          </w:tcPr>
          <w:p w14:paraId="14B565EC" w14:textId="77777777" w:rsidR="0087774D" w:rsidRPr="00B65ED4" w:rsidRDefault="0087774D" w:rsidP="0087774D">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0E13CD7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28BD8FE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B45F2E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158335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597C8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7774D" w:rsidRPr="00B65ED4" w14:paraId="12004BC3" w14:textId="77777777" w:rsidTr="0087774D">
        <w:trPr>
          <w:trHeight w:val="347"/>
        </w:trPr>
        <w:tc>
          <w:tcPr>
            <w:tcW w:w="756" w:type="pct"/>
            <w:shd w:val="clear" w:color="auto" w:fill="auto"/>
            <w:vAlign w:val="center"/>
          </w:tcPr>
          <w:p w14:paraId="25C376B1"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rate</w:t>
            </w:r>
          </w:p>
          <w:p w14:paraId="56AD184D"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498A1E0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52B0085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463D5BE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3AFBACB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641EF09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7774D" w:rsidRPr="00B65ED4" w14:paraId="6516466F" w14:textId="77777777" w:rsidTr="0087774D">
        <w:trPr>
          <w:trHeight w:val="510"/>
        </w:trPr>
        <w:tc>
          <w:tcPr>
            <w:tcW w:w="756" w:type="pct"/>
            <w:shd w:val="clear" w:color="auto" w:fill="auto"/>
            <w:vAlign w:val="center"/>
            <w:hideMark/>
          </w:tcPr>
          <w:p w14:paraId="3067443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04AFE9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6B90B02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28C35F8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6A33915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575B4FEE" w14:textId="77777777" w:rsidR="0087774D" w:rsidRPr="00B65ED4" w:rsidRDefault="0087774D" w:rsidP="0087774D">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481B0AB8" w14:textId="575AC934" w:rsidR="0087774D" w:rsidRPr="00B65ED4" w:rsidRDefault="0087774D" w:rsidP="0087774D">
      <w:pPr>
        <w:spacing w:line="480" w:lineRule="auto"/>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w:t>
      </w:r>
      <w:proofErr w:type="spellStart"/>
      <w:r w:rsidRPr="00B65ED4">
        <w:rPr>
          <w:rFonts w:ascii="Times New Roman" w:eastAsia="Times New Roman" w:hAnsi="Times New Roman" w:cs="Times New Roman"/>
          <w:sz w:val="24"/>
          <w:szCs w:val="24"/>
        </w:rPr>
        <w:t>Secchi</w:t>
      </w:r>
      <w:proofErr w:type="spellEnd"/>
      <w:r w:rsidRPr="00B65ED4">
        <w:rPr>
          <w:rFonts w:ascii="Times New Roman" w:eastAsia="Times New Roman" w:hAnsi="Times New Roman" w:cs="Times New Roman"/>
          <w:sz w:val="24"/>
          <w:szCs w:val="24"/>
        </w:rPr>
        <w:t xml:space="preserve">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0"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See </w:t>
      </w:r>
      <w:r>
        <w:rPr>
          <w:rStyle w:val="Hyperlink"/>
          <w:rFonts w:ascii="Times New Roman" w:hAnsi="Times New Roman" w:cs="Times New Roman"/>
          <w:color w:val="auto"/>
          <w:sz w:val="24"/>
          <w:szCs w:val="24"/>
          <w:u w:val="none"/>
        </w:rPr>
        <w:t>Appendix 1</w:t>
      </w:r>
      <w:r w:rsidRPr="00B65ED4">
        <w:rPr>
          <w:rStyle w:val="Hyperlink"/>
          <w:rFonts w:ascii="Times New Roman" w:hAnsi="Times New Roman" w:cs="Times New Roman"/>
          <w:color w:val="auto"/>
          <w:sz w:val="24"/>
          <w:szCs w:val="24"/>
          <w:u w:val="none"/>
        </w:rPr>
        <w:t xml:space="preserve"> for sources of burial rates.</w:t>
      </w:r>
    </w:p>
    <w:p w14:paraId="020BBE9E" w14:textId="77777777" w:rsidR="0087774D" w:rsidRDefault="0087774D" w:rsidP="002F35B3">
      <w:pPr>
        <w:spacing w:line="480" w:lineRule="auto"/>
        <w:rPr>
          <w:rFonts w:ascii="Times New Roman" w:eastAsia="Times New Roman" w:hAnsi="Times New Roman" w:cs="Times New Roman"/>
          <w:i/>
          <w:sz w:val="24"/>
          <w:szCs w:val="24"/>
        </w:rPr>
      </w:pPr>
    </w:p>
    <w:p w14:paraId="0D4AFEC5" w14:textId="77777777" w:rsidR="0087774D" w:rsidRDefault="0087774D" w:rsidP="002F35B3">
      <w:pPr>
        <w:spacing w:line="480" w:lineRule="auto"/>
        <w:rPr>
          <w:rFonts w:ascii="Times New Roman" w:eastAsia="Times New Roman" w:hAnsi="Times New Roman" w:cs="Times New Roman"/>
          <w:i/>
          <w:sz w:val="24"/>
          <w:szCs w:val="24"/>
        </w:rPr>
        <w:sectPr w:rsidR="0087774D" w:rsidSect="00D474CA">
          <w:pgSz w:w="15840" w:h="12240" w:orient="landscape"/>
          <w:pgMar w:top="1440" w:right="1440" w:bottom="1440" w:left="1440" w:header="720" w:footer="720" w:gutter="0"/>
          <w:lnNumType w:countBy="1" w:restart="continuous"/>
          <w:cols w:space="720"/>
          <w:docGrid w:linePitch="299"/>
        </w:sectPr>
      </w:pPr>
    </w:p>
    <w:p w14:paraId="3ADCC370" w14:textId="2661B434"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lastRenderedPageBreak/>
        <w:t>General model approach</w:t>
      </w:r>
    </w:p>
    <w:p w14:paraId="6C0FE7D9" w14:textId="307AF664"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E524F8">
        <w:rPr>
          <w:rFonts w:ascii="Times New Roman" w:eastAsia="Times New Roman" w:hAnsi="Times New Roman" w:cs="Times New Roman"/>
          <w:sz w:val="24"/>
          <w:szCs w:val="24"/>
        </w:rPr>
        <w:t>Literature-based</w:t>
      </w:r>
      <w:r w:rsidR="001B0F53" w:rsidRPr="00B65ED4">
        <w:rPr>
          <w:rFonts w:ascii="Times New Roman" w:eastAsia="Times New Roman" w:hAnsi="Times New Roman" w:cs="Times New Roman"/>
          <w:sz w:val="24"/>
          <w:szCs w:val="24"/>
        </w:rPr>
        <w:t xml:space="preserve">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 xml:space="preserve">We used </w:t>
      </w:r>
      <w:r w:rsidR="00E524F8">
        <w:rPr>
          <w:rFonts w:ascii="Times New Roman" w:eastAsia="Times New Roman" w:hAnsi="Times New Roman" w:cs="Times New Roman"/>
          <w:sz w:val="24"/>
          <w:szCs w:val="24"/>
        </w:rPr>
        <w:t>literature-based</w:t>
      </w:r>
      <w:r w:rsidR="00716E79">
        <w:rPr>
          <w:rFonts w:ascii="Times New Roman" w:eastAsia="Times New Roman" w:hAnsi="Times New Roman" w:cs="Times New Roman"/>
          <w:sz w:val="24"/>
          <w:szCs w:val="24"/>
        </w:rPr>
        <w:t xml:space="preserve"> parameters for processes generally described in the </w:t>
      </w:r>
      <w:r w:rsidR="001E1E11">
        <w:rPr>
          <w:rFonts w:ascii="Times New Roman" w:eastAsia="Times New Roman" w:hAnsi="Times New Roman" w:cs="Times New Roman"/>
          <w:sz w:val="24"/>
          <w:szCs w:val="24"/>
        </w:rPr>
        <w:t>previous studies</w:t>
      </w:r>
      <w:r w:rsidR="00716E79">
        <w:rPr>
          <w:rFonts w:ascii="Times New Roman" w:eastAsia="Times New Roman" w:hAnsi="Times New Roman" w:cs="Times New Roman"/>
          <w:sz w:val="24"/>
          <w:szCs w:val="24"/>
        </w:rPr>
        <w:t xml:space="preserv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Allochthonous DOC and 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6F382A82"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r w:rsidR="00A941B9">
        <w:rPr>
          <w:rFonts w:ascii="Times New Roman" w:eastAsia="Times New Roman" w:hAnsi="Times New Roman" w:cs="Times New Roman"/>
          <w:sz w:val="24"/>
          <w:szCs w:val="24"/>
        </w:rPr>
        <w:t xml:space="preserve">N. </w:t>
      </w:r>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pers</w:t>
      </w:r>
      <w:r w:rsidR="00A941B9">
        <w:rPr>
          <w:rFonts w:ascii="Times New Roman" w:eastAsia="Times New Roman" w:hAnsi="Times New Roman" w:cs="Times New Roman"/>
          <w:sz w:val="24"/>
          <w:szCs w:val="24"/>
        </w:rPr>
        <w:t>onal</w:t>
      </w:r>
      <w:r>
        <w:rPr>
          <w:rFonts w:ascii="Times New Roman" w:eastAsia="Times New Roman" w:hAnsi="Times New Roman" w:cs="Times New Roman"/>
          <w:sz w:val="24"/>
          <w:szCs w:val="24"/>
        </w:rPr>
        <w:t xml:space="preserve"> </w:t>
      </w:r>
      <w:r w:rsidR="00A941B9">
        <w:rPr>
          <w:rFonts w:ascii="Times New Roman" w:eastAsia="Times New Roman" w:hAnsi="Times New Roman" w:cs="Times New Roman"/>
          <w:sz w:val="24"/>
          <w:szCs w:val="24"/>
        </w:rPr>
        <w:t>c</w:t>
      </w:r>
      <w:r>
        <w:rPr>
          <w:rFonts w:ascii="Times New Roman" w:eastAsia="Times New Roman" w:hAnsi="Times New Roman" w:cs="Times New Roman"/>
          <w:sz w:val="24"/>
          <w:szCs w:val="24"/>
        </w:rPr>
        <w:t>omm</w:t>
      </w:r>
      <w:r w:rsidR="00A941B9">
        <w:rPr>
          <w:rFonts w:ascii="Times New Roman" w:eastAsia="Times New Roman" w:hAnsi="Times New Roman" w:cs="Times New Roman"/>
          <w:sz w:val="24"/>
          <w:szCs w:val="24"/>
        </w:rPr>
        <w:t>unication</w:t>
      </w:r>
      <w:r>
        <w:rPr>
          <w:rFonts w:ascii="Times New Roman" w:eastAsia="Times New Roman" w:hAnsi="Times New Roman" w:cs="Times New Roman"/>
          <w:sz w:val="24"/>
          <w:szCs w:val="24"/>
        </w:rPr>
        <w:t xml:space="preserve">). Lake </w:t>
      </w:r>
      <w:proofErr w:type="spellStart"/>
      <w:r w:rsidR="001901E2">
        <w:rPr>
          <w:rFonts w:ascii="Times New Roman" w:eastAsia="Times New Roman" w:hAnsi="Times New Roman" w:cs="Times New Roman"/>
          <w:sz w:val="24"/>
          <w:szCs w:val="24"/>
        </w:rPr>
        <w:t>Vänern</w:t>
      </w:r>
      <w:proofErr w:type="spellEnd"/>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w:t>
      </w:r>
      <w:r w:rsidR="008C3D00">
        <w:rPr>
          <w:rFonts w:ascii="Times New Roman" w:eastAsia="Times New Roman" w:hAnsi="Times New Roman" w:cs="Times New Roman"/>
          <w:sz w:val="24"/>
          <w:szCs w:val="24"/>
        </w:rPr>
        <w:t>.</w:t>
      </w:r>
      <w:r w:rsidR="00470DE9">
        <w:rPr>
          <w:rFonts w:ascii="Times New Roman" w:eastAsia="Times New Roman" w:hAnsi="Times New Roman" w:cs="Times New Roman"/>
          <w:sz w:val="24"/>
          <w:szCs w:val="24"/>
        </w:rPr>
        <w:t xml:space="preserve"> 2018). </w:t>
      </w:r>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 (see Kelly et al</w:t>
      </w:r>
      <w:r w:rsidR="008C3D00">
        <w:rPr>
          <w:rFonts w:ascii="Times New Roman" w:eastAsia="Times New Roman" w:hAnsi="Times New Roman" w:cs="Times New Roman"/>
          <w:sz w:val="24"/>
          <w:szCs w:val="24"/>
        </w:rPr>
        <w:t>.</w:t>
      </w:r>
      <w:r w:rsidR="00DA2920">
        <w:rPr>
          <w:rFonts w:ascii="Times New Roman" w:eastAsia="Times New Roman" w:hAnsi="Times New Roman" w:cs="Times New Roman"/>
          <w:sz w:val="24"/>
          <w:szCs w:val="24"/>
        </w:rPr>
        <w:t xml:space="preserve">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10624DB7" w14:textId="77777777" w:rsidR="0087774D" w:rsidRDefault="0087774D" w:rsidP="002C1FB8">
      <w:pPr>
        <w:spacing w:line="480" w:lineRule="auto"/>
        <w:ind w:firstLine="720"/>
        <w:rPr>
          <w:rFonts w:ascii="Times New Roman" w:eastAsia="Times New Roman" w:hAnsi="Times New Roman" w:cs="Times New Roman"/>
          <w:sz w:val="24"/>
          <w:szCs w:val="24"/>
        </w:rPr>
      </w:pPr>
    </w:p>
    <w:p w14:paraId="595607B1" w14:textId="77777777" w:rsidR="0087774D" w:rsidRPr="00B65ED4" w:rsidRDefault="0087774D" w:rsidP="0087774D">
      <w:pPr>
        <w:pStyle w:val="NormalWeb"/>
        <w:spacing w:before="0" w:beforeAutospacing="0" w:after="0" w:afterAutospacing="0" w:line="480" w:lineRule="auto"/>
        <w:rPr>
          <w:b/>
        </w:rPr>
      </w:pPr>
      <w:r w:rsidRPr="00B65ED4">
        <w:rPr>
          <w:b/>
        </w:rPr>
        <w:t>Figure 1.</w:t>
      </w:r>
    </w:p>
    <w:p w14:paraId="54720451" w14:textId="77777777" w:rsidR="0087774D" w:rsidRPr="00B65ED4" w:rsidRDefault="0087774D" w:rsidP="0087774D">
      <w:pPr>
        <w:pStyle w:val="NormalWeb"/>
        <w:spacing w:before="0" w:beforeAutospacing="0" w:after="0" w:afterAutospacing="0" w:line="480" w:lineRule="auto"/>
        <w:rPr>
          <w:b/>
        </w:rPr>
      </w:pPr>
    </w:p>
    <w:p w14:paraId="351C6A4C" w14:textId="77777777" w:rsidR="0087774D" w:rsidRPr="00B65ED4" w:rsidRDefault="0087774D" w:rsidP="0087774D">
      <w:pPr>
        <w:pStyle w:val="NormalWeb"/>
        <w:spacing w:before="0" w:beforeAutospacing="0" w:after="0" w:afterAutospacing="0" w:line="480" w:lineRule="auto"/>
      </w:pPr>
      <w:r w:rsidRPr="00B65ED4">
        <w:rPr>
          <w:noProof/>
        </w:rPr>
        <w:drawing>
          <wp:inline distT="0" distB="0" distL="0" distR="0" wp14:anchorId="4EF0376F" wp14:editId="708B6F11">
            <wp:extent cx="5943600" cy="259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1"/>
                    <a:stretch>
                      <a:fillRect/>
                    </a:stretch>
                  </pic:blipFill>
                  <pic:spPr>
                    <a:xfrm>
                      <a:off x="0" y="0"/>
                      <a:ext cx="5943600" cy="2593975"/>
                    </a:xfrm>
                    <a:prstGeom prst="rect">
                      <a:avLst/>
                    </a:prstGeom>
                  </pic:spPr>
                </pic:pic>
              </a:graphicData>
            </a:graphic>
          </wp:inline>
        </w:drawing>
      </w:r>
    </w:p>
    <w:p w14:paraId="411BF51F" w14:textId="58F4A807" w:rsidR="0087774D" w:rsidRDefault="0087774D" w:rsidP="0087774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Figure 1. Conceptual diagram of the organic carbon lake model depicting fluxes based on </w:t>
      </w:r>
      <w:proofErr w:type="spellStart"/>
      <w:r w:rsidRPr="00B65ED4">
        <w:rPr>
          <w:rFonts w:ascii="Times New Roman" w:eastAsia="Times New Roman" w:hAnsi="Times New Roman" w:cs="Times New Roman"/>
          <w:sz w:val="24"/>
          <w:szCs w:val="24"/>
        </w:rPr>
        <w:t>alloc</w:t>
      </w:r>
      <w:r>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proofErr w:type="spellEnd"/>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alloch</w:t>
      </w:r>
      <w:proofErr w:type="spellEnd"/>
      <w:r w:rsidRPr="00B65ED4">
        <w:rPr>
          <w:rFonts w:ascii="Times New Roman" w:eastAsia="Times New Roman" w:hAnsi="Times New Roman" w:cs="Times New Roman"/>
          <w:sz w:val="24"/>
          <w:szCs w:val="24"/>
        </w:rPr>
        <w:t>; externally derived) and autochthonous (</w:t>
      </w:r>
      <w:proofErr w:type="spellStart"/>
      <w:r w:rsidRPr="00B65ED4">
        <w:rPr>
          <w:rFonts w:ascii="Times New Roman" w:eastAsia="Times New Roman" w:hAnsi="Times New Roman" w:cs="Times New Roman"/>
          <w:sz w:val="24"/>
          <w:szCs w:val="24"/>
        </w:rPr>
        <w:t>autoch</w:t>
      </w:r>
      <w:proofErr w:type="spellEnd"/>
      <w:r w:rsidRPr="00B65ED4">
        <w:rPr>
          <w:rFonts w:ascii="Times New Roman" w:eastAsia="Times New Roman" w:hAnsi="Times New Roman" w:cs="Times New Roman"/>
          <w:sz w:val="24"/>
          <w:szCs w:val="24"/>
        </w:rPr>
        <w:t>; internally derived; NPP) inputs of organic carbon, long-term burial, leaching of particulate organic carbon (POC) to dissolved organic carbon (DOC), respiration of DOC to CO</w:t>
      </w:r>
      <w:r w:rsidRPr="00B65ED4">
        <w:rPr>
          <w:rFonts w:ascii="Times New Roman" w:eastAsia="Times New Roman" w:hAnsi="Times New Roman" w:cs="Times New Roman"/>
          <w:sz w:val="24"/>
          <w:szCs w:val="24"/>
          <w:vertAlign w:val="subscript"/>
        </w:rPr>
        <w:t>2</w:t>
      </w:r>
      <w:r w:rsidRPr="00B65ED4">
        <w:rPr>
          <w:rFonts w:ascii="Times New Roman" w:eastAsia="Times New Roman" w:hAnsi="Times New Roman" w:cs="Times New Roman"/>
          <w:sz w:val="24"/>
          <w:szCs w:val="24"/>
        </w:rPr>
        <w:t>, and export via outflow. Four parameters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re calibrated for each</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lake. Parameters and equations are defined in Tables 2 and 3.</w:t>
      </w:r>
    </w:p>
    <w:p w14:paraId="3CDEF533" w14:textId="77777777" w:rsidR="00D474CA" w:rsidRPr="00D474CA" w:rsidRDefault="00D474CA" w:rsidP="0087774D">
      <w:pPr>
        <w:spacing w:line="480" w:lineRule="auto"/>
        <w:rPr>
          <w:rFonts w:ascii="Times New Roman" w:hAnsi="Times New Roman" w:cs="Times New Roman"/>
          <w:b/>
          <w:sz w:val="24"/>
          <w:szCs w:val="24"/>
        </w:rPr>
      </w:pPr>
    </w:p>
    <w:p w14:paraId="42426EA9" w14:textId="50C4379C" w:rsidR="0032009C" w:rsidRDefault="004718C6" w:rsidP="002F35B3">
      <w:pPr>
        <w:spacing w:line="480" w:lineRule="auto"/>
        <w:ind w:firstLine="720"/>
        <w:rPr>
          <w:rStyle w:val="Hyperlink"/>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proofErr w:type="spellStart"/>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w:t>
      </w:r>
      <w:proofErr w:type="spellEnd"/>
      <w:r w:rsidR="00261DF2" w:rsidRPr="00B65ED4">
        <w:rPr>
          <w:rFonts w:ascii="Times New Roman" w:eastAsia="Times New Roman" w:hAnsi="Times New Roman" w:cs="Times New Roman"/>
          <w:sz w:val="24"/>
          <w:szCs w:val="24"/>
        </w:rPr>
        <w:t xml:space="preserve">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12"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05CCB115" w14:textId="77777777" w:rsidR="00D474CA" w:rsidRDefault="00D474CA" w:rsidP="002F35B3">
      <w:pPr>
        <w:spacing w:line="480" w:lineRule="auto"/>
        <w:ind w:firstLine="720"/>
        <w:rPr>
          <w:rFonts w:ascii="Times New Roman" w:eastAsia="Times New Roman" w:hAnsi="Times New Roman" w:cs="Times New Roman"/>
          <w:sz w:val="24"/>
          <w:szCs w:val="24"/>
        </w:rPr>
      </w:pPr>
    </w:p>
    <w:p w14:paraId="4F45DDCF" w14:textId="77777777" w:rsidR="0087774D" w:rsidRPr="00B65ED4" w:rsidRDefault="0087774D" w:rsidP="0087774D">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Table 2. Lake model parameters (calibrated parameters italicized, n</w:t>
      </w:r>
      <w:r>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465B341A" w14:textId="77777777" w:rsidR="0087774D" w:rsidRPr="00B65ED4" w:rsidRDefault="0087774D" w:rsidP="0087774D">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87774D" w:rsidRPr="00B65ED4" w14:paraId="3A437233" w14:textId="77777777" w:rsidTr="0087774D">
        <w:trPr>
          <w:trHeight w:val="212"/>
        </w:trPr>
        <w:tc>
          <w:tcPr>
            <w:tcW w:w="787" w:type="pct"/>
            <w:noWrap/>
            <w:vAlign w:val="center"/>
            <w:hideMark/>
          </w:tcPr>
          <w:p w14:paraId="33EAA47C"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BB4F71F"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78794470"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5F437745"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87774D" w:rsidRPr="00B65ED4" w14:paraId="52432EED" w14:textId="77777777" w:rsidTr="0087774D">
        <w:trPr>
          <w:trHeight w:val="196"/>
        </w:trPr>
        <w:tc>
          <w:tcPr>
            <w:tcW w:w="787" w:type="pct"/>
            <w:noWrap/>
            <w:vAlign w:val="center"/>
          </w:tcPr>
          <w:p w14:paraId="4880EA17"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14A14C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0B0DE8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2F906A1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0850F983" w14:textId="77777777" w:rsidTr="0087774D">
        <w:trPr>
          <w:trHeight w:val="196"/>
        </w:trPr>
        <w:tc>
          <w:tcPr>
            <w:tcW w:w="787" w:type="pct"/>
            <w:noWrap/>
            <w:vAlign w:val="center"/>
          </w:tcPr>
          <w:p w14:paraId="766C1EE0"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2CE95CF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0FA0C85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2632DCE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5F652E46" w14:textId="77777777" w:rsidTr="0087774D">
        <w:trPr>
          <w:trHeight w:val="196"/>
        </w:trPr>
        <w:tc>
          <w:tcPr>
            <w:tcW w:w="787" w:type="pct"/>
            <w:noWrap/>
            <w:vAlign w:val="center"/>
          </w:tcPr>
          <w:p w14:paraId="2580D289"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5A19913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1E57ED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7C40DCD7"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E7B58B3" w14:textId="77777777" w:rsidTr="0087774D">
        <w:trPr>
          <w:trHeight w:val="196"/>
        </w:trPr>
        <w:tc>
          <w:tcPr>
            <w:tcW w:w="787" w:type="pct"/>
            <w:noWrap/>
            <w:vAlign w:val="center"/>
          </w:tcPr>
          <w:p w14:paraId="47AD0B2C"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5492655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0F47541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3E72A0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271D3F2" w14:textId="77777777" w:rsidTr="0087774D">
        <w:trPr>
          <w:trHeight w:val="196"/>
        </w:trPr>
        <w:tc>
          <w:tcPr>
            <w:tcW w:w="787" w:type="pct"/>
            <w:noWrap/>
            <w:vAlign w:val="center"/>
          </w:tcPr>
          <w:p w14:paraId="6D069880"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1155FA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1C03A54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52E9125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22F8D151" w14:textId="77777777" w:rsidTr="0087774D">
        <w:trPr>
          <w:trHeight w:val="196"/>
        </w:trPr>
        <w:tc>
          <w:tcPr>
            <w:tcW w:w="787" w:type="pct"/>
            <w:noWrap/>
            <w:vAlign w:val="center"/>
          </w:tcPr>
          <w:p w14:paraId="73DCCF2A" w14:textId="77777777" w:rsidR="0087774D" w:rsidRPr="00B65ED4" w:rsidRDefault="0087774D" w:rsidP="0087774D">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79047FC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3CA8044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14B9478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12447214" w14:textId="77777777" w:rsidTr="0087774D">
        <w:trPr>
          <w:trHeight w:val="196"/>
        </w:trPr>
        <w:tc>
          <w:tcPr>
            <w:tcW w:w="787" w:type="pct"/>
            <w:noWrap/>
            <w:vAlign w:val="center"/>
          </w:tcPr>
          <w:p w14:paraId="3E82E5C5"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Pr="00B65ED4">
              <w:rPr>
                <w:rFonts w:ascii="Times New Roman" w:hAnsi="Times New Roman" w:cs="Times New Roman"/>
                <w:sz w:val="24"/>
                <w:szCs w:val="24"/>
                <w:vertAlign w:val="subscript"/>
              </w:rPr>
              <w:t>Factor</w:t>
            </w:r>
            <w:proofErr w:type="spellEnd"/>
          </w:p>
        </w:tc>
        <w:tc>
          <w:tcPr>
            <w:tcW w:w="2241" w:type="pct"/>
            <w:noWrap/>
            <w:vAlign w:val="center"/>
          </w:tcPr>
          <w:p w14:paraId="3EB58C2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55CDDE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55EA22C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6F8B2B5A" w14:textId="77777777" w:rsidTr="0087774D">
        <w:trPr>
          <w:trHeight w:val="196"/>
        </w:trPr>
        <w:tc>
          <w:tcPr>
            <w:tcW w:w="787" w:type="pct"/>
            <w:noWrap/>
            <w:vAlign w:val="center"/>
            <w:hideMark/>
          </w:tcPr>
          <w:p w14:paraId="66D91792"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316A1F9F"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4F4BD99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BE79D5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0EA60D9" w14:textId="77777777" w:rsidTr="0087774D">
        <w:trPr>
          <w:trHeight w:val="196"/>
        </w:trPr>
        <w:tc>
          <w:tcPr>
            <w:tcW w:w="787" w:type="pct"/>
            <w:noWrap/>
            <w:vAlign w:val="center"/>
          </w:tcPr>
          <w:p w14:paraId="490B105C" w14:textId="77777777" w:rsidR="0087774D" w:rsidRPr="00B65ED4" w:rsidRDefault="0087774D" w:rsidP="0087774D">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487F6C3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5B676F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2A20A1C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4CA16891" w14:textId="77777777" w:rsidTr="0087774D">
        <w:trPr>
          <w:trHeight w:val="196"/>
        </w:trPr>
        <w:tc>
          <w:tcPr>
            <w:tcW w:w="787" w:type="pct"/>
            <w:noWrap/>
            <w:vAlign w:val="center"/>
          </w:tcPr>
          <w:p w14:paraId="7A9248B5"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58FC4C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621C2B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Pr>
                <w:rFonts w:ascii="Times New Roman" w:eastAsia="Times New Roman" w:hAnsi="Times New Roman" w:cs="Times New Roman"/>
                <w:i/>
                <w:sz w:val="24"/>
                <w:szCs w:val="24"/>
                <w:vertAlign w:val="subscript"/>
              </w:rPr>
              <w:t>ch</w:t>
            </w:r>
            <w:proofErr w:type="spellEnd"/>
          </w:p>
        </w:tc>
        <w:tc>
          <w:tcPr>
            <w:tcW w:w="1106" w:type="pct"/>
            <w:vAlign w:val="center"/>
          </w:tcPr>
          <w:p w14:paraId="6DB4D02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26CF04BD" w14:textId="77777777" w:rsidTr="0087774D">
        <w:trPr>
          <w:trHeight w:val="196"/>
        </w:trPr>
        <w:tc>
          <w:tcPr>
            <w:tcW w:w="787" w:type="pct"/>
            <w:noWrap/>
            <w:vAlign w:val="center"/>
          </w:tcPr>
          <w:p w14:paraId="67354FC6" w14:textId="77777777" w:rsidR="0087774D" w:rsidRPr="00B65ED4" w:rsidRDefault="0087774D" w:rsidP="0087774D">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3425B9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23C1531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A9DE7B6"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6200285E" w14:textId="77777777" w:rsidTr="0087774D">
        <w:trPr>
          <w:trHeight w:val="196"/>
        </w:trPr>
        <w:tc>
          <w:tcPr>
            <w:tcW w:w="787" w:type="pct"/>
            <w:noWrap/>
            <w:vAlign w:val="center"/>
          </w:tcPr>
          <w:p w14:paraId="6EF59568" w14:textId="77777777" w:rsidR="0087774D" w:rsidRPr="00B65ED4" w:rsidRDefault="0087774D" w:rsidP="0087774D">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5E71B350"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4AF8D9B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7C4BFD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3E6D6A9" w14:textId="77777777" w:rsidTr="0087774D">
        <w:trPr>
          <w:trHeight w:val="196"/>
        </w:trPr>
        <w:tc>
          <w:tcPr>
            <w:tcW w:w="787" w:type="pct"/>
            <w:noWrap/>
            <w:vAlign w:val="center"/>
          </w:tcPr>
          <w:p w14:paraId="3B197DC2" w14:textId="77777777" w:rsidR="0087774D" w:rsidRPr="00B65ED4" w:rsidRDefault="0087774D" w:rsidP="0087774D">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5BFA4C9F"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2C5A651A"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22E55B28"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87774D" w:rsidRPr="00B65ED4" w14:paraId="6C87A3D1" w14:textId="77777777" w:rsidTr="0087774D">
        <w:trPr>
          <w:trHeight w:val="196"/>
        </w:trPr>
        <w:tc>
          <w:tcPr>
            <w:tcW w:w="787" w:type="pct"/>
            <w:shd w:val="clear" w:color="auto" w:fill="auto"/>
            <w:noWrap/>
            <w:vAlign w:val="center"/>
            <w:hideMark/>
          </w:tcPr>
          <w:p w14:paraId="59C5F606" w14:textId="77777777" w:rsidR="0087774D" w:rsidRPr="00B65ED4" w:rsidRDefault="0087774D" w:rsidP="0087774D">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1A7C1B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26451B3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4432D0F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2AA46E15" w14:textId="77777777" w:rsidR="0087774D" w:rsidRPr="00B65ED4" w:rsidRDefault="0087774D" w:rsidP="0087774D">
      <w:pPr>
        <w:rPr>
          <w:rFonts w:ascii="Times New Roman" w:eastAsia="Times New Roman" w:hAnsi="Times New Roman" w:cs="Times New Roman"/>
          <w:sz w:val="24"/>
          <w:szCs w:val="24"/>
        </w:rPr>
        <w:sectPr w:rsidR="0087774D" w:rsidRPr="00B65ED4" w:rsidSect="00D474CA">
          <w:pgSz w:w="12240" w:h="15840"/>
          <w:pgMar w:top="1440" w:right="1440" w:bottom="1440" w:left="1440" w:header="720" w:footer="720" w:gutter="0"/>
          <w:lnNumType w:countBy="1" w:restart="continuous"/>
          <w:cols w:space="720"/>
          <w:docGrid w:linePitch="299"/>
        </w:sectPr>
      </w:pPr>
    </w:p>
    <w:p w14:paraId="011FD780"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3D9B01FF" w14:textId="77777777" w:rsidR="0087774D" w:rsidRPr="00B65ED4" w:rsidRDefault="0087774D" w:rsidP="0087774D">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87774D" w:rsidRPr="00B65ED4" w14:paraId="3896465B" w14:textId="77777777" w:rsidTr="0087774D">
        <w:trPr>
          <w:trHeight w:val="306"/>
        </w:trPr>
        <w:tc>
          <w:tcPr>
            <w:tcW w:w="720" w:type="dxa"/>
          </w:tcPr>
          <w:p w14:paraId="7EA86BD3"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1E3D814E"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87774D" w:rsidRPr="00B65ED4" w14:paraId="1721F5C5" w14:textId="77777777" w:rsidTr="0087774D">
        <w:trPr>
          <w:trHeight w:val="306"/>
        </w:trPr>
        <w:tc>
          <w:tcPr>
            <w:tcW w:w="720" w:type="dxa"/>
          </w:tcPr>
          <w:p w14:paraId="7815F3A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w:t>
            </w:r>
          </w:p>
          <w:p w14:paraId="7D319C18"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w:t>
            </w:r>
          </w:p>
          <w:p w14:paraId="733E2EBD"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3</w:t>
            </w:r>
          </w:p>
          <w:p w14:paraId="339409C3"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4</w:t>
            </w:r>
          </w:p>
          <w:p w14:paraId="5147567B"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38CD81F4"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DDOC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w:t>
            </w:r>
            <w:proofErr w:type="spellStart"/>
            <w:r w:rsidRPr="00B65ED4">
              <w:rPr>
                <w:rFonts w:ascii="Times New Roman" w:hAnsi="Times New Roman" w:cs="Times New Roman"/>
                <w:sz w:val="24"/>
                <w:szCs w:val="24"/>
              </w:rPr>
              <w:t>dt</w:t>
            </w:r>
            <w:proofErr w:type="spellEnd"/>
            <w:r w:rsidRPr="00B65ED4">
              <w:rPr>
                <w:rFonts w:ascii="Times New Roman" w:hAnsi="Times New Roman" w:cs="Times New Roman"/>
                <w:sz w:val="24"/>
                <w:szCs w:val="24"/>
              </w:rPr>
              <w:t xml:space="preserve"> = I</w:t>
            </w:r>
            <w:r w:rsidRPr="00B65ED4">
              <w:rPr>
                <w:rFonts w:ascii="Times New Roman" w:hAnsi="Times New Roman" w:cs="Times New Roman"/>
                <w:sz w:val="24"/>
                <w:szCs w:val="24"/>
                <w:vertAlign w:val="subscript"/>
              </w:rPr>
              <w:t>DOC</w:t>
            </w:r>
            <w:r w:rsidRPr="00B65ED4">
              <w:rPr>
                <w:rFonts w:ascii="Times New Roman" w:hAnsi="Times New Roman" w:cs="Times New Roman"/>
                <w:sz w:val="24"/>
                <w:szCs w:val="24"/>
              </w:rPr>
              <w:t xml:space="preserve"> + </w:t>
            </w:r>
            <w:r>
              <w:rPr>
                <w:rFonts w:ascii="Times New Roman" w:hAnsi="Times New Roman" w:cs="Times New Roman"/>
                <w:sz w:val="24"/>
                <w:szCs w:val="24"/>
              </w:rPr>
              <w:t>DDOC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MDOC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Pr="00B65ED4">
              <w:rPr>
                <w:rFonts w:ascii="Times New Roman" w:hAnsi="Times New Roman" w:cs="Times New Roman"/>
                <w:sz w:val="24"/>
                <w:szCs w:val="24"/>
                <w:vertAlign w:val="subscript"/>
              </w:rPr>
              <w:t>Alloch</w:t>
            </w:r>
            <w:proofErr w:type="spellEnd"/>
          </w:p>
          <w:p w14:paraId="3EFF3C3E"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DPOC</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w:t>
            </w:r>
            <w:proofErr w:type="spellStart"/>
            <w:r w:rsidRPr="00B65ED4">
              <w:rPr>
                <w:rFonts w:ascii="Times New Roman" w:hAnsi="Times New Roman" w:cs="Times New Roman"/>
                <w:sz w:val="24"/>
                <w:szCs w:val="24"/>
              </w:rPr>
              <w:t>dt</w:t>
            </w:r>
            <w:proofErr w:type="spellEnd"/>
            <w:r w:rsidRPr="00B65ED4">
              <w:rPr>
                <w:rFonts w:ascii="Times New Roman" w:hAnsi="Times New Roman" w:cs="Times New Roman"/>
                <w:sz w:val="24"/>
                <w:szCs w:val="24"/>
              </w:rPr>
              <w:t xml:space="preserve"> = I</w:t>
            </w:r>
            <w:r w:rsidRPr="00B65ED4">
              <w:rPr>
                <w:rFonts w:ascii="Times New Roman" w:hAnsi="Times New Roman" w:cs="Times New Roman"/>
                <w:sz w:val="24"/>
                <w:szCs w:val="24"/>
                <w:vertAlign w:val="subscript"/>
              </w:rPr>
              <w:t>POC</w:t>
            </w:r>
            <w:r w:rsidRPr="00B65ED4">
              <w:rPr>
                <w:rFonts w:ascii="Times New Roman" w:hAnsi="Times New Roman" w:cs="Times New Roman"/>
                <w:sz w:val="24"/>
                <w:szCs w:val="24"/>
              </w:rPr>
              <w:t xml:space="preserve"> + </w:t>
            </w:r>
            <w:r>
              <w:rPr>
                <w:rFonts w:ascii="Times New Roman" w:hAnsi="Times New Roman" w:cs="Times New Roman"/>
                <w:sz w:val="24"/>
                <w:szCs w:val="24"/>
              </w:rPr>
              <w:t>DPOC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B</w:t>
            </w:r>
            <w:r w:rsidRPr="00B65ED4">
              <w:rPr>
                <w:rFonts w:ascii="Times New Roman" w:hAnsi="Times New Roman" w:cs="Times New Roman"/>
                <w:sz w:val="24"/>
                <w:szCs w:val="24"/>
                <w:vertAlign w:val="subscript"/>
              </w:rPr>
              <w:t>Alloch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Pr="00B65ED4">
              <w:rPr>
                <w:rFonts w:ascii="Times New Roman" w:hAnsi="Times New Roman" w:cs="Times New Roman"/>
                <w:sz w:val="24"/>
                <w:szCs w:val="24"/>
                <w:vertAlign w:val="subscript"/>
              </w:rPr>
              <w:t>Alloch</w:t>
            </w:r>
            <w:proofErr w:type="spellEnd"/>
          </w:p>
          <w:p w14:paraId="60B6DEC1"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DDOC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w:t>
            </w:r>
            <w:proofErr w:type="spellStart"/>
            <w:r w:rsidRPr="00B65ED4">
              <w:rPr>
                <w:rFonts w:ascii="Times New Roman" w:hAnsi="Times New Roman" w:cs="Times New Roman"/>
                <w:sz w:val="24"/>
                <w:szCs w:val="24"/>
              </w:rPr>
              <w:t>dt</w:t>
            </w:r>
            <w:proofErr w:type="spellEnd"/>
            <w:r w:rsidRPr="00B65ED4">
              <w:rPr>
                <w:rFonts w:ascii="Times New Roman" w:hAnsi="Times New Roman" w:cs="Times New Roman"/>
                <w:sz w:val="24"/>
                <w:szCs w:val="24"/>
              </w:rPr>
              <w:t xml:space="preserve"> = </w:t>
            </w:r>
            <w:r>
              <w:rPr>
                <w:rFonts w:ascii="Times New Roman" w:hAnsi="Times New Roman" w:cs="Times New Roman"/>
                <w:sz w:val="24"/>
                <w:szCs w:val="24"/>
              </w:rPr>
              <w:t>NPPDOC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MDOC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Pr="00B65ED4">
              <w:rPr>
                <w:rFonts w:ascii="Times New Roman" w:hAnsi="Times New Roman" w:cs="Times New Roman"/>
                <w:sz w:val="24"/>
                <w:szCs w:val="24"/>
                <w:vertAlign w:val="subscript"/>
              </w:rPr>
              <w:t>Autoch</w:t>
            </w:r>
            <w:proofErr w:type="spellEnd"/>
          </w:p>
          <w:p w14:paraId="628C6FD9" w14:textId="77777777" w:rsidR="0087774D" w:rsidRPr="00B65ED4" w:rsidRDefault="0087774D" w:rsidP="0087774D">
            <w:pPr>
              <w:rPr>
                <w:rFonts w:ascii="Times New Roman" w:hAnsi="Times New Roman" w:cs="Times New Roman"/>
                <w:sz w:val="24"/>
                <w:szCs w:val="24"/>
              </w:rPr>
            </w:pPr>
            <w:proofErr w:type="spellStart"/>
            <w:r>
              <w:rPr>
                <w:rFonts w:ascii="Times New Roman" w:hAnsi="Times New Roman" w:cs="Times New Roman"/>
                <w:sz w:val="24"/>
                <w:szCs w:val="24"/>
              </w:rPr>
              <w:t>DPOC</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w:t>
            </w:r>
            <w:proofErr w:type="spellStart"/>
            <w:r w:rsidRPr="00B65ED4">
              <w:rPr>
                <w:rFonts w:ascii="Times New Roman" w:hAnsi="Times New Roman" w:cs="Times New Roman"/>
                <w:sz w:val="24"/>
                <w:szCs w:val="24"/>
              </w:rPr>
              <w:t>dt</w:t>
            </w:r>
            <w:proofErr w:type="spellEnd"/>
            <w:r w:rsidRPr="00B65ED4">
              <w:rPr>
                <w:rFonts w:ascii="Times New Roman" w:hAnsi="Times New Roman" w:cs="Times New Roman"/>
                <w:sz w:val="24"/>
                <w:szCs w:val="24"/>
              </w:rPr>
              <w:t xml:space="preserve"> = </w:t>
            </w:r>
            <w:r>
              <w:rPr>
                <w:rFonts w:ascii="Times New Roman" w:hAnsi="Times New Roman" w:cs="Times New Roman"/>
                <w:sz w:val="24"/>
                <w:szCs w:val="24"/>
              </w:rPr>
              <w:t>NPPPOC</w:t>
            </w:r>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L</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sidRPr="00B65ED4">
              <w:rPr>
                <w:rFonts w:ascii="Times New Roman" w:hAnsi="Times New Roman" w:cs="Times New Roman"/>
                <w:sz w:val="24"/>
                <w:szCs w:val="24"/>
              </w:rPr>
              <w:t>B</w:t>
            </w:r>
            <w:r w:rsidRPr="00B65ED4">
              <w:rPr>
                <w:rFonts w:ascii="Times New Roman" w:hAnsi="Times New Roman" w:cs="Times New Roman"/>
                <w:sz w:val="24"/>
                <w:szCs w:val="24"/>
                <w:vertAlign w:val="subscript"/>
              </w:rPr>
              <w:t>Autoch</w:t>
            </w:r>
            <w:proofErr w:type="spellEnd"/>
            <w:r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Pr="00B65ED4">
              <w:rPr>
                <w:rFonts w:ascii="Times New Roman" w:hAnsi="Times New Roman" w:cs="Times New Roman"/>
                <w:sz w:val="24"/>
                <w:szCs w:val="24"/>
                <w:vertAlign w:val="subscript"/>
              </w:rPr>
              <w:t>Autoch</w:t>
            </w:r>
            <w:proofErr w:type="spellEnd"/>
          </w:p>
          <w:p w14:paraId="40ABBA96"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dDO</w:t>
            </w:r>
            <w:proofErr w:type="spellEnd"/>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dt</w:t>
            </w:r>
            <w:proofErr w:type="spellEnd"/>
            <w:r w:rsidRPr="00B65ED4">
              <w:rPr>
                <w:rFonts w:ascii="Times New Roman" w:eastAsia="Times New Roman" w:hAnsi="Times New Roman" w:cs="Times New Roman"/>
                <w:sz w:val="24"/>
                <w:szCs w:val="24"/>
              </w:rPr>
              <w:t xml:space="preserve"> = N</w:t>
            </w:r>
            <w:r>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87774D" w:rsidRPr="00B65ED4" w14:paraId="4140AD08" w14:textId="77777777" w:rsidTr="0087774D">
        <w:trPr>
          <w:trHeight w:val="306"/>
        </w:trPr>
        <w:tc>
          <w:tcPr>
            <w:tcW w:w="720" w:type="dxa"/>
          </w:tcPr>
          <w:p w14:paraId="0CDE41EA" w14:textId="77777777" w:rsidR="0087774D" w:rsidRPr="00B65ED4" w:rsidRDefault="0087774D" w:rsidP="0087774D">
            <w:pPr>
              <w:rPr>
                <w:rFonts w:ascii="Times New Roman" w:hAnsi="Times New Roman" w:cs="Times New Roman"/>
                <w:b/>
                <w:sz w:val="24"/>
                <w:szCs w:val="24"/>
              </w:rPr>
            </w:pPr>
          </w:p>
        </w:tc>
        <w:tc>
          <w:tcPr>
            <w:tcW w:w="8640" w:type="dxa"/>
            <w:noWrap/>
          </w:tcPr>
          <w:p w14:paraId="45935C17" w14:textId="77777777" w:rsidR="0087774D" w:rsidRPr="00B65ED4" w:rsidRDefault="0087774D" w:rsidP="0087774D">
            <w:pPr>
              <w:rPr>
                <w:rFonts w:ascii="Times New Roman" w:hAnsi="Times New Roman" w:cs="Times New Roman"/>
                <w:b/>
                <w:sz w:val="24"/>
                <w:szCs w:val="24"/>
              </w:rPr>
            </w:pPr>
          </w:p>
        </w:tc>
      </w:tr>
      <w:tr w:rsidR="0087774D" w:rsidRPr="00B65ED4" w14:paraId="6A23365D" w14:textId="77777777" w:rsidTr="0087774D">
        <w:trPr>
          <w:trHeight w:val="306"/>
        </w:trPr>
        <w:tc>
          <w:tcPr>
            <w:tcW w:w="720" w:type="dxa"/>
          </w:tcPr>
          <w:p w14:paraId="693ADB1A" w14:textId="77777777" w:rsidR="0087774D" w:rsidRPr="00B65ED4" w:rsidRDefault="0087774D" w:rsidP="0087774D">
            <w:pPr>
              <w:rPr>
                <w:rFonts w:ascii="Times New Roman" w:hAnsi="Times New Roman" w:cs="Times New Roman"/>
                <w:b/>
                <w:sz w:val="24"/>
                <w:szCs w:val="24"/>
              </w:rPr>
            </w:pPr>
          </w:p>
        </w:tc>
        <w:tc>
          <w:tcPr>
            <w:tcW w:w="8640" w:type="dxa"/>
            <w:noWrap/>
            <w:hideMark/>
          </w:tcPr>
          <w:p w14:paraId="11F4746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87774D" w:rsidRPr="00B65ED4" w14:paraId="07B3CE1E" w14:textId="77777777" w:rsidTr="0087774D">
        <w:trPr>
          <w:trHeight w:val="297"/>
        </w:trPr>
        <w:tc>
          <w:tcPr>
            <w:tcW w:w="720" w:type="dxa"/>
          </w:tcPr>
          <w:p w14:paraId="63E9738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0E02423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87774D" w:rsidRPr="00B65ED4" w14:paraId="4ACDF241" w14:textId="77777777" w:rsidTr="0087774D">
        <w:trPr>
          <w:trHeight w:val="297"/>
        </w:trPr>
        <w:tc>
          <w:tcPr>
            <w:tcW w:w="720" w:type="dxa"/>
          </w:tcPr>
          <w:p w14:paraId="17F711F8"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C790BFD"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DOC.SW</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SWconc</w:t>
            </w:r>
            <w:proofErr w:type="spellEnd"/>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SW</w:t>
            </w:r>
            <w:r w:rsidRPr="00FA7B67">
              <w:rPr>
                <w:rFonts w:ascii="Times New Roman" w:eastAsia="Times New Roman" w:hAnsi="Times New Roman" w:cs="Times New Roman"/>
                <w:sz w:val="24"/>
                <w:szCs w:val="24"/>
              </w:rPr>
              <w:t xml:space="preserve"> </w:t>
            </w:r>
          </w:p>
        </w:tc>
      </w:tr>
      <w:tr w:rsidR="0087774D" w:rsidRPr="00B65ED4" w14:paraId="29DD13CC" w14:textId="77777777" w:rsidTr="0087774D">
        <w:trPr>
          <w:trHeight w:val="297"/>
        </w:trPr>
        <w:tc>
          <w:tcPr>
            <w:tcW w:w="720" w:type="dxa"/>
          </w:tcPr>
          <w:p w14:paraId="59D37F8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21CF542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DOC.GW</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GWconc</w:t>
            </w:r>
            <w:proofErr w:type="spellEnd"/>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GW</w:t>
            </w:r>
          </w:p>
        </w:tc>
      </w:tr>
      <w:tr w:rsidR="0087774D" w:rsidRPr="00B65ED4" w14:paraId="6FB131D3" w14:textId="77777777" w:rsidTr="0087774D">
        <w:trPr>
          <w:trHeight w:val="297"/>
        </w:trPr>
        <w:tc>
          <w:tcPr>
            <w:tcW w:w="720" w:type="dxa"/>
          </w:tcPr>
          <w:p w14:paraId="214D3D99"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2B40CACF" w14:textId="77777777" w:rsidR="0087774D" w:rsidRPr="00FA7B67" w:rsidRDefault="0087774D" w:rsidP="0087774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proofErr w:type="spellEnd"/>
            <w:r w:rsidRPr="00FA7B67">
              <w:rPr>
                <w:rFonts w:ascii="Times New Roman" w:eastAsia="Times New Roman" w:hAnsi="Times New Roman" w:cs="Times New Roman"/>
                <w:bCs/>
                <w:sz w:val="24"/>
                <w:szCs w:val="24"/>
              </w:rPr>
              <w:t xml:space="preserve"> </w:t>
            </w:r>
          </w:p>
        </w:tc>
      </w:tr>
      <w:tr w:rsidR="0087774D" w:rsidRPr="00B65ED4" w14:paraId="75309794" w14:textId="77777777" w:rsidTr="0087774D">
        <w:trPr>
          <w:trHeight w:val="297"/>
        </w:trPr>
        <w:tc>
          <w:tcPr>
            <w:tcW w:w="720" w:type="dxa"/>
          </w:tcPr>
          <w:p w14:paraId="7BD1688E"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2BA507FF" w14:textId="77777777" w:rsidR="0087774D" w:rsidRPr="00FA7B67" w:rsidRDefault="0087774D" w:rsidP="0087774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color w:val="auto"/>
                <w:sz w:val="24"/>
                <w:szCs w:val="24"/>
                <w:vertAlign w:val="subscript"/>
              </w:rPr>
              <w:t>Precip</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PrecipConc</w:t>
            </w:r>
            <w:proofErr w:type="spellEnd"/>
            <w:r w:rsidRPr="00FA7B67">
              <w:rPr>
                <w:rFonts w:ascii="Times New Roman" w:eastAsia="Times New Roman" w:hAnsi="Times New Roman" w:cs="Times New Roman"/>
                <w:bCs/>
                <w:sz w:val="24"/>
                <w:szCs w:val="24"/>
              </w:rPr>
              <w:softHyphen/>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Precip</w:t>
            </w:r>
            <w:proofErr w:type="spellEnd"/>
          </w:p>
        </w:tc>
      </w:tr>
      <w:tr w:rsidR="0087774D" w:rsidRPr="00B65ED4" w14:paraId="4BAB0A2E" w14:textId="77777777" w:rsidTr="0087774D">
        <w:trPr>
          <w:trHeight w:val="297"/>
        </w:trPr>
        <w:tc>
          <w:tcPr>
            <w:tcW w:w="720" w:type="dxa"/>
          </w:tcPr>
          <w:p w14:paraId="6433EFB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7802F80"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DDOC</w:t>
            </w:r>
            <w:r w:rsidRPr="00FA7B67">
              <w:rPr>
                <w:rFonts w:ascii="Times New Roman" w:eastAsia="Times New Roman" w:hAnsi="Times New Roman" w:cs="Times New Roman"/>
                <w:sz w:val="24"/>
                <w:szCs w:val="24"/>
                <w:vertAlign w:val="subscript"/>
              </w:rPr>
              <w:t>Wetland</w:t>
            </w:r>
            <w:proofErr w:type="spellEnd"/>
            <w:r w:rsidRPr="00B00015">
              <w:rPr>
                <w:rFonts w:ascii="Times New Roman" w:eastAsia="Times New Roman" w:hAnsi="Times New Roman" w:cs="Times New Roman"/>
                <w:sz w:val="24"/>
                <w:szCs w:val="24"/>
                <w:vertAlign w:val="subscript"/>
              </w:rPr>
              <w:t xml:space="preserve"> </w:t>
            </w:r>
            <w:r w:rsidRPr="00FA7B67">
              <w:rPr>
                <w:rFonts w:ascii="Times New Roman" w:eastAsia="Times New Roman" w:hAnsi="Times New Roman" w:cs="Times New Roman"/>
                <w:sz w:val="24"/>
                <w:szCs w:val="24"/>
              </w:rPr>
              <w:t xml:space="preserve">= </w:t>
            </w:r>
            <w:proofErr w:type="spellStart"/>
            <w:r w:rsidRPr="00FA7B67">
              <w:rPr>
                <w:rFonts w:ascii="Times New Roman" w:eastAsia="Times New Roman" w:hAnsi="Times New Roman" w:cs="Times New Roman"/>
                <w:sz w:val="24"/>
                <w:szCs w:val="24"/>
              </w:rPr>
              <w:t>P</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CDOC</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LakePerimeter</w:t>
            </w:r>
            <w:proofErr w:type="spellEnd"/>
          </w:p>
        </w:tc>
      </w:tr>
      <w:tr w:rsidR="0087774D" w:rsidRPr="00B65ED4" w14:paraId="2751FDDE" w14:textId="77777777" w:rsidTr="0087774D">
        <w:trPr>
          <w:trHeight w:val="297"/>
        </w:trPr>
        <w:tc>
          <w:tcPr>
            <w:tcW w:w="720" w:type="dxa"/>
          </w:tcPr>
          <w:p w14:paraId="7BB267E4"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06488639" w14:textId="77777777" w:rsidR="0087774D" w:rsidRPr="00FA7B67" w:rsidRDefault="0087774D" w:rsidP="0087774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87774D" w:rsidRPr="00B65ED4" w14:paraId="04628060" w14:textId="77777777" w:rsidTr="0087774D">
        <w:trPr>
          <w:trHeight w:val="297"/>
        </w:trPr>
        <w:tc>
          <w:tcPr>
            <w:tcW w:w="720" w:type="dxa"/>
          </w:tcPr>
          <w:p w14:paraId="0F84FA3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7B804EF8"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32456D4A" w14:textId="77777777" w:rsidTr="0087774D">
        <w:trPr>
          <w:trHeight w:val="297"/>
        </w:trPr>
        <w:tc>
          <w:tcPr>
            <w:tcW w:w="720" w:type="dxa"/>
          </w:tcPr>
          <w:p w14:paraId="51E39527"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22DDCE70"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4400FD2" w14:textId="77777777" w:rsidTr="0087774D">
        <w:trPr>
          <w:trHeight w:val="297"/>
        </w:trPr>
        <w:tc>
          <w:tcPr>
            <w:tcW w:w="720" w:type="dxa"/>
          </w:tcPr>
          <w:p w14:paraId="2C7E781D"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AD2CE46"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1A83E643" w14:textId="77777777" w:rsidTr="0087774D">
        <w:trPr>
          <w:trHeight w:val="297"/>
        </w:trPr>
        <w:tc>
          <w:tcPr>
            <w:tcW w:w="720" w:type="dxa"/>
          </w:tcPr>
          <w:p w14:paraId="38ABD490" w14:textId="77777777" w:rsidR="0087774D" w:rsidRPr="00B65ED4" w:rsidRDefault="0087774D" w:rsidP="0087774D">
            <w:pPr>
              <w:rPr>
                <w:rFonts w:ascii="Times New Roman" w:hAnsi="Times New Roman" w:cs="Times New Roman"/>
                <w:b/>
                <w:sz w:val="24"/>
                <w:szCs w:val="24"/>
              </w:rPr>
            </w:pPr>
          </w:p>
        </w:tc>
        <w:tc>
          <w:tcPr>
            <w:tcW w:w="8640" w:type="dxa"/>
            <w:noWrap/>
          </w:tcPr>
          <w:p w14:paraId="33067A05" w14:textId="77777777" w:rsidR="0087774D" w:rsidRPr="00FA7B67" w:rsidRDefault="0087774D" w:rsidP="0087774D">
            <w:pPr>
              <w:rPr>
                <w:rFonts w:ascii="Times New Roman" w:hAnsi="Times New Roman" w:cs="Times New Roman"/>
                <w:b/>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87774D" w:rsidRPr="00B65ED4" w14:paraId="18DD8749" w14:textId="77777777" w:rsidTr="0087774D">
        <w:trPr>
          <w:trHeight w:val="297"/>
        </w:trPr>
        <w:tc>
          <w:tcPr>
            <w:tcW w:w="720" w:type="dxa"/>
          </w:tcPr>
          <w:p w14:paraId="51256704"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22EDD3A8" w14:textId="77777777" w:rsidR="0087774D" w:rsidRPr="00FA7B67" w:rsidRDefault="0087774D" w:rsidP="0087774D">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87774D" w:rsidRPr="00B65ED4" w14:paraId="229F8088" w14:textId="77777777" w:rsidTr="0087774D">
        <w:trPr>
          <w:trHeight w:val="297"/>
        </w:trPr>
        <w:tc>
          <w:tcPr>
            <w:tcW w:w="720" w:type="dxa"/>
          </w:tcPr>
          <w:p w14:paraId="059BB84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41F9AE46"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roofErr w:type="spellEnd"/>
          </w:p>
        </w:tc>
      </w:tr>
      <w:tr w:rsidR="0087774D" w:rsidRPr="00B65ED4" w14:paraId="24DAA37B" w14:textId="77777777" w:rsidTr="0087774D">
        <w:trPr>
          <w:trHeight w:val="297"/>
        </w:trPr>
        <w:tc>
          <w:tcPr>
            <w:tcW w:w="720" w:type="dxa"/>
          </w:tcPr>
          <w:p w14:paraId="5C12B7B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551F17A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w:t>
            </w:r>
            <w:r w:rsidRPr="00FA7B67">
              <w:rPr>
                <w:rFonts w:ascii="Times New Roman" w:eastAsia="Times New Roman" w:hAnsi="Times New Roman" w:cs="Times New Roman"/>
                <w:sz w:val="24"/>
                <w:szCs w:val="24"/>
                <w:vertAlign w:val="subscript"/>
              </w:rPr>
              <w:t>Canopy</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CPOC</w:t>
            </w:r>
            <w:r w:rsidRPr="00FA7B67">
              <w:rPr>
                <w:rFonts w:ascii="Times New Roman" w:eastAsia="Times New Roman" w:hAnsi="Times New Roman" w:cs="Times New Roman"/>
                <w:sz w:val="24"/>
                <w:szCs w:val="24"/>
                <w:vertAlign w:val="subscript"/>
              </w:rPr>
              <w:t>Aerial</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LakePerimeter</w:t>
            </w:r>
            <w:proofErr w:type="spellEnd"/>
          </w:p>
        </w:tc>
      </w:tr>
      <w:tr w:rsidR="0087774D" w:rsidRPr="00B65ED4" w14:paraId="554149BA" w14:textId="77777777" w:rsidTr="0087774D">
        <w:trPr>
          <w:trHeight w:val="297"/>
        </w:trPr>
        <w:tc>
          <w:tcPr>
            <w:tcW w:w="720" w:type="dxa"/>
          </w:tcPr>
          <w:p w14:paraId="72BE624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0CCDFBCB"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proofErr w:type="spellEnd"/>
            <w:r w:rsidRPr="00FA7B67">
              <w:rPr>
                <w:rFonts w:ascii="Times New Roman" w:eastAsia="Times New Roman" w:hAnsi="Times New Roman" w:cs="Times New Roman"/>
                <w:sz w:val="24"/>
                <w:szCs w:val="24"/>
              </w:rPr>
              <w:t xml:space="preserve"> * </w:t>
            </w:r>
            <w:proofErr w:type="spellStart"/>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87774D" w:rsidRPr="00B65ED4" w14:paraId="64A87E8C" w14:textId="77777777" w:rsidTr="0087774D">
        <w:trPr>
          <w:trHeight w:val="297"/>
        </w:trPr>
        <w:tc>
          <w:tcPr>
            <w:tcW w:w="720" w:type="dxa"/>
          </w:tcPr>
          <w:p w14:paraId="44B63A2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1DE13B31"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87774D" w:rsidRPr="00B65ED4" w14:paraId="4581F28B" w14:textId="77777777" w:rsidTr="0087774D">
        <w:trPr>
          <w:trHeight w:val="297"/>
        </w:trPr>
        <w:tc>
          <w:tcPr>
            <w:tcW w:w="720" w:type="dxa"/>
          </w:tcPr>
          <w:p w14:paraId="2F0BA018"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6C098D63"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468DBDF" w14:textId="77777777" w:rsidTr="0087774D">
        <w:trPr>
          <w:trHeight w:val="297"/>
        </w:trPr>
        <w:tc>
          <w:tcPr>
            <w:tcW w:w="720" w:type="dxa"/>
          </w:tcPr>
          <w:p w14:paraId="2542A7C6"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92B1247"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669FFB59" w14:textId="77777777" w:rsidTr="0087774D">
        <w:trPr>
          <w:trHeight w:val="297"/>
        </w:trPr>
        <w:tc>
          <w:tcPr>
            <w:tcW w:w="720" w:type="dxa"/>
          </w:tcPr>
          <w:p w14:paraId="55C7EF0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722A94EB"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87774D" w:rsidRPr="00B65ED4" w14:paraId="081C0CDE" w14:textId="77777777" w:rsidTr="0087774D">
        <w:trPr>
          <w:trHeight w:val="297"/>
        </w:trPr>
        <w:tc>
          <w:tcPr>
            <w:tcW w:w="720" w:type="dxa"/>
            <w:shd w:val="clear" w:color="auto" w:fill="auto"/>
          </w:tcPr>
          <w:p w14:paraId="227A687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4D065C9F" w14:textId="77777777" w:rsidR="0087774D" w:rsidRPr="00FA7B67" w:rsidRDefault="0087774D" w:rsidP="0087774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sz w:val="24"/>
                <w:szCs w:val="24"/>
              </w:rPr>
              <w:t>10</w:t>
            </w:r>
            <w:r w:rsidRPr="00FA7B67">
              <w:rPr>
                <w:rFonts w:ascii="Times New Roman" w:eastAsia="Times New Roman" w:hAnsi="Times New Roman" w:cs="Times New Roman"/>
                <w:sz w:val="24"/>
                <w:szCs w:val="24"/>
                <w:vertAlign w:val="superscript"/>
              </w:rPr>
              <w:t>(1.18 + (0.92 * log10(</w:t>
            </w:r>
            <w:proofErr w:type="spellStart"/>
            <w:r w:rsidRPr="00FA7B67">
              <w:rPr>
                <w:rFonts w:ascii="Times New Roman" w:eastAsia="Times New Roman" w:hAnsi="Times New Roman" w:cs="Times New Roman"/>
                <w:sz w:val="24"/>
                <w:szCs w:val="24"/>
                <w:vertAlign w:val="superscript"/>
              </w:rPr>
              <w:t>chl</w:t>
            </w:r>
            <w:proofErr w:type="spellEnd"/>
            <w:r w:rsidRPr="00FA7B67">
              <w:rPr>
                <w:rFonts w:ascii="Times New Roman" w:eastAsia="Times New Roman" w:hAnsi="Times New Roman" w:cs="Times New Roman"/>
                <w:sz w:val="24"/>
                <w:szCs w:val="24"/>
                <w:vertAlign w:val="superscript"/>
              </w:rPr>
              <w:t>-</w:t>
            </w:r>
            <w:r w:rsidRPr="00FA7B67">
              <w:rPr>
                <w:rFonts w:ascii="Times New Roman" w:eastAsia="Times New Roman" w:hAnsi="Times New Roman" w:cs="Times New Roman"/>
                <w:i/>
                <w:sz w:val="24"/>
                <w:szCs w:val="24"/>
                <w:vertAlign w:val="superscript"/>
              </w:rPr>
              <w:t xml:space="preserve">a </w:t>
            </w:r>
            <w:r w:rsidRPr="00FA7B67">
              <w:rPr>
                <w:rFonts w:ascii="Times New Roman" w:eastAsia="Times New Roman" w:hAnsi="Times New Roman" w:cs="Times New Roman"/>
                <w:sz w:val="24"/>
                <w:szCs w:val="24"/>
                <w:vertAlign w:val="superscript"/>
              </w:rPr>
              <w:t xml:space="preserve">* </w:t>
            </w:r>
            <w:proofErr w:type="spellStart"/>
            <w:r w:rsidRPr="00FA7B67">
              <w:rPr>
                <w:rFonts w:ascii="Times New Roman" w:eastAsia="Times New Roman" w:hAnsi="Times New Roman" w:cs="Times New Roman"/>
                <w:sz w:val="24"/>
                <w:szCs w:val="24"/>
                <w:vertAlign w:val="superscript"/>
              </w:rPr>
              <w:t>Zmix</w:t>
            </w:r>
            <w:proofErr w:type="spellEnd"/>
            <w:r w:rsidRPr="00FA7B67">
              <w:rPr>
                <w:rFonts w:ascii="Times New Roman" w:eastAsia="Times New Roman" w:hAnsi="Times New Roman" w:cs="Times New Roman"/>
                <w:sz w:val="24"/>
                <w:szCs w:val="24"/>
                <w:vertAlign w:val="superscript"/>
              </w:rPr>
              <w:t>) + (0.014 * T))</w:t>
            </w:r>
            <w:r w:rsidRPr="00FA7B67">
              <w:rPr>
                <w:rFonts w:ascii="Times New Roman" w:eastAsia="Times New Roman" w:hAnsi="Times New Roman" w:cs="Times New Roman"/>
                <w:sz w:val="24"/>
                <w:szCs w:val="24"/>
              </w:rPr>
              <w:t xml:space="preserve"> * </w:t>
            </w:r>
            <w:r w:rsidRPr="00FA7B67">
              <w:rPr>
                <w:rFonts w:ascii="Times New Roman" w:eastAsia="Times New Roman" w:hAnsi="Times New Roman" w:cs="Times New Roman"/>
                <w:bCs/>
                <w:sz w:val="24"/>
                <w:szCs w:val="24"/>
              </w:rPr>
              <w:t>(1-R</w:t>
            </w:r>
            <w:r w:rsidRPr="00FA7B67">
              <w:rPr>
                <w:rFonts w:ascii="Times New Roman" w:eastAsia="Times New Roman" w:hAnsi="Times New Roman" w:cs="Times New Roman"/>
                <w:bCs/>
                <w:sz w:val="24"/>
                <w:szCs w:val="24"/>
                <w:vertAlign w:val="subscript"/>
              </w:rPr>
              <w:t>Autotroph</w:t>
            </w:r>
            <w:r w:rsidRPr="00FA7B67">
              <w:rPr>
                <w:rFonts w:ascii="Times New Roman" w:eastAsia="Times New Roman" w:hAnsi="Times New Roman" w:cs="Times New Roman"/>
                <w:bCs/>
                <w:sz w:val="24"/>
                <w:szCs w:val="24"/>
              </w:rPr>
              <w:t>)</w:t>
            </w:r>
          </w:p>
        </w:tc>
      </w:tr>
      <w:tr w:rsidR="0087774D" w:rsidRPr="00B65ED4" w14:paraId="13FAC924" w14:textId="77777777" w:rsidTr="0087774D">
        <w:trPr>
          <w:trHeight w:val="297"/>
        </w:trPr>
        <w:tc>
          <w:tcPr>
            <w:tcW w:w="720" w:type="dxa"/>
            <w:shd w:val="clear" w:color="auto" w:fill="auto"/>
          </w:tcPr>
          <w:p w14:paraId="3726509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53EF0760"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Pr="00FA7B67">
              <w:rPr>
                <w:rFonts w:ascii="Times New Roman" w:eastAsia="Times New Roman" w:hAnsi="Times New Roman" w:cs="Times New Roman"/>
                <w:bCs/>
                <w:sz w:val="24"/>
                <w:szCs w:val="24"/>
              </w:rPr>
              <w:t xml:space="preserve"> = 0.2 * </w:t>
            </w: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chl</w:t>
            </w:r>
            <w:proofErr w:type="spellEnd"/>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i/>
                <w:sz w:val="24"/>
                <w:szCs w:val="24"/>
              </w:rPr>
              <w:t>a</w:t>
            </w:r>
            <w:r w:rsidRPr="00FA7B67" w:rsidDel="002577C0">
              <w:rPr>
                <w:rFonts w:ascii="Times New Roman" w:eastAsia="Times New Roman" w:hAnsi="Times New Roman" w:cs="Times New Roman"/>
                <w:sz w:val="24"/>
                <w:szCs w:val="24"/>
              </w:rPr>
              <w:t xml:space="preserve"> </w:t>
            </w:r>
            <w:r w:rsidRPr="00FA7B67">
              <w:rPr>
                <w:rFonts w:ascii="Times New Roman" w:eastAsia="Times New Roman" w:hAnsi="Times New Roman" w:cs="Times New Roman"/>
                <w:sz w:val="24"/>
                <w:szCs w:val="24"/>
              </w:rPr>
              <w:t xml:space="preserve">* </w:t>
            </w:r>
            <w:proofErr w:type="spellStart"/>
            <w:r w:rsidRPr="00FA7B67">
              <w:rPr>
                <w:rFonts w:ascii="Times New Roman" w:eastAsia="Times New Roman" w:hAnsi="Times New Roman" w:cs="Times New Roman"/>
                <w:sz w:val="24"/>
                <w:szCs w:val="24"/>
              </w:rPr>
              <w:t>z</w:t>
            </w:r>
            <w:r w:rsidRPr="00FA7B67">
              <w:rPr>
                <w:rFonts w:ascii="Times New Roman" w:eastAsia="Times New Roman" w:hAnsi="Times New Roman" w:cs="Times New Roman"/>
                <w:sz w:val="24"/>
                <w:szCs w:val="24"/>
                <w:vertAlign w:val="subscript"/>
              </w:rPr>
              <w:t>mix</w:t>
            </w:r>
            <w:proofErr w:type="spellEnd"/>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sz w:val="24"/>
                <w:szCs w:val="24"/>
                <w:vertAlign w:val="superscript"/>
              </w:rPr>
              <w:t xml:space="preserve">-0.22 </w:t>
            </w:r>
            <w:r w:rsidRPr="00FA7B67">
              <w:rPr>
                <w:rFonts w:ascii="Times New Roman" w:eastAsia="Times New Roman" w:hAnsi="Times New Roman" w:cs="Times New Roman"/>
                <w:sz w:val="24"/>
                <w:szCs w:val="24"/>
              </w:rPr>
              <w:t>* (0.714)</w:t>
            </w:r>
          </w:p>
        </w:tc>
      </w:tr>
      <w:tr w:rsidR="0087774D" w:rsidRPr="00B65ED4" w14:paraId="14990E08" w14:textId="77777777" w:rsidTr="0087774D">
        <w:trPr>
          <w:trHeight w:val="297"/>
        </w:trPr>
        <w:tc>
          <w:tcPr>
            <w:tcW w:w="720" w:type="dxa"/>
            <w:shd w:val="clear" w:color="auto" w:fill="auto"/>
          </w:tcPr>
          <w:p w14:paraId="170326B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6EF0527A"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Pr="00FA7B67">
              <w:rPr>
                <w:rFonts w:ascii="Times New Roman" w:eastAsia="Times New Roman" w:hAnsi="Times New Roman" w:cs="Times New Roman"/>
                <w:bCs/>
                <w:sz w:val="24"/>
                <w:szCs w:val="24"/>
                <w:vertAlign w:val="subscript"/>
              </w:rPr>
              <w:t>LAutoch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87774D" w:rsidRPr="00B65ED4" w14:paraId="0878E5F2" w14:textId="77777777" w:rsidTr="0087774D">
        <w:trPr>
          <w:trHeight w:val="297"/>
        </w:trPr>
        <w:tc>
          <w:tcPr>
            <w:tcW w:w="720" w:type="dxa"/>
            <w:shd w:val="clear" w:color="auto" w:fill="auto"/>
          </w:tcPr>
          <w:p w14:paraId="4EBBF82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1C2D1485"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Pr="00B00015">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64F9F0F8" w14:textId="77777777" w:rsidTr="0087774D">
        <w:trPr>
          <w:trHeight w:val="297"/>
        </w:trPr>
        <w:tc>
          <w:tcPr>
            <w:tcW w:w="720" w:type="dxa"/>
            <w:shd w:val="clear" w:color="auto" w:fill="auto"/>
          </w:tcPr>
          <w:p w14:paraId="211A2E2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0469AC0C"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DOC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56F6E961" w14:textId="77777777" w:rsidTr="0087774D">
        <w:trPr>
          <w:trHeight w:val="297"/>
        </w:trPr>
        <w:tc>
          <w:tcPr>
            <w:tcW w:w="720" w:type="dxa"/>
            <w:shd w:val="clear" w:color="auto" w:fill="auto"/>
          </w:tcPr>
          <w:p w14:paraId="639E452A"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49D04BC0"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C47A9BF" w14:textId="77777777" w:rsidTr="0087774D">
        <w:trPr>
          <w:trHeight w:val="297"/>
        </w:trPr>
        <w:tc>
          <w:tcPr>
            <w:tcW w:w="720" w:type="dxa"/>
            <w:shd w:val="clear" w:color="auto" w:fill="auto"/>
          </w:tcPr>
          <w:p w14:paraId="596405E7"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6D435CAF"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87774D" w:rsidRPr="00B65ED4" w14:paraId="72E88B61" w14:textId="77777777" w:rsidTr="0087774D">
        <w:trPr>
          <w:trHeight w:val="297"/>
        </w:trPr>
        <w:tc>
          <w:tcPr>
            <w:tcW w:w="720" w:type="dxa"/>
            <w:shd w:val="clear" w:color="auto" w:fill="auto"/>
          </w:tcPr>
          <w:p w14:paraId="7447EE1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06868D54"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proofErr w:type="spellEnd"/>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87774D" w:rsidRPr="00B65ED4" w14:paraId="0BD11104" w14:textId="77777777" w:rsidTr="0087774D">
        <w:trPr>
          <w:trHeight w:val="297"/>
        </w:trPr>
        <w:tc>
          <w:tcPr>
            <w:tcW w:w="720" w:type="dxa"/>
          </w:tcPr>
          <w:p w14:paraId="5E380D7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27694036" w14:textId="77777777" w:rsidR="0087774D" w:rsidRPr="00FA7B67" w:rsidRDefault="0087774D" w:rsidP="0087774D">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87774D" w:rsidRPr="00B65ED4" w14:paraId="2B41F317" w14:textId="77777777" w:rsidTr="0087774D">
        <w:trPr>
          <w:trHeight w:val="297"/>
        </w:trPr>
        <w:tc>
          <w:tcPr>
            <w:tcW w:w="720" w:type="dxa"/>
          </w:tcPr>
          <w:p w14:paraId="6E867F2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38C9A815" w14:textId="77777777" w:rsidR="0087774D" w:rsidRPr="00FA7B67" w:rsidRDefault="0087774D" w:rsidP="0087774D">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Q</w:t>
            </w:r>
            <w:r w:rsidRPr="00FA7B67">
              <w:rPr>
                <w:rFonts w:ascii="Times New Roman" w:eastAsia="Times New Roman" w:hAnsi="Times New Roman" w:cs="Times New Roman"/>
                <w:bCs/>
                <w:sz w:val="24"/>
                <w:szCs w:val="24"/>
                <w:vertAlign w:val="subscript"/>
              </w:rPr>
              <w:t>Outflow</w:t>
            </w:r>
            <w:proofErr w:type="spellEnd"/>
          </w:p>
        </w:tc>
      </w:tr>
      <w:tr w:rsidR="0087774D" w:rsidRPr="00B65ED4" w14:paraId="0B1FE9CC" w14:textId="77777777" w:rsidTr="0087774D">
        <w:trPr>
          <w:trHeight w:val="297"/>
        </w:trPr>
        <w:tc>
          <w:tcPr>
            <w:tcW w:w="720" w:type="dxa"/>
          </w:tcPr>
          <w:p w14:paraId="1C177B72"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BE77FD5"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6A318F4" w14:textId="77777777" w:rsidTr="0087774D">
        <w:trPr>
          <w:trHeight w:val="297"/>
        </w:trPr>
        <w:tc>
          <w:tcPr>
            <w:tcW w:w="720" w:type="dxa"/>
          </w:tcPr>
          <w:p w14:paraId="6258DB4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5E1E88D"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87774D" w:rsidRPr="00B65ED4" w14:paraId="0C69F909" w14:textId="77777777" w:rsidTr="0087774D">
        <w:trPr>
          <w:trHeight w:val="297"/>
        </w:trPr>
        <w:tc>
          <w:tcPr>
            <w:tcW w:w="720" w:type="dxa"/>
          </w:tcPr>
          <w:p w14:paraId="7A01172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16E28DE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roofErr w:type="spellEnd"/>
          </w:p>
        </w:tc>
      </w:tr>
      <w:tr w:rsidR="0087774D" w:rsidRPr="00B65ED4" w14:paraId="1F500E35" w14:textId="77777777" w:rsidTr="0087774D">
        <w:trPr>
          <w:trHeight w:val="297"/>
        </w:trPr>
        <w:tc>
          <w:tcPr>
            <w:tcW w:w="720" w:type="dxa"/>
          </w:tcPr>
          <w:p w14:paraId="5883914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4A68534A"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NPPPOC</w:t>
            </w:r>
          </w:p>
        </w:tc>
      </w:tr>
      <w:tr w:rsidR="0087774D" w:rsidRPr="00B65ED4" w14:paraId="1BE57077" w14:textId="77777777" w:rsidTr="0087774D">
        <w:trPr>
          <w:trHeight w:val="297"/>
        </w:trPr>
        <w:tc>
          <w:tcPr>
            <w:tcW w:w="720" w:type="dxa"/>
          </w:tcPr>
          <w:p w14:paraId="5D3DD64D"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28533A04"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87774D" w:rsidRPr="00B65ED4" w14:paraId="7DBD55B1" w14:textId="77777777" w:rsidTr="0087774D">
        <w:trPr>
          <w:trHeight w:val="324"/>
        </w:trPr>
        <w:tc>
          <w:tcPr>
            <w:tcW w:w="720" w:type="dxa"/>
          </w:tcPr>
          <w:p w14:paraId="4C1843D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9F09628" w14:textId="77777777" w:rsidR="0087774D" w:rsidRPr="00B65ED4" w:rsidRDefault="0087774D" w:rsidP="0087774D">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xml:space="preserve">* (DO – </w:t>
            </w:r>
            <w:proofErr w:type="spellStart"/>
            <w:r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87774D" w:rsidRPr="00B65ED4" w14:paraId="3CFB3180" w14:textId="77777777" w:rsidTr="0087774D">
        <w:trPr>
          <w:trHeight w:val="324"/>
        </w:trPr>
        <w:tc>
          <w:tcPr>
            <w:tcW w:w="720" w:type="dxa"/>
          </w:tcPr>
          <w:p w14:paraId="638D6D58"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3A8C78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 M = mineralization, R = Respir</w:t>
            </w:r>
            <w:r>
              <w:rPr>
                <w:rFonts w:ascii="Times New Roman" w:eastAsia="Times New Roman" w:hAnsi="Times New Roman" w:cs="Times New Roman"/>
                <w:sz w:val="24"/>
                <w:szCs w:val="24"/>
              </w:rPr>
              <w:t xml:space="preserve">ation, B = Burial, </w:t>
            </w:r>
            <w:proofErr w:type="spellStart"/>
            <w:r>
              <w:rPr>
                <w:rFonts w:ascii="Times New Roman" w:eastAsia="Times New Roman" w:hAnsi="Times New Roman" w:cs="Times New Roman"/>
                <w:sz w:val="24"/>
                <w:szCs w:val="24"/>
              </w:rPr>
              <w:t>T</w:t>
            </w:r>
            <w:r w:rsidRPr="005646B8">
              <w:rPr>
                <w:rFonts w:ascii="Times New Roman" w:eastAsia="Times New Roman" w:hAnsi="Times New Roman" w:cs="Times New Roman"/>
                <w:sz w:val="24"/>
                <w:szCs w:val="24"/>
                <w:vertAlign w:val="subscript"/>
              </w:rPr>
              <w:t>Base</w:t>
            </w:r>
            <w:proofErr w:type="spellEnd"/>
            <w:r>
              <w:rPr>
                <w:rFonts w:ascii="Times New Roman" w:eastAsia="Times New Roman" w:hAnsi="Times New Roman" w:cs="Times New Roman"/>
                <w:sz w:val="24"/>
                <w:szCs w:val="24"/>
              </w:rPr>
              <w:t xml:space="preserve"> = 20°C</w:t>
            </w:r>
          </w:p>
        </w:tc>
      </w:tr>
    </w:tbl>
    <w:p w14:paraId="4BED0F75" w14:textId="77777777" w:rsidR="0087774D" w:rsidRDefault="0087774D" w:rsidP="0087774D">
      <w:pPr>
        <w:spacing w:line="480" w:lineRule="auto"/>
        <w:rPr>
          <w:rFonts w:ascii="Times New Roman" w:eastAsia="Times New Roman" w:hAnsi="Times New Roman" w:cs="Times New Roman"/>
          <w:sz w:val="24"/>
          <w:szCs w:val="24"/>
        </w:rPr>
      </w:pP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1" w:name="_e3qajp1968u" w:colFirst="0" w:colLast="0"/>
      <w:bookmarkStart w:id="12" w:name="_GoBack"/>
      <w:bookmarkEnd w:id="11"/>
      <w:bookmarkEnd w:id="12"/>
      <w:r w:rsidRPr="00B65ED4">
        <w:rPr>
          <w:rFonts w:ascii="Times New Roman" w:eastAsia="Times New Roman" w:hAnsi="Times New Roman" w:cs="Times New Roman"/>
          <w:i/>
          <w:sz w:val="24"/>
          <w:szCs w:val="24"/>
        </w:rPr>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r w:rsidR="00F801C4">
        <w:rPr>
          <w:rFonts w:ascii="Times New Roman" w:eastAsia="Times New Roman" w:hAnsi="Times New Roman" w:cs="Times New Roman"/>
          <w:sz w:val="24"/>
          <w:szCs w:val="24"/>
        </w:rPr>
        <w:t xml:space="preserve">; 1 - </w:t>
      </w:r>
      <w:proofErr w:type="spellStart"/>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686D0991"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474CA">
        <w:rPr>
          <w:rFonts w:ascii="Times New Roman" w:eastAsia="Times New Roman" w:hAnsi="Times New Roman" w:cs="Times New Roman"/>
          <w:sz w:val="24"/>
          <w:szCs w:val="24"/>
        </w:rPr>
        <w:t>Appendix 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w:t>
      </w: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publicl</w:t>
      </w:r>
      <w:r w:rsidR="004177CF" w:rsidRPr="00B65ED4">
        <w:rPr>
          <w:rFonts w:ascii="Times New Roman" w:eastAsia="Times New Roman" w:hAnsi="Times New Roman" w:cs="Times New Roman"/>
          <w:sz w:val="24"/>
          <w:szCs w:val="24"/>
        </w:rPr>
        <w:t>y available spatial datasets (</w:t>
      </w:r>
      <w:r w:rsidR="00D474CA">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3" w:name="_6mc5pfc13zyv" w:colFirst="0" w:colLast="0"/>
      <w:bookmarkEnd w:id="13"/>
      <w:r w:rsidRPr="00B65ED4">
        <w:rPr>
          <w:rFonts w:ascii="Times New Roman" w:eastAsia="Times New Roman" w:hAnsi="Times New Roman" w:cs="Times New Roman"/>
          <w:i/>
          <w:color w:val="000000"/>
          <w:sz w:val="24"/>
          <w:szCs w:val="24"/>
        </w:rPr>
        <w:t xml:space="preserve">Autochthonous DOC and POC </w:t>
      </w:r>
    </w:p>
    <w:p w14:paraId="64FBB58D" w14:textId="16DDC65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w:t>
      </w:r>
      <w:r w:rsidR="00E70A74">
        <w:rPr>
          <w:rFonts w:ascii="Times New Roman" w:eastAsia="Times New Roman" w:hAnsi="Times New Roman" w:cs="Times New Roman"/>
          <w:sz w:val="24"/>
          <w:szCs w:val="24"/>
        </w:rPr>
        <w:lastRenderedPageBreak/>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0F341A99"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r w:rsidR="00A526A8">
        <w:rPr>
          <w:rFonts w:ascii="Times New Roman" w:eastAsia="Times New Roman" w:hAnsi="Times New Roman" w:cs="Times New Roman"/>
          <w:sz w:val="24"/>
          <w:szCs w:val="24"/>
        </w:rPr>
        <w:t xml:space="preserve"> mixing depth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00A526A8">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proofErr w:type="spellEnd"/>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 xml:space="preserve">observed </w:t>
      </w:r>
      <w:r w:rsidR="00600B15" w:rsidRPr="00B65ED4">
        <w:rPr>
          <w:rFonts w:ascii="Times New Roman" w:eastAsia="Times New Roman" w:hAnsi="Times New Roman" w:cs="Times New Roman"/>
          <w:sz w:val="24"/>
          <w:szCs w:val="24"/>
        </w:rPr>
        <w:lastRenderedPageBreak/>
        <w:t>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474CA">
        <w:rPr>
          <w:rFonts w:ascii="Times New Roman" w:eastAsia="Times New Roman" w:hAnsi="Times New Roman" w:cs="Times New Roman"/>
          <w:sz w:val="24"/>
          <w:szCs w:val="24"/>
        </w:rPr>
        <w:t>Appendix 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4" w:name="_ny5h27mmaq7k" w:colFirst="0" w:colLast="0"/>
      <w:bookmarkStart w:id="15" w:name="_l03fr54i2e0u" w:colFirst="0" w:colLast="0"/>
      <w:bookmarkEnd w:id="14"/>
      <w:bookmarkEnd w:id="15"/>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41BB1735"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total number of residuals were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605018C9"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07CC66CC" w14:textId="77777777" w:rsidR="00D51504" w:rsidRDefault="00D51504" w:rsidP="00D51504">
      <w:pPr>
        <w:pStyle w:val="NormalWeb"/>
        <w:spacing w:before="0" w:beforeAutospacing="0" w:after="0" w:afterAutospacing="0" w:line="480" w:lineRule="auto"/>
        <w:rPr>
          <w:b/>
        </w:rPr>
      </w:pPr>
    </w:p>
    <w:p w14:paraId="07E62787" w14:textId="77777777" w:rsidR="00D51504" w:rsidRDefault="00D51504" w:rsidP="00D51504">
      <w:pPr>
        <w:pStyle w:val="NormalWeb"/>
        <w:spacing w:before="0" w:beforeAutospacing="0" w:after="0" w:afterAutospacing="0" w:line="480" w:lineRule="auto"/>
        <w:rPr>
          <w:b/>
        </w:rPr>
      </w:pPr>
    </w:p>
    <w:p w14:paraId="12C23FC8" w14:textId="77777777" w:rsidR="00D51504" w:rsidRDefault="00D51504" w:rsidP="00D51504">
      <w:pPr>
        <w:pStyle w:val="NormalWeb"/>
        <w:spacing w:before="0" w:beforeAutospacing="0" w:after="0" w:afterAutospacing="0" w:line="480" w:lineRule="auto"/>
        <w:rPr>
          <w:b/>
        </w:rPr>
      </w:pPr>
    </w:p>
    <w:p w14:paraId="75430473" w14:textId="77777777" w:rsidR="00D51504" w:rsidRDefault="00D51504" w:rsidP="00D51504">
      <w:pPr>
        <w:pStyle w:val="NormalWeb"/>
        <w:spacing w:before="0" w:beforeAutospacing="0" w:after="0" w:afterAutospacing="0" w:line="480" w:lineRule="auto"/>
        <w:rPr>
          <w:b/>
        </w:rPr>
      </w:pPr>
    </w:p>
    <w:p w14:paraId="77151DDD" w14:textId="77777777" w:rsidR="00D51504" w:rsidRDefault="00D51504" w:rsidP="00D51504">
      <w:pPr>
        <w:pStyle w:val="NormalWeb"/>
        <w:spacing w:before="0" w:beforeAutospacing="0" w:after="0" w:afterAutospacing="0" w:line="480" w:lineRule="auto"/>
        <w:rPr>
          <w:b/>
        </w:rPr>
      </w:pPr>
    </w:p>
    <w:p w14:paraId="08B681C0" w14:textId="77777777" w:rsidR="00D51504" w:rsidRDefault="00D51504" w:rsidP="00D51504">
      <w:pPr>
        <w:pStyle w:val="NormalWeb"/>
        <w:spacing w:before="0" w:beforeAutospacing="0" w:after="0" w:afterAutospacing="0" w:line="480" w:lineRule="auto"/>
        <w:rPr>
          <w:b/>
        </w:rPr>
      </w:pPr>
    </w:p>
    <w:p w14:paraId="73B07A1C" w14:textId="77777777" w:rsidR="00D51504" w:rsidRDefault="00D51504" w:rsidP="00D51504">
      <w:pPr>
        <w:pStyle w:val="NormalWeb"/>
        <w:spacing w:before="0" w:beforeAutospacing="0" w:after="0" w:afterAutospacing="0" w:line="480" w:lineRule="auto"/>
        <w:rPr>
          <w:b/>
        </w:rPr>
      </w:pPr>
    </w:p>
    <w:p w14:paraId="21152352" w14:textId="77777777" w:rsidR="00D51504" w:rsidRDefault="00D51504" w:rsidP="00D51504">
      <w:pPr>
        <w:pStyle w:val="NormalWeb"/>
        <w:spacing w:before="0" w:beforeAutospacing="0" w:after="0" w:afterAutospacing="0" w:line="480" w:lineRule="auto"/>
        <w:rPr>
          <w:b/>
        </w:rPr>
      </w:pPr>
    </w:p>
    <w:p w14:paraId="5B72F780" w14:textId="77777777" w:rsidR="00D51504" w:rsidRDefault="00D51504" w:rsidP="00D51504">
      <w:pPr>
        <w:pStyle w:val="NormalWeb"/>
        <w:spacing w:before="0" w:beforeAutospacing="0" w:after="0" w:afterAutospacing="0" w:line="480" w:lineRule="auto"/>
        <w:rPr>
          <w:b/>
        </w:rPr>
      </w:pPr>
    </w:p>
    <w:p w14:paraId="3131E83F" w14:textId="77777777" w:rsidR="00D51504" w:rsidRDefault="00D51504" w:rsidP="00D51504">
      <w:pPr>
        <w:pStyle w:val="NormalWeb"/>
        <w:spacing w:before="0" w:beforeAutospacing="0" w:after="0" w:afterAutospacing="0" w:line="480" w:lineRule="auto"/>
        <w:rPr>
          <w:b/>
        </w:rPr>
      </w:pPr>
    </w:p>
    <w:p w14:paraId="5224D633" w14:textId="77777777" w:rsidR="00D51504" w:rsidRDefault="00D51504" w:rsidP="00D51504">
      <w:pPr>
        <w:pStyle w:val="NormalWeb"/>
        <w:spacing w:before="0" w:beforeAutospacing="0" w:after="0" w:afterAutospacing="0" w:line="480" w:lineRule="auto"/>
        <w:rPr>
          <w:b/>
        </w:rPr>
      </w:pPr>
    </w:p>
    <w:p w14:paraId="5602A124" w14:textId="77777777" w:rsidR="00D51504" w:rsidRDefault="00D51504" w:rsidP="00D51504">
      <w:pPr>
        <w:pStyle w:val="NormalWeb"/>
        <w:spacing w:before="0" w:beforeAutospacing="0" w:after="0" w:afterAutospacing="0" w:line="480" w:lineRule="auto"/>
        <w:rPr>
          <w:b/>
        </w:rPr>
      </w:pPr>
    </w:p>
    <w:p w14:paraId="3E3F948D" w14:textId="77777777" w:rsidR="00D51504" w:rsidRDefault="00D51504" w:rsidP="00D51504">
      <w:pPr>
        <w:pStyle w:val="NormalWeb"/>
        <w:spacing w:before="0" w:beforeAutospacing="0" w:after="0" w:afterAutospacing="0" w:line="480" w:lineRule="auto"/>
        <w:rPr>
          <w:b/>
        </w:rPr>
      </w:pPr>
    </w:p>
    <w:p w14:paraId="3E59F4AA" w14:textId="77777777" w:rsidR="00D51504" w:rsidRDefault="00D51504" w:rsidP="00D51504">
      <w:pPr>
        <w:pStyle w:val="NormalWeb"/>
        <w:spacing w:before="0" w:beforeAutospacing="0" w:after="0" w:afterAutospacing="0" w:line="480" w:lineRule="auto"/>
        <w:rPr>
          <w:b/>
        </w:rPr>
      </w:pPr>
    </w:p>
    <w:p w14:paraId="1309900A" w14:textId="77777777" w:rsidR="00D51504" w:rsidRDefault="00D51504" w:rsidP="00D51504">
      <w:pPr>
        <w:pStyle w:val="NormalWeb"/>
        <w:spacing w:before="0" w:beforeAutospacing="0" w:after="0" w:afterAutospacing="0" w:line="480" w:lineRule="auto"/>
        <w:rPr>
          <w:b/>
        </w:rPr>
      </w:pPr>
    </w:p>
    <w:p w14:paraId="7F80599A" w14:textId="77777777" w:rsidR="00D51504" w:rsidRDefault="00D51504" w:rsidP="00D51504">
      <w:pPr>
        <w:pStyle w:val="NormalWeb"/>
        <w:spacing w:before="0" w:beforeAutospacing="0" w:after="0" w:afterAutospacing="0" w:line="480" w:lineRule="auto"/>
        <w:rPr>
          <w:b/>
        </w:rPr>
      </w:pPr>
    </w:p>
    <w:p w14:paraId="52984D45" w14:textId="70E7965D" w:rsidR="00D51504" w:rsidRPr="00B65ED4" w:rsidRDefault="00D51504" w:rsidP="00D51504">
      <w:pPr>
        <w:pStyle w:val="NormalWeb"/>
        <w:spacing w:before="0" w:beforeAutospacing="0" w:after="0" w:afterAutospacing="0" w:line="480" w:lineRule="auto"/>
        <w:rPr>
          <w:b/>
        </w:rPr>
      </w:pPr>
      <w:r w:rsidRPr="00B65ED4">
        <w:rPr>
          <w:b/>
        </w:rPr>
        <w:lastRenderedPageBreak/>
        <w:t>Figure 2.</w:t>
      </w:r>
    </w:p>
    <w:p w14:paraId="37D91FA4" w14:textId="77777777" w:rsidR="00D51504" w:rsidRPr="00B65ED4" w:rsidRDefault="00D51504" w:rsidP="00D5150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7D689B8C" wp14:editId="2549AD4B">
            <wp:extent cx="4530437" cy="62293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3">
                      <a:extLst>
                        <a:ext uri="{28A0092B-C50C-407E-A947-70E740481C1C}">
                          <a14:useLocalDpi xmlns:a14="http://schemas.microsoft.com/office/drawing/2010/main" val="0"/>
                        </a:ext>
                      </a:extLst>
                    </a:blip>
                    <a:stretch>
                      <a:fillRect/>
                    </a:stretch>
                  </pic:blipFill>
                  <pic:spPr>
                    <a:xfrm>
                      <a:off x="0" y="0"/>
                      <a:ext cx="4536602" cy="6237828"/>
                    </a:xfrm>
                    <a:prstGeom prst="rect">
                      <a:avLst/>
                    </a:prstGeom>
                  </pic:spPr>
                </pic:pic>
              </a:graphicData>
            </a:graphic>
          </wp:inline>
        </w:drawing>
      </w:r>
    </w:p>
    <w:p w14:paraId="1F9FACAC" w14:textId="0F65681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2. Observed dissolved organic carbon (DOC) and dissolved oxygen (DO) concentrations in each lake (</w:t>
      </w:r>
      <w:r>
        <w:rPr>
          <w:rFonts w:ascii="Times New Roman" w:eastAsia="Times New Roman" w:hAnsi="Times New Roman" w:cs="Times New Roman"/>
          <w:sz w:val="24"/>
          <w:szCs w:val="24"/>
        </w:rPr>
        <w:t>teal squares</w:t>
      </w:r>
      <w:r w:rsidRPr="00B65ED4">
        <w:rPr>
          <w:rFonts w:ascii="Times New Roman" w:eastAsia="Times New Roman" w:hAnsi="Times New Roman" w:cs="Times New Roman"/>
          <w:sz w:val="24"/>
          <w:szCs w:val="24"/>
        </w:rPr>
        <w:t>) compared to modeled concentrations (</w:t>
      </w:r>
      <w:r>
        <w:rPr>
          <w:rFonts w:ascii="Times New Roman" w:eastAsia="Times New Roman" w:hAnsi="Times New Roman" w:cs="Times New Roman"/>
          <w:sz w:val="24"/>
          <w:szCs w:val="24"/>
        </w:rPr>
        <w:t>purple</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circle</w:t>
      </w:r>
      <w:r w:rsidRPr="00B65ED4">
        <w:rPr>
          <w:rFonts w:ascii="Times New Roman" w:eastAsia="Times New Roman" w:hAnsi="Times New Roman" w:cs="Times New Roman"/>
          <w:sz w:val="24"/>
          <w:szCs w:val="24"/>
        </w:rPr>
        <w:t>s) for the same date. For some lakes, years differed between DOC and DO based on availability of observed data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Toolik</w:t>
      </w:r>
      <w:proofErr w:type="spellEnd"/>
      <w:r w:rsidRPr="00B65ED4">
        <w:rPr>
          <w:rFonts w:ascii="Times New Roman" w:eastAsia="Times New Roman" w:hAnsi="Times New Roman" w:cs="Times New Roman"/>
          <w:sz w:val="24"/>
          <w:szCs w:val="24"/>
        </w:rPr>
        <w:t xml:space="preserve"> data are temporally clustered due to </w:t>
      </w:r>
      <w:r>
        <w:rPr>
          <w:rFonts w:ascii="Times New Roman" w:eastAsia="Times New Roman" w:hAnsi="Times New Roman" w:cs="Times New Roman"/>
          <w:sz w:val="24"/>
          <w:szCs w:val="24"/>
        </w:rPr>
        <w:t xml:space="preserve">the </w:t>
      </w:r>
      <w:r w:rsidRPr="00B65ED4">
        <w:rPr>
          <w:rFonts w:ascii="Times New Roman" w:eastAsia="Times New Roman" w:hAnsi="Times New Roman" w:cs="Times New Roman"/>
          <w:sz w:val="24"/>
          <w:szCs w:val="24"/>
        </w:rPr>
        <w:t>short ice-free season.</w:t>
      </w:r>
    </w:p>
    <w:p w14:paraId="4BB01102" w14:textId="77777777" w:rsidR="00D51504" w:rsidRDefault="00D51504" w:rsidP="00D51504">
      <w:pPr>
        <w:pStyle w:val="NormalWeb"/>
        <w:spacing w:before="0" w:beforeAutospacing="0" w:after="0" w:afterAutospacing="0" w:line="480" w:lineRule="auto"/>
        <w:rPr>
          <w:b/>
        </w:rPr>
        <w:sectPr w:rsidR="00D51504" w:rsidSect="00D474CA">
          <w:pgSz w:w="12240" w:h="15840"/>
          <w:pgMar w:top="1440" w:right="1440" w:bottom="1440" w:left="1440" w:header="720" w:footer="720" w:gutter="0"/>
          <w:cols w:space="720"/>
          <w:docGrid w:linePitch="299"/>
        </w:sectPr>
      </w:pPr>
    </w:p>
    <w:p w14:paraId="5634FF31" w14:textId="0B79B22F" w:rsidR="00D51504" w:rsidRPr="00B65ED4" w:rsidRDefault="00D51504" w:rsidP="00D51504">
      <w:pPr>
        <w:pStyle w:val="NormalWeb"/>
        <w:spacing w:before="0" w:beforeAutospacing="0" w:after="0" w:afterAutospacing="0" w:line="480" w:lineRule="auto"/>
        <w:rPr>
          <w:b/>
        </w:rPr>
      </w:pPr>
      <w:r w:rsidRPr="00B65ED4">
        <w:rPr>
          <w:b/>
        </w:rPr>
        <w:lastRenderedPageBreak/>
        <w:t>Figure 3.</w:t>
      </w:r>
    </w:p>
    <w:p w14:paraId="4A2EF0E3" w14:textId="77777777" w:rsidR="00D51504" w:rsidRPr="00B65ED4" w:rsidRDefault="00D51504" w:rsidP="00D51504">
      <w:pPr>
        <w:pStyle w:val="NormalWeb"/>
        <w:spacing w:before="0" w:beforeAutospacing="0" w:after="0" w:afterAutospacing="0" w:line="480" w:lineRule="auto"/>
        <w:rPr>
          <w:b/>
        </w:rPr>
      </w:pPr>
      <w:r>
        <w:rPr>
          <w:b/>
          <w:noProof/>
        </w:rPr>
        <w:drawing>
          <wp:inline distT="0" distB="0" distL="0" distR="0" wp14:anchorId="2DC59F3F" wp14:editId="2CE5DD4B">
            <wp:extent cx="2082800" cy="520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4">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05DC187F" w14:textId="7777777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3. Sensitivity of</w:t>
      </w:r>
      <w:r>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dissolved organic carbon (</w:t>
      </w:r>
      <w:r w:rsidRPr="00B65ED4">
        <w:rPr>
          <w:rFonts w:ascii="Times New Roman" w:eastAsia="Times New Roman" w:hAnsi="Times New Roman" w:cs="Times New Roman"/>
          <w:sz w:val="24"/>
          <w:szCs w:val="24"/>
        </w:rPr>
        <w:t>DOC</w:t>
      </w:r>
      <w:r>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concentrations</w:t>
      </w:r>
      <w:r w:rsidRPr="00B65ED4">
        <w:rPr>
          <w:rFonts w:ascii="Times New Roman" w:eastAsia="Times New Roman" w:hAnsi="Times New Roman" w:cs="Times New Roman"/>
          <w:sz w:val="24"/>
          <w:szCs w:val="24"/>
        </w:rPr>
        <w:t xml:space="preserve"> to free parameters in the model. Each parameter</w:t>
      </w:r>
      <w:r>
        <w:rPr>
          <w:rStyle w:val="CommentReference"/>
        </w:rPr>
        <w:t xml:space="preserve"> </w:t>
      </w:r>
      <w:r w:rsidRPr="00B65ED4">
        <w:rPr>
          <w:rFonts w:ascii="Times New Roman" w:eastAsia="Times New Roman" w:hAnsi="Times New Roman" w:cs="Times New Roman"/>
          <w:sz w:val="24"/>
          <w:szCs w:val="24"/>
        </w:rPr>
        <w:t>was varied across a given range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0.0003-0.003</w:t>
      </w:r>
      <w:r w:rsidRPr="00A8030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RDOC</w:t>
      </w:r>
      <w:r w:rsidRPr="00B65ED4">
        <w:rPr>
          <w:rFonts w:ascii="Times New Roman" w:eastAsia="Times New Roman" w:hAnsi="Times New Roman" w:cs="Times New Roman"/>
          <w:bCs/>
          <w:sz w:val="24"/>
          <w:szCs w:val="24"/>
          <w:vertAlign w:val="subscript"/>
        </w:rPr>
        <w:t>Autoch</w:t>
      </w:r>
      <w:proofErr w:type="spellEnd"/>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0.003-0.3</w:t>
      </w: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0-1, </w:t>
      </w:r>
      <w:proofErr w:type="spellStart"/>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Pr>
          <w:rFonts w:ascii="Times New Roman" w:eastAsia="Times New Roman" w:hAnsi="Times New Roman" w:cs="Times New Roman"/>
          <w:sz w:val="24"/>
          <w:szCs w:val="24"/>
        </w:rPr>
        <w:t>wa</w:t>
      </w:r>
      <w:r w:rsidRPr="00B65ED4">
        <w:rPr>
          <w:rFonts w:ascii="Times New Roman" w:eastAsia="Times New Roman" w:hAnsi="Times New Roman" w:cs="Times New Roman"/>
          <w:sz w:val="24"/>
          <w:szCs w:val="24"/>
        </w:rPr>
        <w:t xml:space="preserve">s varied. Black circles represent observed in-lake DOC concentrations. </w:t>
      </w:r>
    </w:p>
    <w:p w14:paraId="67A4866B" w14:textId="77777777" w:rsidR="00D51504" w:rsidRPr="00B65ED4" w:rsidRDefault="00D51504" w:rsidP="00D51504">
      <w:pPr>
        <w:rPr>
          <w:rFonts w:ascii="Times New Roman" w:eastAsia="Times New Roman" w:hAnsi="Times New Roman" w:cs="Times New Roman"/>
          <w:b/>
          <w:color w:val="auto"/>
          <w:sz w:val="24"/>
          <w:szCs w:val="24"/>
        </w:rPr>
      </w:pP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6" w:name="_ocy0aysirc6j" w:colFirst="0" w:colLast="0"/>
      <w:bookmarkEnd w:id="16"/>
      <w:r w:rsidRPr="00B65ED4">
        <w:rPr>
          <w:rFonts w:ascii="Times New Roman" w:eastAsia="Times New Roman" w:hAnsi="Times New Roman" w:cs="Times New Roman"/>
          <w:b/>
          <w:sz w:val="24"/>
          <w:szCs w:val="24"/>
        </w:rPr>
        <w:lastRenderedPageBreak/>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5q3azwjwpxro" w:colFirst="0" w:colLast="0"/>
      <w:bookmarkEnd w:id="17"/>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6F502EAB" w:rsidR="0032009C" w:rsidRPr="00B65ED4" w:rsidRDefault="00587E6C"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sidR="008B1951">
        <w:rPr>
          <w:rFonts w:ascii="Times New Roman" w:eastAsia="Times New Roman" w:hAnsi="Times New Roman" w:cs="Times New Roman"/>
          <w:sz w:val="24"/>
          <w:szCs w:val="24"/>
        </w:rPr>
        <w:t>The RMSE of the model fits for DOC and DO were below 0.6 mg L</w:t>
      </w:r>
      <w:r w:rsidR="008B1951" w:rsidRPr="001E5181">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and 1.7 mg L</w:t>
      </w:r>
      <w:r w:rsidR="008B1951" w:rsidRPr="0092428F">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w:t>
      </w:r>
      <w:proofErr w:type="spellStart"/>
      <w:r w:rsidR="008B1951">
        <w:rPr>
          <w:rFonts w:ascii="Times New Roman" w:eastAsia="Times New Roman" w:hAnsi="Times New Roman" w:cs="Times New Roman"/>
          <w:sz w:val="24"/>
          <w:szCs w:val="24"/>
        </w:rPr>
        <w:t>Vänern</w:t>
      </w:r>
      <w:proofErr w:type="spellEnd"/>
      <w:r w:rsidR="008B1951">
        <w:rPr>
          <w:rFonts w:ascii="Times New Roman" w:eastAsia="Times New Roman" w:hAnsi="Times New Roman" w:cs="Times New Roman"/>
          <w:sz w:val="24"/>
          <w:szCs w:val="24"/>
        </w:rPr>
        <w:t xml:space="preserve"> for both DOC and DO (Table 4). Trout Lake and Harp Lake had poor fits for DOC (NSE &lt; 0), and </w:t>
      </w:r>
      <w:proofErr w:type="spellStart"/>
      <w:r w:rsidR="008B1951">
        <w:rPr>
          <w:rFonts w:ascii="Times New Roman" w:eastAsia="Times New Roman" w:hAnsi="Times New Roman" w:cs="Times New Roman"/>
          <w:sz w:val="24"/>
          <w:szCs w:val="24"/>
        </w:rPr>
        <w:t>Toolik</w:t>
      </w:r>
      <w:proofErr w:type="spellEnd"/>
      <w:r w:rsidR="008B1951">
        <w:rPr>
          <w:rFonts w:ascii="Times New Roman" w:eastAsia="Times New Roman" w:hAnsi="Times New Roman" w:cs="Times New Roman"/>
          <w:sz w:val="24"/>
          <w:szCs w:val="24"/>
        </w:rPr>
        <w:t xml:space="preserve"> and Harp Lake had poor fits for DO (NSE &lt; 0). </w:t>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xml:space="preserve">). Nonetheless, long-term model performance indicated the ability to account for lake variability in DOC and DO </w:t>
      </w:r>
      <w:r>
        <w:rPr>
          <w:rFonts w:ascii="Times New Roman" w:eastAsia="Times New Roman" w:hAnsi="Times New Roman" w:cs="Times New Roman"/>
          <w:sz w:val="24"/>
          <w:szCs w:val="24"/>
        </w:rPr>
        <w:t>at</w:t>
      </w:r>
      <w:r w:rsidR="00B80037" w:rsidRPr="00B65ED4">
        <w:rPr>
          <w:rFonts w:ascii="Times New Roman" w:eastAsia="Times New Roman" w:hAnsi="Times New Roman" w:cs="Times New Roman"/>
          <w:sz w:val="24"/>
          <w:szCs w:val="24"/>
        </w:rPr>
        <w:t xml:space="preserve">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25B6E1E1" w14:textId="77777777" w:rsidR="001B72FD"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w:t>
      </w:r>
      <w:proofErr w:type="spellStart"/>
      <w:r w:rsidR="00D81C2F" w:rsidRPr="00B65ED4">
        <w:rPr>
          <w:rFonts w:ascii="Times New Roman" w:eastAsia="Times New Roman" w:hAnsi="Times New Roman" w:cs="Times New Roman"/>
          <w:sz w:val="24"/>
          <w:szCs w:val="24"/>
        </w:rPr>
        <w:t>allochthonous</w:t>
      </w:r>
      <w:proofErr w:type="spellEnd"/>
      <w:r w:rsidR="00D81C2F" w:rsidRPr="00B65ED4">
        <w:rPr>
          <w:rFonts w:ascii="Times New Roman" w:eastAsia="Times New Roman" w:hAnsi="Times New Roman" w:cs="Times New Roman"/>
          <w:sz w:val="24"/>
          <w:szCs w:val="24"/>
        </w:rPr>
        <w:t xml:space="preserve">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 xml:space="preserve">more </w:t>
      </w:r>
    </w:p>
    <w:p w14:paraId="44A6C3D4" w14:textId="6B071650" w:rsidR="001B72FD" w:rsidRDefault="00D81C2F" w:rsidP="001B72F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Burial rates for </w:t>
      </w:r>
      <w:proofErr w:type="spellStart"/>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proofErr w:type="spellEnd"/>
      <w:r w:rsidR="002B3835">
        <w:rPr>
          <w:rFonts w:ascii="Times New Roman" w:eastAsia="Times New Roman" w:hAnsi="Times New Roman" w:cs="Times New Roman"/>
          <w:sz w:val="24"/>
          <w:szCs w:val="24"/>
        </w:rPr>
        <w:t xml:space="preserve"> inputs</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Pr="00B65ED4">
        <w:rPr>
          <w:rFonts w:ascii="Times New Roman" w:eastAsia="Times New Roman" w:hAnsi="Times New Roman" w:cs="Times New Roman"/>
          <w:sz w:val="24"/>
          <w:szCs w:val="24"/>
          <w:vertAlign w:val="subscript"/>
        </w:rPr>
        <w:t>och</w:t>
      </w:r>
      <w:proofErr w:type="spellEnd"/>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Pr="00B65ED4">
        <w:rPr>
          <w:rFonts w:ascii="Times New Roman" w:eastAsia="Times New Roman" w:hAnsi="Times New Roman" w:cs="Times New Roman"/>
          <w:sz w:val="24"/>
          <w:szCs w:val="24"/>
        </w:rPr>
        <w:t xml:space="preserve">.  </w:t>
      </w:r>
    </w:p>
    <w:p w14:paraId="540B102E" w14:textId="77777777" w:rsidR="001B72FD" w:rsidRDefault="001B72FD" w:rsidP="001B72FD">
      <w:pPr>
        <w:rPr>
          <w:rFonts w:ascii="Times New Roman" w:eastAsia="Times New Roman" w:hAnsi="Times New Roman" w:cs="Times New Roman"/>
          <w:b/>
          <w:sz w:val="24"/>
          <w:szCs w:val="24"/>
        </w:rPr>
        <w:sectPr w:rsidR="001B72FD" w:rsidSect="00D474CA">
          <w:pgSz w:w="12240" w:h="15840"/>
          <w:pgMar w:top="1440" w:right="1440" w:bottom="1440" w:left="1440" w:header="720" w:footer="720" w:gutter="0"/>
          <w:cols w:space="720"/>
          <w:docGrid w:linePitch="299"/>
        </w:sectPr>
      </w:pPr>
    </w:p>
    <w:p w14:paraId="0D200F24" w14:textId="2E5A2A07" w:rsidR="001B72FD" w:rsidRPr="00B711FD" w:rsidRDefault="001B72FD" w:rsidP="001B72F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 and estimates of the parameter means (parentheses include standard error of the mean estimate, SEM). All parameters had a collinearity &lt; 20 and were assumed independent. RMSE = root mean square error</w:t>
      </w:r>
      <w:r>
        <w:rPr>
          <w:rFonts w:ascii="Times New Roman" w:eastAsia="Times New Roman" w:hAnsi="Times New Roman" w:cs="Times New Roman"/>
          <w:b/>
          <w:sz w:val="24"/>
          <w:szCs w:val="24"/>
        </w:rPr>
        <w:t xml:space="preserve"> (mg L</w:t>
      </w:r>
      <w:r w:rsidRPr="00B313DB">
        <w:rPr>
          <w:rFonts w:ascii="Times New Roman" w:eastAsia="Times New Roman" w:hAnsi="Times New Roman" w:cs="Times New Roman"/>
          <w:b/>
          <w:sz w:val="24"/>
          <w:szCs w:val="24"/>
          <w:vertAlign w:val="superscript"/>
        </w:rPr>
        <w:t>-1</w:t>
      </w:r>
      <w:r>
        <w:rPr>
          <w:rFonts w:ascii="Times New Roman" w:eastAsia="Times New Roman" w:hAnsi="Times New Roman" w:cs="Times New Roman"/>
          <w:b/>
          <w:color w:val="auto"/>
          <w:sz w:val="24"/>
          <w:szCs w:val="24"/>
        </w:rPr>
        <w:t>), NSE = Nash-Sutcliffe Efficiency score.</w:t>
      </w:r>
    </w:p>
    <w:p w14:paraId="21F198F8" w14:textId="77777777" w:rsidR="001B72FD" w:rsidRPr="00B65ED4" w:rsidRDefault="001B72FD" w:rsidP="001B72FD">
      <w:pPr>
        <w:rPr>
          <w:rFonts w:ascii="Times New Roman" w:eastAsia="Times New Roman" w:hAnsi="Times New Roman" w:cs="Times New Roman"/>
          <w:b/>
          <w:sz w:val="24"/>
          <w:szCs w:val="24"/>
        </w:rPr>
      </w:pPr>
    </w:p>
    <w:tbl>
      <w:tblPr>
        <w:tblStyle w:val="TableGrid"/>
        <w:tblW w:w="12865" w:type="dxa"/>
        <w:tblLook w:val="04A0" w:firstRow="1" w:lastRow="0" w:firstColumn="1" w:lastColumn="0" w:noHBand="0" w:noVBand="1"/>
      </w:tblPr>
      <w:tblGrid>
        <w:gridCol w:w="1201"/>
        <w:gridCol w:w="1218"/>
        <w:gridCol w:w="1076"/>
        <w:gridCol w:w="1076"/>
        <w:gridCol w:w="949"/>
        <w:gridCol w:w="1945"/>
        <w:gridCol w:w="1980"/>
        <w:gridCol w:w="1710"/>
        <w:gridCol w:w="1710"/>
      </w:tblGrid>
      <w:tr w:rsidR="001B72FD" w:rsidRPr="00B65ED4" w14:paraId="45AAF812" w14:textId="77777777" w:rsidTr="00144BBE">
        <w:trPr>
          <w:trHeight w:val="314"/>
        </w:trPr>
        <w:tc>
          <w:tcPr>
            <w:tcW w:w="0" w:type="auto"/>
            <w:noWrap/>
            <w:vAlign w:val="center"/>
            <w:hideMark/>
          </w:tcPr>
          <w:p w14:paraId="4C86211C"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218" w:type="dxa"/>
            <w:noWrap/>
            <w:vAlign w:val="center"/>
            <w:hideMark/>
          </w:tcPr>
          <w:p w14:paraId="50B0FFCB"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1076" w:type="dxa"/>
            <w:vAlign w:val="center"/>
          </w:tcPr>
          <w:p w14:paraId="3151F9AC" w14:textId="77777777" w:rsidR="001B72FD" w:rsidRDefault="001B72FD" w:rsidP="0034339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1076" w:type="dxa"/>
            <w:vAlign w:val="center"/>
          </w:tcPr>
          <w:p w14:paraId="30E3F6AE" w14:textId="77777777" w:rsidR="001B72FD" w:rsidRDefault="001B72FD" w:rsidP="0034339C">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p>
        </w:tc>
        <w:tc>
          <w:tcPr>
            <w:tcW w:w="949" w:type="dxa"/>
            <w:vAlign w:val="center"/>
          </w:tcPr>
          <w:p w14:paraId="347B37B8" w14:textId="77777777" w:rsidR="001B72FD" w:rsidRDefault="001B72FD" w:rsidP="0034339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p>
        </w:tc>
        <w:tc>
          <w:tcPr>
            <w:tcW w:w="1945" w:type="dxa"/>
            <w:vAlign w:val="center"/>
          </w:tcPr>
          <w:p w14:paraId="761564C2"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proofErr w:type="spellEnd"/>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2DC75B4B"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proofErr w:type="spellEnd"/>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710" w:type="dxa"/>
            <w:vAlign w:val="center"/>
          </w:tcPr>
          <w:p w14:paraId="5406069D" w14:textId="77777777" w:rsidR="001B72FD" w:rsidRPr="00F4451F" w:rsidRDefault="001B72FD" w:rsidP="0034339C">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roofErr w:type="spellEnd"/>
          </w:p>
        </w:tc>
        <w:tc>
          <w:tcPr>
            <w:tcW w:w="1710" w:type="dxa"/>
            <w:vAlign w:val="center"/>
          </w:tcPr>
          <w:p w14:paraId="0638A1FC" w14:textId="77777777" w:rsidR="001B72FD" w:rsidRPr="00F4451F" w:rsidRDefault="001B72FD" w:rsidP="0034339C">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roofErr w:type="spellEnd"/>
          </w:p>
        </w:tc>
      </w:tr>
      <w:tr w:rsidR="001B72FD" w:rsidRPr="00B65ED4" w14:paraId="27C7D9A2" w14:textId="77777777" w:rsidTr="00144BBE">
        <w:trPr>
          <w:trHeight w:val="350"/>
        </w:trPr>
        <w:tc>
          <w:tcPr>
            <w:tcW w:w="0" w:type="auto"/>
            <w:noWrap/>
            <w:vAlign w:val="center"/>
            <w:hideMark/>
          </w:tcPr>
          <w:p w14:paraId="4AFB94DE"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218" w:type="dxa"/>
            <w:noWrap/>
            <w:vAlign w:val="center"/>
            <w:hideMark/>
          </w:tcPr>
          <w:p w14:paraId="308AE9AF"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076" w:type="dxa"/>
            <w:vAlign w:val="center"/>
          </w:tcPr>
          <w:p w14:paraId="5C339AAA"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076" w:type="dxa"/>
            <w:vAlign w:val="center"/>
          </w:tcPr>
          <w:p w14:paraId="42C15F86"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949" w:type="dxa"/>
            <w:vAlign w:val="center"/>
          </w:tcPr>
          <w:p w14:paraId="0F7A6383"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945" w:type="dxa"/>
            <w:vAlign w:val="center"/>
          </w:tcPr>
          <w:p w14:paraId="6548452C"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209285BF"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710" w:type="dxa"/>
            <w:vAlign w:val="center"/>
          </w:tcPr>
          <w:p w14:paraId="3021C548"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1710" w:type="dxa"/>
            <w:vAlign w:val="center"/>
          </w:tcPr>
          <w:p w14:paraId="1A9A2D48"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1B72FD" w:rsidRPr="00B65ED4" w14:paraId="3C8C0187" w14:textId="77777777" w:rsidTr="00144BBE">
        <w:trPr>
          <w:trHeight w:val="348"/>
        </w:trPr>
        <w:tc>
          <w:tcPr>
            <w:tcW w:w="0" w:type="auto"/>
            <w:noWrap/>
            <w:vAlign w:val="center"/>
            <w:hideMark/>
          </w:tcPr>
          <w:p w14:paraId="38F4D15A"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218" w:type="dxa"/>
            <w:noWrap/>
            <w:vAlign w:val="center"/>
            <w:hideMark/>
          </w:tcPr>
          <w:p w14:paraId="231037B3"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076" w:type="dxa"/>
            <w:vAlign w:val="center"/>
          </w:tcPr>
          <w:p w14:paraId="403584E0"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1076" w:type="dxa"/>
            <w:vAlign w:val="center"/>
          </w:tcPr>
          <w:p w14:paraId="60375DB7"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949" w:type="dxa"/>
            <w:vAlign w:val="center"/>
          </w:tcPr>
          <w:p w14:paraId="4713153D"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945" w:type="dxa"/>
            <w:vAlign w:val="center"/>
          </w:tcPr>
          <w:p w14:paraId="4222A43F"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4603CB9E"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710" w:type="dxa"/>
            <w:vAlign w:val="center"/>
          </w:tcPr>
          <w:p w14:paraId="1AA75839"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1710" w:type="dxa"/>
            <w:vAlign w:val="center"/>
          </w:tcPr>
          <w:p w14:paraId="20F044CC"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1B72FD" w:rsidRPr="00B65ED4" w14:paraId="6CF592CE" w14:textId="77777777" w:rsidTr="00144BBE">
        <w:trPr>
          <w:trHeight w:val="303"/>
        </w:trPr>
        <w:tc>
          <w:tcPr>
            <w:tcW w:w="0" w:type="auto"/>
            <w:noWrap/>
            <w:vAlign w:val="center"/>
            <w:hideMark/>
          </w:tcPr>
          <w:p w14:paraId="62237374" w14:textId="77777777" w:rsidR="001B72FD" w:rsidRPr="00B65ED4" w:rsidRDefault="001B72FD" w:rsidP="0034339C">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218" w:type="dxa"/>
            <w:noWrap/>
            <w:vAlign w:val="center"/>
            <w:hideMark/>
          </w:tcPr>
          <w:p w14:paraId="05111A10"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076" w:type="dxa"/>
            <w:vAlign w:val="center"/>
          </w:tcPr>
          <w:p w14:paraId="7C218105"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076" w:type="dxa"/>
            <w:vAlign w:val="center"/>
          </w:tcPr>
          <w:p w14:paraId="2C5F9946"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949" w:type="dxa"/>
            <w:vAlign w:val="center"/>
          </w:tcPr>
          <w:p w14:paraId="6A87E107"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945" w:type="dxa"/>
            <w:vAlign w:val="center"/>
          </w:tcPr>
          <w:p w14:paraId="79D0B822"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5734F473"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710" w:type="dxa"/>
            <w:vAlign w:val="center"/>
          </w:tcPr>
          <w:p w14:paraId="2592C29C"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1710" w:type="dxa"/>
            <w:vAlign w:val="center"/>
          </w:tcPr>
          <w:p w14:paraId="0A40A48E"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1B72FD" w:rsidRPr="00B65ED4" w14:paraId="5A65F107" w14:textId="77777777" w:rsidTr="00144BBE">
        <w:trPr>
          <w:trHeight w:val="303"/>
        </w:trPr>
        <w:tc>
          <w:tcPr>
            <w:tcW w:w="0" w:type="auto"/>
            <w:noWrap/>
            <w:vAlign w:val="center"/>
            <w:hideMark/>
          </w:tcPr>
          <w:p w14:paraId="240DE405"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218" w:type="dxa"/>
            <w:noWrap/>
            <w:vAlign w:val="center"/>
            <w:hideMark/>
          </w:tcPr>
          <w:p w14:paraId="43F15EF8"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1076" w:type="dxa"/>
            <w:vAlign w:val="center"/>
          </w:tcPr>
          <w:p w14:paraId="1DD5310E"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076" w:type="dxa"/>
            <w:vAlign w:val="center"/>
          </w:tcPr>
          <w:p w14:paraId="16C79B37"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949" w:type="dxa"/>
            <w:vAlign w:val="center"/>
          </w:tcPr>
          <w:p w14:paraId="029A3825"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945" w:type="dxa"/>
            <w:vAlign w:val="center"/>
          </w:tcPr>
          <w:p w14:paraId="71688887"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524A9FE0"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710" w:type="dxa"/>
            <w:vAlign w:val="center"/>
          </w:tcPr>
          <w:p w14:paraId="13E43676"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1710" w:type="dxa"/>
            <w:vAlign w:val="center"/>
          </w:tcPr>
          <w:p w14:paraId="3509F76D"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1B72FD" w:rsidRPr="00B65ED4" w14:paraId="6A1F5B50" w14:textId="77777777" w:rsidTr="00144BBE">
        <w:trPr>
          <w:trHeight w:val="357"/>
        </w:trPr>
        <w:tc>
          <w:tcPr>
            <w:tcW w:w="0" w:type="auto"/>
            <w:noWrap/>
            <w:vAlign w:val="center"/>
            <w:hideMark/>
          </w:tcPr>
          <w:p w14:paraId="13DC90FB" w14:textId="77777777" w:rsidR="001B72FD" w:rsidRPr="00B65ED4" w:rsidRDefault="001B72FD" w:rsidP="0034339C">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Vänern</w:t>
            </w:r>
            <w:proofErr w:type="spellEnd"/>
          </w:p>
        </w:tc>
        <w:tc>
          <w:tcPr>
            <w:tcW w:w="1218" w:type="dxa"/>
            <w:noWrap/>
            <w:vAlign w:val="center"/>
            <w:hideMark/>
          </w:tcPr>
          <w:p w14:paraId="0FB2B531"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076" w:type="dxa"/>
            <w:vAlign w:val="center"/>
          </w:tcPr>
          <w:p w14:paraId="55DDE1A1"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076" w:type="dxa"/>
            <w:vAlign w:val="center"/>
          </w:tcPr>
          <w:p w14:paraId="3C25CC9C"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949" w:type="dxa"/>
            <w:vAlign w:val="center"/>
          </w:tcPr>
          <w:p w14:paraId="11273E76"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945" w:type="dxa"/>
            <w:vAlign w:val="center"/>
          </w:tcPr>
          <w:p w14:paraId="2993FAC7"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2D0869D4"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710" w:type="dxa"/>
            <w:vAlign w:val="center"/>
          </w:tcPr>
          <w:p w14:paraId="36D0B312"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1710" w:type="dxa"/>
            <w:vAlign w:val="center"/>
          </w:tcPr>
          <w:p w14:paraId="7F729732"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4FFEF988" w14:textId="77777777" w:rsidR="001B72FD" w:rsidRPr="00B65ED4" w:rsidRDefault="001B72FD" w:rsidP="001B72FD">
      <w:pPr>
        <w:rPr>
          <w:rFonts w:ascii="Times New Roman" w:eastAsia="Times New Roman" w:hAnsi="Times New Roman" w:cs="Times New Roman"/>
          <w:sz w:val="24"/>
          <w:szCs w:val="24"/>
        </w:rPr>
        <w:sectPr w:rsidR="001B72FD" w:rsidRPr="00B65ED4" w:rsidSect="00D474CA">
          <w:pgSz w:w="15840" w:h="12240" w:orient="landscape"/>
          <w:pgMar w:top="1440" w:right="1440" w:bottom="1440" w:left="1440" w:header="720" w:footer="720" w:gutter="0"/>
          <w:cols w:space="720"/>
          <w:docGrid w:linePitch="299"/>
        </w:sectPr>
      </w:pPr>
    </w:p>
    <w:p w14:paraId="45710055" w14:textId="24D1FF0C" w:rsidR="00366556" w:rsidRDefault="00366556" w:rsidP="001B72F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proofErr w:type="spellStart"/>
      <w:r w:rsidR="001901E2">
        <w:rPr>
          <w:rFonts w:ascii="Times New Roman" w:eastAsia="Times New Roman" w:hAnsi="Times New Roman" w:cs="Times New Roman"/>
          <w:sz w:val="24"/>
          <w:szCs w:val="24"/>
        </w:rPr>
        <w:t>Vänern</w:t>
      </w:r>
      <w:proofErr w:type="spellEnd"/>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proofErr w:type="spellEnd"/>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w:t>
      </w:r>
      <w:proofErr w:type="spellStart"/>
      <w:r w:rsidR="001901E2">
        <w:rPr>
          <w:rFonts w:ascii="Times New Roman" w:eastAsia="Times New Roman" w:hAnsi="Times New Roman" w:cs="Times New Roman"/>
          <w:sz w:val="24"/>
          <w:szCs w:val="24"/>
        </w:rPr>
        <w:t>Vänern</w:t>
      </w:r>
      <w:proofErr w:type="spellEnd"/>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750233" w:rsidRPr="00B65ED4">
        <w:rPr>
          <w:rFonts w:ascii="Times New Roman" w:eastAsia="Times New Roman" w:hAnsi="Times New Roman" w:cs="Times New Roman"/>
          <w:sz w:val="24"/>
          <w:szCs w:val="24"/>
        </w:rPr>
        <w:t xml:space="preserve">, respectively. </w:t>
      </w:r>
    </w:p>
    <w:p w14:paraId="2B9B81DF" w14:textId="77777777" w:rsidR="008C2B09" w:rsidRDefault="008C2B09" w:rsidP="008C2B09">
      <w:pPr>
        <w:pStyle w:val="NormalWeb"/>
        <w:spacing w:before="0" w:beforeAutospacing="0" w:after="0" w:afterAutospacing="0" w:line="480" w:lineRule="auto"/>
        <w:rPr>
          <w:b/>
        </w:rPr>
      </w:pPr>
    </w:p>
    <w:p w14:paraId="21D14C3C" w14:textId="77777777" w:rsidR="008C2B09" w:rsidRDefault="008C2B09" w:rsidP="008C2B09">
      <w:pPr>
        <w:pStyle w:val="NormalWeb"/>
        <w:spacing w:before="0" w:beforeAutospacing="0" w:after="0" w:afterAutospacing="0" w:line="480" w:lineRule="auto"/>
        <w:rPr>
          <w:b/>
        </w:rPr>
      </w:pPr>
    </w:p>
    <w:p w14:paraId="7213B810" w14:textId="77777777" w:rsidR="008C2B09" w:rsidRDefault="008C2B09" w:rsidP="008C2B09">
      <w:pPr>
        <w:pStyle w:val="NormalWeb"/>
        <w:spacing w:before="0" w:beforeAutospacing="0" w:after="0" w:afterAutospacing="0" w:line="480" w:lineRule="auto"/>
        <w:rPr>
          <w:b/>
        </w:rPr>
      </w:pPr>
    </w:p>
    <w:p w14:paraId="1F3A06EE" w14:textId="77777777" w:rsidR="008C2B09" w:rsidRDefault="008C2B09" w:rsidP="008C2B09">
      <w:pPr>
        <w:pStyle w:val="NormalWeb"/>
        <w:spacing w:before="0" w:beforeAutospacing="0" w:after="0" w:afterAutospacing="0" w:line="480" w:lineRule="auto"/>
        <w:rPr>
          <w:b/>
        </w:rPr>
      </w:pPr>
    </w:p>
    <w:p w14:paraId="7FCF395F" w14:textId="77777777" w:rsidR="008C2B09" w:rsidRDefault="008C2B09" w:rsidP="008C2B09">
      <w:pPr>
        <w:pStyle w:val="NormalWeb"/>
        <w:spacing w:before="0" w:beforeAutospacing="0" w:after="0" w:afterAutospacing="0" w:line="480" w:lineRule="auto"/>
        <w:rPr>
          <w:b/>
        </w:rPr>
      </w:pPr>
    </w:p>
    <w:p w14:paraId="5C7E8E12" w14:textId="77777777" w:rsidR="008C2B09" w:rsidRDefault="008C2B09" w:rsidP="008C2B09">
      <w:pPr>
        <w:pStyle w:val="NormalWeb"/>
        <w:spacing w:before="0" w:beforeAutospacing="0" w:after="0" w:afterAutospacing="0" w:line="480" w:lineRule="auto"/>
        <w:rPr>
          <w:b/>
        </w:rPr>
      </w:pPr>
    </w:p>
    <w:p w14:paraId="41CD719B" w14:textId="77777777" w:rsidR="008C2B09" w:rsidRDefault="008C2B09" w:rsidP="008C2B09">
      <w:pPr>
        <w:pStyle w:val="NormalWeb"/>
        <w:spacing w:before="0" w:beforeAutospacing="0" w:after="0" w:afterAutospacing="0" w:line="480" w:lineRule="auto"/>
        <w:rPr>
          <w:b/>
        </w:rPr>
      </w:pPr>
    </w:p>
    <w:p w14:paraId="75F216B8" w14:textId="77777777" w:rsidR="008C2B09" w:rsidRDefault="008C2B09" w:rsidP="008C2B09">
      <w:pPr>
        <w:pStyle w:val="NormalWeb"/>
        <w:spacing w:before="0" w:beforeAutospacing="0" w:after="0" w:afterAutospacing="0" w:line="480" w:lineRule="auto"/>
        <w:rPr>
          <w:b/>
        </w:rPr>
      </w:pPr>
    </w:p>
    <w:p w14:paraId="3ADBBA15" w14:textId="77777777" w:rsidR="008C2B09" w:rsidRDefault="008C2B09" w:rsidP="008C2B09">
      <w:pPr>
        <w:pStyle w:val="NormalWeb"/>
        <w:spacing w:before="0" w:beforeAutospacing="0" w:after="0" w:afterAutospacing="0" w:line="480" w:lineRule="auto"/>
        <w:rPr>
          <w:b/>
        </w:rPr>
      </w:pPr>
    </w:p>
    <w:p w14:paraId="022FB655" w14:textId="77777777" w:rsidR="008C2B09" w:rsidRDefault="008C2B09" w:rsidP="008C2B09">
      <w:pPr>
        <w:pStyle w:val="NormalWeb"/>
        <w:spacing w:before="0" w:beforeAutospacing="0" w:after="0" w:afterAutospacing="0" w:line="480" w:lineRule="auto"/>
        <w:rPr>
          <w:b/>
        </w:rPr>
      </w:pPr>
    </w:p>
    <w:p w14:paraId="7683D6F1" w14:textId="77777777" w:rsidR="008C2B09" w:rsidRDefault="008C2B09" w:rsidP="008C2B09">
      <w:pPr>
        <w:pStyle w:val="NormalWeb"/>
        <w:spacing w:before="0" w:beforeAutospacing="0" w:after="0" w:afterAutospacing="0" w:line="480" w:lineRule="auto"/>
        <w:rPr>
          <w:b/>
        </w:rPr>
      </w:pPr>
    </w:p>
    <w:p w14:paraId="53B082C6" w14:textId="77777777" w:rsidR="008C2B09" w:rsidRDefault="008C2B09" w:rsidP="008C2B09">
      <w:pPr>
        <w:pStyle w:val="NormalWeb"/>
        <w:spacing w:before="0" w:beforeAutospacing="0" w:after="0" w:afterAutospacing="0" w:line="480" w:lineRule="auto"/>
        <w:rPr>
          <w:b/>
        </w:rPr>
      </w:pPr>
    </w:p>
    <w:p w14:paraId="02526EBD" w14:textId="77777777" w:rsidR="008C2B09" w:rsidRDefault="008C2B09" w:rsidP="008C2B09">
      <w:pPr>
        <w:pStyle w:val="NormalWeb"/>
        <w:spacing w:before="0" w:beforeAutospacing="0" w:after="0" w:afterAutospacing="0" w:line="480" w:lineRule="auto"/>
        <w:rPr>
          <w:b/>
        </w:rPr>
        <w:sectPr w:rsidR="008C2B09" w:rsidSect="00D474CA">
          <w:pgSz w:w="12240" w:h="15840"/>
          <w:pgMar w:top="1440" w:right="1440" w:bottom="1440" w:left="1440" w:header="720" w:footer="720" w:gutter="0"/>
          <w:cols w:space="720"/>
          <w:docGrid w:linePitch="299"/>
        </w:sectPr>
      </w:pPr>
    </w:p>
    <w:p w14:paraId="2F6F026E" w14:textId="77777777" w:rsidR="008C2B09" w:rsidRPr="00B65ED4" w:rsidRDefault="008C2B09" w:rsidP="008C2B09">
      <w:pPr>
        <w:pStyle w:val="NormalWeb"/>
        <w:spacing w:before="0" w:beforeAutospacing="0" w:after="0" w:afterAutospacing="0"/>
        <w:rPr>
          <w:b/>
        </w:rPr>
      </w:pPr>
      <w:r w:rsidRPr="00B65ED4">
        <w:rPr>
          <w:b/>
        </w:rPr>
        <w:lastRenderedPageBreak/>
        <w:t>Figure 4.</w:t>
      </w:r>
    </w:p>
    <w:p w14:paraId="50BD1186" w14:textId="77777777"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348DC826" wp14:editId="27967BF9">
            <wp:extent cx="4313382" cy="593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5">
                      <a:extLst>
                        <a:ext uri="{28A0092B-C50C-407E-A947-70E740481C1C}">
                          <a14:useLocalDpi xmlns:a14="http://schemas.microsoft.com/office/drawing/2010/main" val="0"/>
                        </a:ext>
                      </a:extLst>
                    </a:blip>
                    <a:stretch>
                      <a:fillRect/>
                    </a:stretch>
                  </pic:blipFill>
                  <pic:spPr>
                    <a:xfrm>
                      <a:off x="0" y="0"/>
                      <a:ext cx="4318187" cy="5937506"/>
                    </a:xfrm>
                    <a:prstGeom prst="rect">
                      <a:avLst/>
                    </a:prstGeom>
                  </pic:spPr>
                </pic:pic>
              </a:graphicData>
            </a:graphic>
          </wp:inline>
        </w:drawing>
      </w:r>
    </w:p>
    <w:p w14:paraId="0056312D" w14:textId="77777777" w:rsidR="008C2B09" w:rsidRPr="00B65ED4" w:rsidRDefault="008C2B09" w:rsidP="008C2B09">
      <w:pPr>
        <w:pStyle w:val="NormalWeb"/>
        <w:spacing w:before="0" w:beforeAutospacing="0" w:after="0" w:afterAutospacing="0" w:line="480" w:lineRule="auto"/>
        <w:rPr>
          <w:color w:val="000000"/>
        </w:rPr>
      </w:pPr>
      <w:r w:rsidRPr="00B65ED4">
        <w:t xml:space="preserve">Figure 4. </w:t>
      </w:r>
      <w:r w:rsidRPr="00B65ED4">
        <w:rPr>
          <w:color w:val="000000"/>
        </w:rPr>
        <w:t xml:space="preserve">Time series of organic carbon fluxes and fates. a) Colored areas represent magnitudes of input (allochthonous and autochthonous) and output fluxes (export, burial, and respiration). All lines are stacked to show cumulative magnitudes. b) Absolute values of burial, respiration, and input fluxes. Vertical axes for </w:t>
      </w:r>
      <w:proofErr w:type="spellStart"/>
      <w:r w:rsidRPr="00B65ED4">
        <w:rPr>
          <w:color w:val="000000"/>
        </w:rPr>
        <w:t>Toolik</w:t>
      </w:r>
      <w:proofErr w:type="spellEnd"/>
      <w:r w:rsidRPr="00B65ED4">
        <w:rPr>
          <w:color w:val="000000"/>
        </w:rPr>
        <w:t xml:space="preserve"> Lake plots were truncated to enable visualization of relat</w:t>
      </w:r>
      <w:r>
        <w:rPr>
          <w:color w:val="000000"/>
        </w:rPr>
        <w:t>ively lower fluxes. Maximum allo</w:t>
      </w:r>
      <w:r w:rsidRPr="00B65ED4">
        <w:rPr>
          <w:color w:val="000000"/>
        </w:rPr>
        <w:t>chthon</w:t>
      </w:r>
      <w:r>
        <w:rPr>
          <w:color w:val="000000"/>
        </w:rPr>
        <w:t>ous inputs</w:t>
      </w:r>
      <w:r w:rsidRPr="00B65ED4">
        <w:rPr>
          <w:color w:val="000000"/>
        </w:rPr>
        <w:t xml:space="preserve"> and </w:t>
      </w:r>
      <w:r>
        <w:rPr>
          <w:color w:val="000000"/>
        </w:rPr>
        <w:t xml:space="preserve">export for </w:t>
      </w:r>
      <w:proofErr w:type="spellStart"/>
      <w:r>
        <w:rPr>
          <w:color w:val="000000"/>
        </w:rPr>
        <w:t>Toolik</w:t>
      </w:r>
      <w:proofErr w:type="spellEnd"/>
      <w:r>
        <w:rPr>
          <w:color w:val="000000"/>
        </w:rPr>
        <w:t xml:space="preserve"> Lake were 1378</w:t>
      </w:r>
      <w:r w:rsidRPr="00B65ED4">
        <w:rPr>
          <w:color w:val="000000"/>
        </w:rPr>
        <w:t xml:space="preserve"> </w:t>
      </w:r>
      <w:r w:rsidRPr="00B65ED4">
        <w:t>and -</w:t>
      </w:r>
      <w:r>
        <w:t>86</w:t>
      </w:r>
      <w:r w:rsidRPr="00B65ED4">
        <w:t>8 g m</w:t>
      </w:r>
      <w:r w:rsidRPr="00B65ED4">
        <w:rPr>
          <w:vertAlign w:val="superscript"/>
        </w:rPr>
        <w:t xml:space="preserve">-2 </w:t>
      </w:r>
      <w:r w:rsidRPr="00B65ED4">
        <w:t>y</w:t>
      </w:r>
      <w:r w:rsidRPr="00B65ED4">
        <w:rPr>
          <w:vertAlign w:val="superscript"/>
        </w:rPr>
        <w:t>-1</w:t>
      </w:r>
      <w:r w:rsidRPr="00B65ED4">
        <w:t>, respectively (May 2003).</w:t>
      </w:r>
      <w:r w:rsidRPr="00B65ED4">
        <w:rPr>
          <w:b/>
        </w:rPr>
        <w:br w:type="page"/>
      </w: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xlemxvr7c40e" w:colFirst="0" w:colLast="0"/>
      <w:bookmarkEnd w:id="18"/>
      <w:r w:rsidRPr="00B65ED4">
        <w:rPr>
          <w:rFonts w:ascii="Times New Roman" w:eastAsia="Times New Roman" w:hAnsi="Times New Roman" w:cs="Times New Roman"/>
          <w:i/>
          <w:sz w:val="24"/>
          <w:szCs w:val="24"/>
        </w:rPr>
        <w:lastRenderedPageBreak/>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proofErr w:type="spellStart"/>
      <w:r w:rsidR="001901E2">
        <w:rPr>
          <w:rFonts w:ascii="Times New Roman" w:eastAsia="Times New Roman" w:hAnsi="Times New Roman" w:cs="Times New Roman"/>
          <w:sz w:val="24"/>
          <w:szCs w:val="24"/>
        </w:rPr>
        <w:t>Vänern</w:t>
      </w:r>
      <w:proofErr w:type="spellEnd"/>
      <w:r w:rsidR="00695F23" w:rsidRPr="00B65ED4">
        <w:rPr>
          <w:rFonts w:ascii="Times New Roman" w:eastAsia="Times New Roman" w:hAnsi="Times New Roman" w:cs="Times New Roman"/>
          <w:sz w:val="24"/>
          <w:szCs w:val="24"/>
        </w:rPr>
        <w:t xml:space="preserve">.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138179BC" w:rsidR="00B92E04" w:rsidRDefault="00B92E04" w:rsidP="002F35B3">
      <w:pPr>
        <w:spacing w:line="480" w:lineRule="auto"/>
        <w:ind w:firstLine="720"/>
        <w:rPr>
          <w:rFonts w:ascii="Times New Roman" w:eastAsia="Times New Roman" w:hAnsi="Times New Roman" w:cs="Times New Roman"/>
          <w:sz w:val="24"/>
          <w:szCs w:val="24"/>
        </w:rPr>
      </w:pPr>
    </w:p>
    <w:p w14:paraId="6927D465" w14:textId="6E2764B9" w:rsidR="008C2B09" w:rsidRDefault="008C2B09" w:rsidP="002F35B3">
      <w:pPr>
        <w:spacing w:line="480" w:lineRule="auto"/>
        <w:ind w:firstLine="720"/>
        <w:rPr>
          <w:rFonts w:ascii="Times New Roman" w:eastAsia="Times New Roman" w:hAnsi="Times New Roman" w:cs="Times New Roman"/>
          <w:sz w:val="24"/>
          <w:szCs w:val="24"/>
        </w:rPr>
      </w:pPr>
    </w:p>
    <w:p w14:paraId="784FF4E8" w14:textId="2DC15DF5" w:rsidR="008C2B09" w:rsidRDefault="008C2B09" w:rsidP="002F35B3">
      <w:pPr>
        <w:spacing w:line="480" w:lineRule="auto"/>
        <w:ind w:firstLine="720"/>
        <w:rPr>
          <w:rFonts w:ascii="Times New Roman" w:eastAsia="Times New Roman" w:hAnsi="Times New Roman" w:cs="Times New Roman"/>
          <w:sz w:val="24"/>
          <w:szCs w:val="24"/>
        </w:rPr>
      </w:pPr>
    </w:p>
    <w:p w14:paraId="38935F4E" w14:textId="299F25A8" w:rsidR="008C2B09" w:rsidRDefault="008C2B09" w:rsidP="002F35B3">
      <w:pPr>
        <w:spacing w:line="480" w:lineRule="auto"/>
        <w:ind w:firstLine="720"/>
        <w:rPr>
          <w:rFonts w:ascii="Times New Roman" w:eastAsia="Times New Roman" w:hAnsi="Times New Roman" w:cs="Times New Roman"/>
          <w:sz w:val="24"/>
          <w:szCs w:val="24"/>
        </w:rPr>
      </w:pPr>
    </w:p>
    <w:p w14:paraId="6B423F40" w14:textId="3FF8D177" w:rsidR="008C2B09" w:rsidRPr="005D41D3" w:rsidRDefault="008C2B09" w:rsidP="008C2B09">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 xml:space="preserve">Table 5. Summary of </w:t>
      </w:r>
      <w:r w:rsidR="008D0FE8">
        <w:rPr>
          <w:rFonts w:ascii="Times New Roman" w:eastAsia="Times New Roman" w:hAnsi="Times New Roman" w:cs="Times New Roman"/>
          <w:b/>
          <w:sz w:val="24"/>
          <w:szCs w:val="24"/>
        </w:rPr>
        <w:t xml:space="preserve">modeled </w:t>
      </w:r>
      <w:r w:rsidR="0034339C">
        <w:rPr>
          <w:rFonts w:ascii="Times New Roman" w:eastAsia="Times New Roman" w:hAnsi="Times New Roman" w:cs="Times New Roman"/>
          <w:b/>
          <w:sz w:val="24"/>
          <w:szCs w:val="24"/>
        </w:rPr>
        <w:t xml:space="preserve">mean </w:t>
      </w:r>
      <w:r w:rsidRPr="005D41D3">
        <w:rPr>
          <w:rFonts w:ascii="Times New Roman" w:eastAsia="Times New Roman" w:hAnsi="Times New Roman" w:cs="Times New Roman"/>
          <w:b/>
          <w:sz w:val="24"/>
          <w:szCs w:val="24"/>
        </w:rPr>
        <w:t>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 xml:space="preserve">), including </w:t>
      </w:r>
      <w:proofErr w:type="spellStart"/>
      <w:r w:rsidRPr="005D41D3">
        <w:rPr>
          <w:rFonts w:ascii="Times New Roman" w:eastAsia="Times New Roman" w:hAnsi="Times New Roman" w:cs="Times New Roman"/>
          <w:b/>
          <w:sz w:val="24"/>
          <w:szCs w:val="24"/>
        </w:rPr>
        <w:t>allochthonous</w:t>
      </w:r>
      <w:proofErr w:type="spellEnd"/>
      <w:r w:rsidRPr="005D41D3">
        <w:rPr>
          <w:rFonts w:ascii="Times New Roman" w:eastAsia="Times New Roman" w:hAnsi="Times New Roman" w:cs="Times New Roman"/>
          <w:b/>
          <w:sz w:val="24"/>
          <w:szCs w:val="24"/>
        </w:rPr>
        <w:t xml:space="preserve"> (</w:t>
      </w:r>
      <w:proofErr w:type="spellStart"/>
      <w:r w:rsidRPr="005D41D3">
        <w:rPr>
          <w:rFonts w:ascii="Times New Roman" w:eastAsia="Times New Roman" w:hAnsi="Times New Roman" w:cs="Times New Roman"/>
          <w:b/>
          <w:sz w:val="24"/>
          <w:szCs w:val="24"/>
        </w:rPr>
        <w:t>Alloch</w:t>
      </w:r>
      <w:proofErr w:type="spellEnd"/>
      <w:r w:rsidRPr="005D41D3">
        <w:rPr>
          <w:rFonts w:ascii="Times New Roman" w:eastAsia="Times New Roman" w:hAnsi="Times New Roman" w:cs="Times New Roman"/>
          <w:b/>
          <w:sz w:val="24"/>
          <w:szCs w:val="24"/>
        </w:rPr>
        <w:t>) and autochthonous (</w:t>
      </w:r>
      <w:proofErr w:type="spellStart"/>
      <w:r w:rsidRPr="005D41D3">
        <w:rPr>
          <w:rFonts w:ascii="Times New Roman" w:eastAsia="Times New Roman" w:hAnsi="Times New Roman" w:cs="Times New Roman"/>
          <w:b/>
          <w:sz w:val="24"/>
          <w:szCs w:val="24"/>
        </w:rPr>
        <w:t>Autoch</w:t>
      </w:r>
      <w:proofErr w:type="spellEnd"/>
      <w:r w:rsidRPr="005D41D3">
        <w:rPr>
          <w:rFonts w:ascii="Times New Roman" w:eastAsia="Times New Roman" w:hAnsi="Times New Roman" w:cs="Times New Roman"/>
          <w:b/>
          <w:sz w:val="24"/>
          <w:szCs w:val="24"/>
        </w:rPr>
        <w:t xml:space="preserve">) loads, respiration (Resp), burial, and export. Standard deviations (SD) of the annual means are </w:t>
      </w:r>
      <w:r w:rsidR="0034339C">
        <w:rPr>
          <w:rFonts w:ascii="Times New Roman" w:eastAsia="Times New Roman" w:hAnsi="Times New Roman" w:cs="Times New Roman"/>
          <w:b/>
          <w:sz w:val="24"/>
          <w:szCs w:val="24"/>
        </w:rPr>
        <w:t>in parentheses</w:t>
      </w:r>
      <w:r w:rsidR="006E434F">
        <w:rPr>
          <w:rFonts w:ascii="Times New Roman" w:eastAsia="Times New Roman" w:hAnsi="Times New Roman" w:cs="Times New Roman"/>
          <w:b/>
          <w:sz w:val="24"/>
          <w:szCs w:val="24"/>
        </w:rPr>
        <w:t>.</w:t>
      </w:r>
    </w:p>
    <w:tbl>
      <w:tblPr>
        <w:tblW w:w="10140" w:type="dxa"/>
        <w:tblLayout w:type="fixed"/>
        <w:tblCellMar>
          <w:left w:w="0" w:type="dxa"/>
          <w:right w:w="0" w:type="dxa"/>
        </w:tblCellMar>
        <w:tblLook w:val="04A0" w:firstRow="1" w:lastRow="0" w:firstColumn="1" w:lastColumn="0" w:noHBand="0" w:noVBand="1"/>
      </w:tblPr>
      <w:tblGrid>
        <w:gridCol w:w="900"/>
        <w:gridCol w:w="1620"/>
        <w:gridCol w:w="1440"/>
        <w:gridCol w:w="1620"/>
        <w:gridCol w:w="1440"/>
        <w:gridCol w:w="1530"/>
        <w:gridCol w:w="1590"/>
      </w:tblGrid>
      <w:tr w:rsidR="008C2B09" w:rsidRPr="00B65ED4" w14:paraId="253776F0" w14:textId="77777777" w:rsidTr="0034339C">
        <w:trPr>
          <w:trHeight w:val="267"/>
        </w:trPr>
        <w:tc>
          <w:tcPr>
            <w:tcW w:w="9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7816864" w14:textId="77777777" w:rsidR="008C2B09" w:rsidRPr="00B65ED4" w:rsidRDefault="008C2B09" w:rsidP="0034339C">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8EC521" w14:textId="77777777" w:rsidR="008C2B09" w:rsidRPr="00B65ED4" w:rsidRDefault="008C2B09" w:rsidP="0034339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44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22D660C" w14:textId="77777777" w:rsidR="008C2B09" w:rsidRPr="00B65ED4" w:rsidRDefault="008C2B09" w:rsidP="0034339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6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2B092C8"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144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FBD3E1" w14:textId="77777777" w:rsidR="008C2B09" w:rsidRPr="00B65ED4" w:rsidRDefault="008C2B09" w:rsidP="0034339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Resp</w:t>
            </w:r>
            <w:proofErr w:type="spellEnd"/>
          </w:p>
        </w:tc>
        <w:tc>
          <w:tcPr>
            <w:tcW w:w="153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FC4BAF"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15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EF0569C"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8C2B09" w:rsidRPr="00B65ED4" w14:paraId="1D309DF9" w14:textId="77777777" w:rsidTr="0034339C">
        <w:trPr>
          <w:trHeight w:val="252"/>
        </w:trPr>
        <w:tc>
          <w:tcPr>
            <w:tcW w:w="252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BDAADFA" w14:textId="77777777" w:rsidR="008C2B09" w:rsidRPr="00B65ED4" w:rsidRDefault="008C2B09" w:rsidP="0034339C">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F513306" w14:textId="77777777" w:rsidR="008C2B09" w:rsidRPr="00B65ED4" w:rsidRDefault="008C2B09" w:rsidP="0034339C">
            <w:pPr>
              <w:rPr>
                <w:rFonts w:ascii="Times New Roman" w:hAnsi="Times New Roman" w:cs="Times New Roman"/>
                <w:b/>
                <w:bCs/>
                <w:sz w:val="24"/>
                <w:szCs w:val="24"/>
              </w:rPr>
            </w:pP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F59E7" w14:textId="77777777" w:rsidR="008C2B09" w:rsidRPr="00B65ED4" w:rsidRDefault="008C2B09" w:rsidP="0034339C">
            <w:pPr>
              <w:rPr>
                <w:rFonts w:ascii="Times New Roman" w:hAnsi="Times New Roman" w:cs="Times New Roman"/>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2C8BBF9" w14:textId="77777777" w:rsidR="008C2B09" w:rsidRPr="00B65ED4" w:rsidRDefault="008C2B09" w:rsidP="0034339C">
            <w:pPr>
              <w:rPr>
                <w:rFonts w:ascii="Times New Roman" w:hAnsi="Times New Roman" w:cs="Times New Roman"/>
                <w:sz w:val="24"/>
                <w:szCs w:val="24"/>
              </w:rPr>
            </w:pP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49E01D1E" w14:textId="77777777" w:rsidR="008C2B09" w:rsidRPr="00B65ED4" w:rsidRDefault="008C2B09" w:rsidP="0034339C">
            <w:pPr>
              <w:rPr>
                <w:rFonts w:ascii="Times New Roman" w:hAnsi="Times New Roman" w:cs="Times New Roman"/>
                <w:sz w:val="24"/>
                <w:szCs w:val="24"/>
              </w:rPr>
            </w:pP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35C9E3B0" w14:textId="77777777" w:rsidR="008C2B09" w:rsidRPr="00B65ED4" w:rsidRDefault="008C2B09" w:rsidP="0034339C">
            <w:pPr>
              <w:rPr>
                <w:rFonts w:ascii="Times New Roman" w:hAnsi="Times New Roman" w:cs="Times New Roman"/>
                <w:sz w:val="24"/>
                <w:szCs w:val="24"/>
              </w:rPr>
            </w:pPr>
          </w:p>
        </w:tc>
      </w:tr>
      <w:tr w:rsidR="008C2B09" w:rsidRPr="00B65ED4" w14:paraId="1AB81023"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29146C"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Harp</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17190" w14:textId="46BE754C"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40.0</w:t>
            </w:r>
            <w:r w:rsidR="0034339C">
              <w:rPr>
                <w:rFonts w:ascii="Times New Roman" w:hAnsi="Times New Roman" w:cs="Times New Roman"/>
                <w:sz w:val="24"/>
                <w:szCs w:val="24"/>
              </w:rPr>
              <w:t xml:space="preserve">5 (10.85) </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E6E84BE" w14:textId="4987652A"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31.97</w:t>
            </w:r>
            <w:r w:rsidR="0034339C">
              <w:rPr>
                <w:rFonts w:ascii="Times New Roman" w:hAnsi="Times New Roman" w:cs="Times New Roman"/>
                <w:sz w:val="24"/>
                <w:szCs w:val="24"/>
              </w:rPr>
              <w:t xml:space="preserve"> (8.01)</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30E7484A" w14:textId="1F892B23"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72.01</w:t>
            </w:r>
            <w:r w:rsidR="0034339C">
              <w:rPr>
                <w:rFonts w:ascii="Times New Roman" w:hAnsi="Times New Roman" w:cs="Times New Roman"/>
                <w:sz w:val="24"/>
                <w:szCs w:val="24"/>
              </w:rPr>
              <w:t xml:space="preserve"> (11.53)</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CCFB80" w14:textId="72EB758B"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26.05</w:t>
            </w:r>
            <w:r w:rsidR="0034339C">
              <w:rPr>
                <w:rFonts w:ascii="Times New Roman" w:hAnsi="Times New Roman" w:cs="Times New Roman"/>
                <w:sz w:val="24"/>
                <w:szCs w:val="24"/>
              </w:rPr>
              <w:t xml:space="preserve"> (3.01)</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9D93551" w14:textId="6BA42051"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26.60</w:t>
            </w:r>
            <w:r w:rsidR="0034339C">
              <w:rPr>
                <w:rFonts w:ascii="Times New Roman" w:hAnsi="Times New Roman" w:cs="Times New Roman"/>
                <w:sz w:val="24"/>
                <w:szCs w:val="24"/>
              </w:rPr>
              <w:t xml:space="preserve"> (5.38)</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7CDF39C4" w14:textId="3F06162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18.29</w:t>
            </w:r>
            <w:r w:rsidR="0034339C">
              <w:rPr>
                <w:rFonts w:ascii="Times New Roman" w:hAnsi="Times New Roman" w:cs="Times New Roman"/>
                <w:sz w:val="24"/>
                <w:szCs w:val="24"/>
              </w:rPr>
              <w:t xml:space="preserve"> (4.76)</w:t>
            </w:r>
          </w:p>
        </w:tc>
      </w:tr>
      <w:tr w:rsidR="008C2B09" w:rsidRPr="00B65ED4" w14:paraId="708CB0C5"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224FD2FA"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6B5D8680" w14:textId="7396319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64.79</w:t>
            </w:r>
            <w:r w:rsidR="0034339C">
              <w:rPr>
                <w:rFonts w:ascii="Times New Roman" w:hAnsi="Times New Roman" w:cs="Times New Roman"/>
                <w:sz w:val="24"/>
                <w:szCs w:val="24"/>
              </w:rPr>
              <w:t xml:space="preserve"> (24.30)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D9DA" w14:textId="5B997C38"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54.09</w:t>
            </w:r>
            <w:r w:rsidR="0034339C">
              <w:rPr>
                <w:rFonts w:ascii="Times New Roman" w:hAnsi="Times New Roman" w:cs="Times New Roman"/>
                <w:sz w:val="24"/>
                <w:szCs w:val="24"/>
              </w:rPr>
              <w:t xml:space="preserve"> (17.98)</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0E9B7C0E" w14:textId="7C1E8A5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118.88</w:t>
            </w:r>
            <w:r w:rsidR="0034339C">
              <w:rPr>
                <w:rFonts w:ascii="Times New Roman" w:hAnsi="Times New Roman" w:cs="Times New Roman"/>
                <w:sz w:val="24"/>
                <w:szCs w:val="24"/>
              </w:rPr>
              <w:t xml:space="preserve"> (21.77)</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2E24D" w14:textId="609FDD76"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17.14</w:t>
            </w:r>
            <w:r w:rsidR="0034339C">
              <w:rPr>
                <w:rFonts w:ascii="Times New Roman" w:hAnsi="Times New Roman" w:cs="Times New Roman"/>
                <w:sz w:val="24"/>
                <w:szCs w:val="24"/>
              </w:rPr>
              <w:t xml:space="preserve"> (0.97)</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69E08D2B" w14:textId="7022357C"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43.13</w:t>
            </w:r>
            <w:r w:rsidR="0034339C">
              <w:rPr>
                <w:rFonts w:ascii="Times New Roman" w:hAnsi="Times New Roman" w:cs="Times New Roman"/>
                <w:sz w:val="24"/>
                <w:szCs w:val="24"/>
              </w:rPr>
              <w:t xml:space="preserve"> (12.89)</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6694ABB8" w14:textId="2B3C529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59.62</w:t>
            </w:r>
            <w:r w:rsidR="0034339C">
              <w:rPr>
                <w:rFonts w:ascii="Times New Roman" w:hAnsi="Times New Roman" w:cs="Times New Roman"/>
                <w:sz w:val="24"/>
                <w:szCs w:val="24"/>
              </w:rPr>
              <w:t xml:space="preserve"> (20.06)</w:t>
            </w:r>
          </w:p>
        </w:tc>
      </w:tr>
      <w:tr w:rsidR="008C2B09" w:rsidRPr="00B65ED4" w14:paraId="23D65B91"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66A3A" w14:textId="77777777" w:rsidR="008C2B09" w:rsidRPr="00B65ED4" w:rsidRDefault="008C2B09" w:rsidP="0034339C">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4062C3A" w14:textId="23B11BD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76.06</w:t>
            </w:r>
            <w:r w:rsidR="0034339C">
              <w:rPr>
                <w:rFonts w:ascii="Times New Roman" w:hAnsi="Times New Roman" w:cs="Times New Roman"/>
                <w:sz w:val="24"/>
                <w:szCs w:val="24"/>
              </w:rPr>
              <w:t xml:space="preserve"> (64.95)</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BA243" w14:textId="77E63A00"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11.27</w:t>
            </w:r>
            <w:r w:rsidR="0034339C">
              <w:rPr>
                <w:rFonts w:ascii="Times New Roman" w:hAnsi="Times New Roman" w:cs="Times New Roman"/>
                <w:sz w:val="24"/>
                <w:szCs w:val="24"/>
              </w:rPr>
              <w:t xml:space="preserve"> (3.36)</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03EC9B1E" w14:textId="38DFE600"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87.33</w:t>
            </w:r>
            <w:r w:rsidR="0034339C">
              <w:rPr>
                <w:rFonts w:ascii="Times New Roman" w:hAnsi="Times New Roman" w:cs="Times New Roman"/>
                <w:sz w:val="24"/>
                <w:szCs w:val="24"/>
              </w:rPr>
              <w:t xml:space="preserve"> (63.07)</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70778E9" w14:textId="1A5F325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24.60</w:t>
            </w:r>
            <w:r w:rsidR="0034339C">
              <w:rPr>
                <w:rFonts w:ascii="Times New Roman" w:hAnsi="Times New Roman" w:cs="Times New Roman"/>
                <w:sz w:val="24"/>
                <w:szCs w:val="24"/>
              </w:rPr>
              <w:t xml:space="preserve"> (3.23)</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64B64029" w14:textId="644B5E3A"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5.71</w:t>
            </w:r>
            <w:r w:rsidR="0034339C">
              <w:rPr>
                <w:rFonts w:ascii="Times New Roman" w:hAnsi="Times New Roman" w:cs="Times New Roman"/>
                <w:sz w:val="24"/>
                <w:szCs w:val="24"/>
              </w:rPr>
              <w:t xml:space="preserve"> (3.73)</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3EC8439B" w14:textId="7629DFB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55.68</w:t>
            </w:r>
            <w:r w:rsidR="0034339C">
              <w:rPr>
                <w:rFonts w:ascii="Times New Roman" w:hAnsi="Times New Roman" w:cs="Times New Roman"/>
                <w:sz w:val="24"/>
                <w:szCs w:val="24"/>
              </w:rPr>
              <w:t xml:space="preserve"> (54.85)</w:t>
            </w:r>
          </w:p>
        </w:tc>
      </w:tr>
      <w:tr w:rsidR="008C2B09" w:rsidRPr="00B65ED4" w14:paraId="396DC448"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71837D60"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C6DB273" w14:textId="6ABD9BF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15.65</w:t>
            </w:r>
            <w:r w:rsidR="0034339C">
              <w:rPr>
                <w:rFonts w:ascii="Times New Roman" w:hAnsi="Times New Roman" w:cs="Times New Roman"/>
                <w:sz w:val="24"/>
                <w:szCs w:val="24"/>
              </w:rPr>
              <w:t xml:space="preserve"> (3.70) </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763D93D" w14:textId="6B9F1A0D"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28.05</w:t>
            </w:r>
            <w:r w:rsidR="0034339C">
              <w:rPr>
                <w:rFonts w:ascii="Times New Roman" w:hAnsi="Times New Roman" w:cs="Times New Roman"/>
                <w:sz w:val="24"/>
                <w:szCs w:val="24"/>
              </w:rPr>
              <w:t xml:space="preserve"> (4.56)</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4C91F5D7" w14:textId="2C1D1666"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43.69</w:t>
            </w:r>
            <w:r w:rsidR="0034339C">
              <w:rPr>
                <w:rFonts w:ascii="Times New Roman" w:hAnsi="Times New Roman" w:cs="Times New Roman"/>
                <w:sz w:val="24"/>
                <w:szCs w:val="24"/>
              </w:rPr>
              <w:t xml:space="preserve"> (5.75)</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1C8A" w14:textId="2258B730"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33.04</w:t>
            </w:r>
            <w:r w:rsidR="0034339C">
              <w:rPr>
                <w:rFonts w:ascii="Times New Roman" w:hAnsi="Times New Roman" w:cs="Times New Roman"/>
                <w:sz w:val="24"/>
                <w:szCs w:val="24"/>
              </w:rPr>
              <w:t xml:space="preserve"> (3.57)</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08F08" w14:textId="67B09AE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7.46</w:t>
            </w:r>
            <w:r w:rsidR="0034339C">
              <w:rPr>
                <w:rFonts w:ascii="Times New Roman" w:hAnsi="Times New Roman" w:cs="Times New Roman"/>
                <w:sz w:val="24"/>
                <w:szCs w:val="24"/>
              </w:rPr>
              <w:t xml:space="preserve"> (1.12)</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287C08E3" w14:textId="253879D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3.96</w:t>
            </w:r>
            <w:r w:rsidR="0034339C">
              <w:rPr>
                <w:rFonts w:ascii="Times New Roman" w:hAnsi="Times New Roman" w:cs="Times New Roman"/>
                <w:sz w:val="24"/>
                <w:szCs w:val="24"/>
              </w:rPr>
              <w:t xml:space="preserve"> (0.83)</w:t>
            </w:r>
          </w:p>
        </w:tc>
      </w:tr>
      <w:tr w:rsidR="008C2B09" w:rsidRPr="00B65ED4" w14:paraId="7CB80EEF"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FD380" w14:textId="77777777" w:rsidR="008C2B09" w:rsidRPr="00B65ED4" w:rsidRDefault="008C2B09" w:rsidP="0034339C">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131AB11" w14:textId="01243571"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31.95</w:t>
            </w:r>
            <w:r w:rsidR="0034339C">
              <w:rPr>
                <w:rFonts w:ascii="Times New Roman" w:hAnsi="Times New Roman" w:cs="Times New Roman"/>
                <w:sz w:val="24"/>
                <w:szCs w:val="24"/>
              </w:rPr>
              <w:t xml:space="preserve"> (5.61)</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97C95A5" w14:textId="6B7DFE34"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26.08</w:t>
            </w:r>
            <w:r w:rsidR="0034339C">
              <w:rPr>
                <w:rFonts w:ascii="Times New Roman" w:hAnsi="Times New Roman" w:cs="Times New Roman"/>
                <w:sz w:val="24"/>
                <w:szCs w:val="24"/>
              </w:rPr>
              <w:t xml:space="preserve"> (4.60)</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3B85DF6A" w14:textId="17B029B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58.03</w:t>
            </w:r>
            <w:r w:rsidR="0034339C">
              <w:rPr>
                <w:rFonts w:ascii="Times New Roman" w:hAnsi="Times New Roman" w:cs="Times New Roman"/>
                <w:sz w:val="24"/>
                <w:szCs w:val="24"/>
              </w:rPr>
              <w:t xml:space="preserve"> (5.61)</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D8C4BF" w14:textId="330D665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25.10</w:t>
            </w:r>
            <w:r w:rsidR="0034339C">
              <w:rPr>
                <w:rFonts w:ascii="Times New Roman" w:hAnsi="Times New Roman" w:cs="Times New Roman"/>
                <w:sz w:val="24"/>
                <w:szCs w:val="24"/>
              </w:rPr>
              <w:t xml:space="preserve"> (1.87)</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2C0081B2" w14:textId="3AFE814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19.96</w:t>
            </w:r>
            <w:r w:rsidR="0034339C">
              <w:rPr>
                <w:rFonts w:ascii="Times New Roman" w:hAnsi="Times New Roman" w:cs="Times New Roman"/>
                <w:sz w:val="24"/>
                <w:szCs w:val="24"/>
              </w:rPr>
              <w:t xml:space="preserve"> (3.10)</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7C46E2" w14:textId="218E3B3A"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12.18</w:t>
            </w:r>
            <w:r w:rsidR="0034339C">
              <w:rPr>
                <w:rFonts w:ascii="Times New Roman" w:hAnsi="Times New Roman" w:cs="Times New Roman"/>
                <w:sz w:val="24"/>
                <w:szCs w:val="24"/>
              </w:rPr>
              <w:t xml:space="preserve"> (2.47)</w:t>
            </w:r>
          </w:p>
        </w:tc>
      </w:tr>
      <w:tr w:rsidR="0034339C" w:rsidRPr="00B65ED4" w14:paraId="2E4C4CF8" w14:textId="77777777" w:rsidTr="0034339C">
        <w:trPr>
          <w:trHeight w:val="296"/>
        </w:trPr>
        <w:tc>
          <w:tcPr>
            <w:tcW w:w="2520" w:type="dxa"/>
            <w:gridSpan w:val="2"/>
            <w:tcBorders>
              <w:top w:val="nil"/>
              <w:left w:val="nil"/>
              <w:bottom w:val="nil"/>
              <w:right w:val="nil"/>
            </w:tcBorders>
            <w:shd w:val="clear" w:color="auto" w:fill="auto"/>
            <w:noWrap/>
            <w:tcMar>
              <w:top w:w="15" w:type="dxa"/>
              <w:left w:w="15" w:type="dxa"/>
              <w:bottom w:w="0" w:type="dxa"/>
              <w:right w:w="15" w:type="dxa"/>
            </w:tcMar>
            <w:vAlign w:val="bottom"/>
          </w:tcPr>
          <w:p w14:paraId="1A2CBA0E" w14:textId="77777777" w:rsidR="0034339C" w:rsidRPr="00B65ED4" w:rsidRDefault="0034339C" w:rsidP="0034339C">
            <w:pPr>
              <w:rPr>
                <w:rFonts w:ascii="Times New Roman" w:hAnsi="Times New Roman" w:cs="Times New Roman"/>
                <w:b/>
                <w:bCs/>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14:paraId="40EA62C2" w14:textId="77777777" w:rsidR="0034339C" w:rsidRPr="00B65ED4" w:rsidRDefault="0034339C" w:rsidP="0034339C">
            <w:pPr>
              <w:rPr>
                <w:rFonts w:ascii="Times New Roman" w:hAnsi="Times New Roman" w:cs="Times New Roman"/>
                <w:b/>
                <w:bCs/>
                <w:sz w:val="24"/>
                <w:szCs w:val="24"/>
              </w:rPr>
            </w:pPr>
          </w:p>
        </w:tc>
        <w:tc>
          <w:tcPr>
            <w:tcW w:w="1620" w:type="dxa"/>
            <w:tcBorders>
              <w:top w:val="nil"/>
              <w:left w:val="nil"/>
              <w:bottom w:val="nil"/>
              <w:right w:val="nil"/>
            </w:tcBorders>
            <w:shd w:val="clear" w:color="auto" w:fill="auto"/>
            <w:noWrap/>
            <w:tcMar>
              <w:top w:w="15" w:type="dxa"/>
              <w:left w:w="15" w:type="dxa"/>
              <w:bottom w:w="0" w:type="dxa"/>
              <w:right w:w="15" w:type="dxa"/>
            </w:tcMar>
            <w:vAlign w:val="bottom"/>
          </w:tcPr>
          <w:p w14:paraId="7ADB84BD" w14:textId="77777777" w:rsidR="0034339C" w:rsidRPr="00B65ED4" w:rsidRDefault="0034339C" w:rsidP="0034339C">
            <w:pPr>
              <w:rPr>
                <w:rFonts w:ascii="Times New Roman" w:hAnsi="Times New Roman" w:cs="Times New Roman"/>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14:paraId="528045D0" w14:textId="77777777" w:rsidR="0034339C" w:rsidRPr="00B65ED4" w:rsidRDefault="0034339C" w:rsidP="0034339C">
            <w:pPr>
              <w:rPr>
                <w:rFonts w:ascii="Times New Roman" w:hAnsi="Times New Roman" w:cs="Times New Roman"/>
                <w:sz w:val="24"/>
                <w:szCs w:val="24"/>
              </w:rPr>
            </w:pPr>
          </w:p>
        </w:tc>
        <w:tc>
          <w:tcPr>
            <w:tcW w:w="1530" w:type="dxa"/>
            <w:tcBorders>
              <w:top w:val="nil"/>
              <w:left w:val="nil"/>
              <w:bottom w:val="nil"/>
              <w:right w:val="nil"/>
            </w:tcBorders>
            <w:shd w:val="clear" w:color="auto" w:fill="auto"/>
            <w:noWrap/>
            <w:tcMar>
              <w:top w:w="15" w:type="dxa"/>
              <w:left w:w="15" w:type="dxa"/>
              <w:bottom w:w="0" w:type="dxa"/>
              <w:right w:w="15" w:type="dxa"/>
            </w:tcMar>
            <w:vAlign w:val="bottom"/>
          </w:tcPr>
          <w:p w14:paraId="1E031FD8" w14:textId="77777777" w:rsidR="0034339C" w:rsidRPr="00B65ED4" w:rsidRDefault="0034339C" w:rsidP="0034339C">
            <w:pPr>
              <w:rPr>
                <w:rFonts w:ascii="Times New Roman" w:hAnsi="Times New Roman" w:cs="Times New Roman"/>
                <w:sz w:val="24"/>
                <w:szCs w:val="24"/>
              </w:rPr>
            </w:pPr>
          </w:p>
        </w:tc>
        <w:tc>
          <w:tcPr>
            <w:tcW w:w="1590" w:type="dxa"/>
            <w:tcBorders>
              <w:top w:val="nil"/>
              <w:left w:val="nil"/>
              <w:bottom w:val="nil"/>
              <w:right w:val="nil"/>
            </w:tcBorders>
            <w:shd w:val="clear" w:color="auto" w:fill="auto"/>
            <w:noWrap/>
            <w:tcMar>
              <w:top w:w="15" w:type="dxa"/>
              <w:left w:w="15" w:type="dxa"/>
              <w:bottom w:w="0" w:type="dxa"/>
              <w:right w:w="15" w:type="dxa"/>
            </w:tcMar>
            <w:vAlign w:val="bottom"/>
          </w:tcPr>
          <w:p w14:paraId="78E96ECB" w14:textId="77777777" w:rsidR="0034339C" w:rsidRPr="00B65ED4" w:rsidRDefault="0034339C" w:rsidP="0034339C">
            <w:pPr>
              <w:rPr>
                <w:rFonts w:ascii="Times New Roman" w:hAnsi="Times New Roman" w:cs="Times New Roman"/>
                <w:sz w:val="24"/>
                <w:szCs w:val="24"/>
              </w:rPr>
            </w:pPr>
          </w:p>
        </w:tc>
      </w:tr>
      <w:tr w:rsidR="008C2B09" w:rsidRPr="00B65ED4" w14:paraId="1E22D0D7" w14:textId="77777777" w:rsidTr="0034339C">
        <w:trPr>
          <w:trHeight w:val="296"/>
        </w:trPr>
        <w:tc>
          <w:tcPr>
            <w:tcW w:w="252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A8C325B" w14:textId="77777777" w:rsidR="008C2B09" w:rsidRPr="00B65ED4" w:rsidRDefault="008C2B09" w:rsidP="0034339C">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F748960" w14:textId="77777777" w:rsidR="008C2B09" w:rsidRPr="00B65ED4" w:rsidRDefault="008C2B09" w:rsidP="0034339C">
            <w:pPr>
              <w:rPr>
                <w:rFonts w:ascii="Times New Roman" w:hAnsi="Times New Roman" w:cs="Times New Roman"/>
                <w:b/>
                <w:bCs/>
                <w:sz w:val="24"/>
                <w:szCs w:val="24"/>
              </w:rPr>
            </w:pP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74C70A2E" w14:textId="77777777" w:rsidR="008C2B09" w:rsidRPr="00B65ED4" w:rsidRDefault="008C2B09" w:rsidP="0034339C">
            <w:pPr>
              <w:rPr>
                <w:rFonts w:ascii="Times New Roman" w:hAnsi="Times New Roman" w:cs="Times New Roman"/>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2DE6C8B" w14:textId="77777777" w:rsidR="008C2B09" w:rsidRPr="00B65ED4" w:rsidRDefault="008C2B09" w:rsidP="0034339C">
            <w:pPr>
              <w:rPr>
                <w:rFonts w:ascii="Times New Roman" w:hAnsi="Times New Roman" w:cs="Times New Roman"/>
                <w:sz w:val="24"/>
                <w:szCs w:val="24"/>
              </w:rPr>
            </w:pP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79F6BE46" w14:textId="77777777" w:rsidR="008C2B09" w:rsidRPr="00B65ED4" w:rsidRDefault="008C2B09" w:rsidP="0034339C">
            <w:pPr>
              <w:rPr>
                <w:rFonts w:ascii="Times New Roman" w:hAnsi="Times New Roman" w:cs="Times New Roman"/>
                <w:sz w:val="24"/>
                <w:szCs w:val="24"/>
              </w:rPr>
            </w:pP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09EE82F6" w14:textId="77777777" w:rsidR="008C2B09" w:rsidRPr="00B65ED4" w:rsidRDefault="008C2B09" w:rsidP="0034339C">
            <w:pPr>
              <w:rPr>
                <w:rFonts w:ascii="Times New Roman" w:hAnsi="Times New Roman" w:cs="Times New Roman"/>
                <w:sz w:val="24"/>
                <w:szCs w:val="24"/>
              </w:rPr>
            </w:pPr>
          </w:p>
        </w:tc>
      </w:tr>
      <w:tr w:rsidR="008C2B09" w:rsidRPr="00B65ED4" w14:paraId="0A7EB64D"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38B287CC"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Harp</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34105FB9"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35020A"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0.44</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39C1E8F"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74D4791"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0.36</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ABF4391"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0.37</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8FECDC"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0.25</w:t>
            </w:r>
          </w:p>
        </w:tc>
      </w:tr>
      <w:tr w:rsidR="008C2B09" w:rsidRPr="00B65ED4" w14:paraId="3312E0E7"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3A245D8C"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598D5"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4D61B"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0076A287"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245CAEA"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2A8663DA"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0.36</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00B17645"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8C2B09" w:rsidRPr="00B65ED4" w14:paraId="3996F8F0"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764ABB5B" w14:textId="77777777" w:rsidR="008C2B09" w:rsidRPr="00B65ED4" w:rsidRDefault="008C2B09" w:rsidP="0034339C">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2C029BAA"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B1AA5E4"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485B1390"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90A5F57"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0.28</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4DF87940"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0.07</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505074A0"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8C2B09" w:rsidRPr="00B65ED4" w14:paraId="79392751"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6FD8EEB8"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AF962"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0.36</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E1E37"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0.64</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AE9CFF6"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DC021B"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0.76</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149BBAC"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0.17</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14B1849D"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0.09</w:t>
            </w:r>
          </w:p>
        </w:tc>
      </w:tr>
      <w:tr w:rsidR="008C2B09" w:rsidRPr="00B65ED4" w14:paraId="461DE0AE" w14:textId="77777777" w:rsidTr="0034339C">
        <w:trPr>
          <w:trHeight w:val="267"/>
        </w:trPr>
        <w:tc>
          <w:tcPr>
            <w:tcW w:w="90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0A635AE" w14:textId="77777777" w:rsidR="008C2B09" w:rsidRPr="00B65ED4" w:rsidRDefault="008C2B09" w:rsidP="0034339C">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2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661361"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44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E022870"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62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3D60D01"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5BDC1AB"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0.43</w:t>
            </w:r>
          </w:p>
        </w:tc>
        <w:tc>
          <w:tcPr>
            <w:tcW w:w="153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BBBA2F2"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15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867185A"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3413E98" w14:textId="15B996AC" w:rsidR="008C2B09" w:rsidRDefault="008C2B09" w:rsidP="008C2B09">
      <w:pPr>
        <w:rPr>
          <w:rFonts w:ascii="Times New Roman" w:eastAsia="Times New Roman" w:hAnsi="Times New Roman" w:cs="Times New Roman"/>
          <w:sz w:val="24"/>
          <w:szCs w:val="24"/>
        </w:rPr>
      </w:pPr>
    </w:p>
    <w:p w14:paraId="0BD604DA" w14:textId="5C9384FB" w:rsidR="008C2B09" w:rsidRDefault="008C2B09" w:rsidP="008C2B09">
      <w:pPr>
        <w:rPr>
          <w:rFonts w:ascii="Times New Roman" w:eastAsia="Times New Roman" w:hAnsi="Times New Roman" w:cs="Times New Roman"/>
          <w:sz w:val="24"/>
          <w:szCs w:val="24"/>
        </w:rPr>
      </w:pPr>
    </w:p>
    <w:p w14:paraId="164106D2" w14:textId="57AF7257" w:rsidR="008C2B09" w:rsidRDefault="008C2B09" w:rsidP="008C2B09">
      <w:pPr>
        <w:ind w:firstLine="720"/>
        <w:rPr>
          <w:rFonts w:ascii="Times New Roman" w:eastAsia="Times New Roman" w:hAnsi="Times New Roman" w:cs="Times New Roman"/>
          <w:sz w:val="24"/>
          <w:szCs w:val="24"/>
        </w:rPr>
      </w:pPr>
    </w:p>
    <w:p w14:paraId="00C25B76" w14:textId="3B3B67E7" w:rsidR="008C2B09" w:rsidRDefault="008C2B09" w:rsidP="008C2B09">
      <w:pPr>
        <w:rPr>
          <w:rFonts w:ascii="Times New Roman" w:eastAsia="Times New Roman" w:hAnsi="Times New Roman" w:cs="Times New Roman"/>
          <w:sz w:val="24"/>
          <w:szCs w:val="24"/>
        </w:rPr>
      </w:pPr>
    </w:p>
    <w:p w14:paraId="710DDEEF" w14:textId="77777777" w:rsidR="008C2B09" w:rsidRPr="008C2B09" w:rsidRDefault="008C2B09" w:rsidP="008C2B09">
      <w:pPr>
        <w:rPr>
          <w:rFonts w:ascii="Times New Roman" w:eastAsia="Times New Roman" w:hAnsi="Times New Roman" w:cs="Times New Roman"/>
          <w:sz w:val="24"/>
          <w:szCs w:val="24"/>
        </w:rPr>
        <w:sectPr w:rsidR="008C2B09" w:rsidRPr="008C2B09" w:rsidSect="00D474CA">
          <w:pgSz w:w="12240" w:h="15840"/>
          <w:pgMar w:top="1440" w:right="1440" w:bottom="1440" w:left="1440" w:header="720" w:footer="720" w:gutter="0"/>
          <w:cols w:space="720"/>
          <w:docGrid w:linePitch="299"/>
        </w:sect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 w:name="_23giog1xmb1e" w:colFirst="0" w:colLast="0"/>
      <w:bookmarkEnd w:id="19"/>
      <w:r w:rsidRPr="00B65ED4">
        <w:rPr>
          <w:rFonts w:ascii="Times New Roman" w:eastAsia="Times New Roman" w:hAnsi="Times New Roman" w:cs="Times New Roman"/>
          <w:i/>
          <w:sz w:val="24"/>
          <w:szCs w:val="24"/>
        </w:rPr>
        <w:lastRenderedPageBreak/>
        <w:t>Seasonal fates</w:t>
      </w:r>
    </w:p>
    <w:p w14:paraId="3AEF22B0" w14:textId="14BF0B6E"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early in the growing season,</w:t>
      </w:r>
      <w:r w:rsidR="007C0BB2">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but </w:t>
      </w:r>
      <w:r w:rsidR="008C3681">
        <w:rPr>
          <w:rFonts w:ascii="Times New Roman" w:eastAsia="Times New Roman" w:hAnsi="Times New Roman" w:cs="Times New Roman"/>
          <w:sz w:val="24"/>
          <w:szCs w:val="24"/>
        </w:rPr>
        <w:t xml:space="preserve">became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increased. This distinct negative slope as the growing season progressed 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002626B9" w14:textId="095B6849" w:rsidR="008C2B09" w:rsidRDefault="008C2B09" w:rsidP="002F35B3">
      <w:pPr>
        <w:spacing w:line="480" w:lineRule="auto"/>
        <w:rPr>
          <w:rFonts w:ascii="Times New Roman" w:eastAsia="Times New Roman" w:hAnsi="Times New Roman" w:cs="Times New Roman"/>
          <w:sz w:val="24"/>
          <w:szCs w:val="24"/>
        </w:rPr>
      </w:pPr>
    </w:p>
    <w:p w14:paraId="12BC603C" w14:textId="3DD86599" w:rsidR="008C2B09" w:rsidRDefault="008C2B09" w:rsidP="002F35B3">
      <w:pPr>
        <w:spacing w:line="480" w:lineRule="auto"/>
        <w:rPr>
          <w:rFonts w:ascii="Times New Roman" w:eastAsia="Times New Roman" w:hAnsi="Times New Roman" w:cs="Times New Roman"/>
          <w:sz w:val="24"/>
          <w:szCs w:val="24"/>
        </w:rPr>
      </w:pPr>
    </w:p>
    <w:p w14:paraId="31BE7127" w14:textId="77777777" w:rsidR="008C2B09" w:rsidRDefault="008C2B09" w:rsidP="002F35B3">
      <w:pPr>
        <w:spacing w:line="480" w:lineRule="auto"/>
        <w:rPr>
          <w:rFonts w:ascii="Times New Roman" w:eastAsia="Times New Roman" w:hAnsi="Times New Roman" w:cs="Times New Roman"/>
          <w:sz w:val="24"/>
          <w:szCs w:val="24"/>
        </w:rPr>
      </w:pPr>
    </w:p>
    <w:p w14:paraId="7372A1D5" w14:textId="77777777" w:rsidR="008C2B09" w:rsidRPr="00B65ED4" w:rsidRDefault="008C2B09" w:rsidP="008C2B09">
      <w:pPr>
        <w:pStyle w:val="NormalWeb"/>
        <w:spacing w:before="0" w:beforeAutospacing="0" w:after="0" w:afterAutospacing="0" w:line="480" w:lineRule="auto"/>
        <w:rPr>
          <w:b/>
        </w:rPr>
      </w:pPr>
      <w:r w:rsidRPr="00B65ED4">
        <w:rPr>
          <w:b/>
        </w:rPr>
        <w:lastRenderedPageBreak/>
        <w:t>Figure 5.</w:t>
      </w:r>
    </w:p>
    <w:p w14:paraId="0FB7515B" w14:textId="48A08119"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4F405E68" wp14:editId="7E2766D2">
            <wp:extent cx="5949950" cy="2978150"/>
            <wp:effectExtent l="0" t="0" r="0" b="0"/>
            <wp:docPr id="8" name="Picture 8" descr="beard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rdplo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2978150"/>
                    </a:xfrm>
                    <a:prstGeom prst="rect">
                      <a:avLst/>
                    </a:prstGeom>
                    <a:noFill/>
                    <a:ln>
                      <a:noFill/>
                    </a:ln>
                  </pic:spPr>
                </pic:pic>
              </a:graphicData>
            </a:graphic>
          </wp:inline>
        </w:drawing>
      </w:r>
    </w:p>
    <w:p w14:paraId="06B8D5F8" w14:textId="77777777" w:rsidR="008C2B09" w:rsidRPr="00B65ED4" w:rsidRDefault="008C2B09" w:rsidP="008C2B09">
      <w:pPr>
        <w:pStyle w:val="NormalWeb"/>
        <w:spacing w:before="0" w:beforeAutospacing="0" w:after="0" w:afterAutospacing="0" w:line="480" w:lineRule="auto"/>
        <w:rPr>
          <w:color w:val="000000"/>
        </w:rPr>
      </w:pPr>
      <w:r w:rsidRPr="00B65ED4">
        <w:rPr>
          <w:color w:val="000000"/>
        </w:rPr>
        <w:t xml:space="preserve">Figure 5. </w:t>
      </w:r>
      <w:r>
        <w:rPr>
          <w:color w:val="000000"/>
        </w:rPr>
        <w:t>R</w:t>
      </w:r>
      <w:r w:rsidRPr="00B65ED4">
        <w:rPr>
          <w:color w:val="000000"/>
        </w:rPr>
        <w:t>elationship between log</w:t>
      </w:r>
      <w:r w:rsidRPr="00B65ED4">
        <w:rPr>
          <w:color w:val="000000"/>
          <w:vertAlign w:val="subscript"/>
        </w:rPr>
        <w:t>10</w:t>
      </w:r>
      <w:r w:rsidRPr="00B65ED4">
        <w:rPr>
          <w:color w:val="000000"/>
        </w:rPr>
        <w:t>-transformed allochthon</w:t>
      </w:r>
      <w:r>
        <w:rPr>
          <w:color w:val="000000"/>
        </w:rPr>
        <w:t>ous</w:t>
      </w:r>
      <w:r w:rsidRPr="00B65ED4">
        <w:rPr>
          <w:color w:val="000000"/>
        </w:rPr>
        <w:t>/autochthon</w:t>
      </w:r>
      <w:r>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xml:space="preserve">) of organic carbon, colored by epilimnion water temperature. The four quadrants in each figure represent the dominant processes </w:t>
      </w:r>
      <w:r>
        <w:rPr>
          <w:color w:val="000000"/>
        </w:rPr>
        <w:t>in</w:t>
      </w:r>
      <w:r w:rsidRPr="00B65ED4">
        <w:rPr>
          <w:color w:val="000000"/>
        </w:rPr>
        <w:t xml:space="preserve"> each lake (</w:t>
      </w:r>
      <w:r>
        <w:rPr>
          <w:color w:val="000000"/>
        </w:rPr>
        <w:t>Vertical axis: dominant OC fate; horizontal axis: dominant OC input</w:t>
      </w:r>
      <w:r w:rsidRPr="00B65ED4">
        <w:rPr>
          <w:color w:val="000000"/>
        </w:rPr>
        <w:t xml:space="preserve">). </w:t>
      </w:r>
    </w:p>
    <w:p w14:paraId="0D22F98C" w14:textId="77777777" w:rsidR="008C2B09" w:rsidRPr="00B65ED4" w:rsidRDefault="008C2B09" w:rsidP="008C2B09">
      <w:pPr>
        <w:rPr>
          <w:rFonts w:ascii="Times New Roman" w:eastAsia="Times New Roman" w:hAnsi="Times New Roman" w:cs="Times New Roman"/>
          <w:sz w:val="24"/>
          <w:szCs w:val="24"/>
        </w:rPr>
      </w:pP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0" w:name="_3o4ewidztyp5" w:colFirst="0" w:colLast="0"/>
      <w:bookmarkEnd w:id="20"/>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a3c9orcnsv16" w:colFirst="0" w:colLast="0"/>
      <w:bookmarkEnd w:id="21"/>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49820BC8" w14:textId="77777777" w:rsidR="00DE65C7" w:rsidRDefault="005D206D" w:rsidP="008A4A5F">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587E6C">
        <w:rPr>
          <w:rFonts w:ascii="Times New Roman" w:eastAsia="Times New Roman" w:hAnsi="Times New Roman" w:cs="Times New Roman"/>
          <w:sz w:val="24"/>
          <w:szCs w:val="24"/>
        </w:rPr>
        <w:t>Although our model is not exhaustive in accounting for all OC pathways and relies on empirically-derived equations,</w:t>
      </w:r>
      <w:r w:rsidR="00587E6C" w:rsidRPr="00B65ED4">
        <w:rPr>
          <w:rFonts w:ascii="Times New Roman" w:eastAsia="Times New Roman" w:hAnsi="Times New Roman" w:cs="Times New Roman"/>
          <w:sz w:val="24"/>
          <w:szCs w:val="24"/>
        </w:rPr>
        <w:t xml:space="preserve"> </w:t>
      </w:r>
      <w:r w:rsidR="00587E6C">
        <w:rPr>
          <w:rFonts w:ascii="Times New Roman" w:eastAsia="Times New Roman" w:hAnsi="Times New Roman" w:cs="Times New Roman"/>
          <w:sz w:val="24"/>
          <w:szCs w:val="24"/>
        </w:rPr>
        <w:t>o</w:t>
      </w:r>
      <w:r w:rsidRPr="00B65ED4">
        <w:rPr>
          <w:rFonts w:ascii="Times New Roman" w:eastAsia="Times New Roman" w:hAnsi="Times New Roman" w:cs="Times New Roman"/>
          <w:sz w:val="24"/>
          <w:szCs w:val="24"/>
        </w:rPr>
        <w:t xml:space="preserve">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 xml:space="preserve">were within the range of other published studies for these lakes based on steady-state models. Using much of the same LTER data, Hanson et al. (2014) provided similar </w:t>
      </w:r>
      <w:r w:rsidRPr="00B65ED4">
        <w:rPr>
          <w:rFonts w:ascii="Times New Roman" w:eastAsia="Times New Roman" w:hAnsi="Times New Roman" w:cs="Times New Roman"/>
          <w:sz w:val="24"/>
          <w:szCs w:val="24"/>
        </w:rPr>
        <w:lastRenderedPageBreak/>
        <w:t>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8C3681">
        <w:rPr>
          <w:rFonts w:ascii="Times New Roman" w:eastAsia="Times New Roman" w:hAnsi="Times New Roman" w:cs="Times New Roman"/>
          <w:sz w:val="24"/>
          <w:szCs w:val="24"/>
        </w:rPr>
        <w:t xml:space="preserve">likely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p>
    <w:p w14:paraId="11E73612" w14:textId="2875C7E3" w:rsidR="008A4A5F" w:rsidRDefault="005B4433" w:rsidP="00DE65C7">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Pr="00B65ED4">
        <w:rPr>
          <w:rFonts w:ascii="Times New Roman" w:eastAsia="Times New Roman" w:hAnsi="Times New Roman" w:cs="Times New Roman"/>
          <w:sz w:val="24"/>
          <w:szCs w:val="24"/>
        </w:rPr>
        <w:t xml:space="preserve">budget estimates may also be due to differences in study years </w:t>
      </w:r>
      <w:r w:rsidR="005D206D"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w:t>
      </w:r>
      <w:r w:rsidR="005D206D" w:rsidRPr="00B65ED4">
        <w:rPr>
          <w:rFonts w:ascii="Times New Roman" w:eastAsia="Times New Roman" w:hAnsi="Times New Roman" w:cs="Times New Roman"/>
          <w:sz w:val="24"/>
          <w:szCs w:val="24"/>
        </w:rPr>
        <w:t xml:space="preserve"> 1981-1989</w:t>
      </w:r>
      <w:r w:rsidRPr="00B65ED4">
        <w:rPr>
          <w:rFonts w:ascii="Times New Roman" w:eastAsia="Times New Roman" w:hAnsi="Times New Roman" w:cs="Times New Roman"/>
          <w:sz w:val="24"/>
          <w:szCs w:val="24"/>
        </w:rPr>
        <w:t xml:space="preserve">, our study: 1991-2001). </w:t>
      </w:r>
      <w:r w:rsidR="005D206D"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005D206D"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005D206D"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005D206D"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D206D"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005D206D"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 xml:space="preserve">determining the relative </w:t>
      </w:r>
      <w:r w:rsidR="00C115EF">
        <w:rPr>
          <w:rFonts w:ascii="Times New Roman" w:eastAsia="Times New Roman" w:hAnsi="Times New Roman" w:cs="Times New Roman"/>
          <w:sz w:val="24"/>
          <w:szCs w:val="24"/>
        </w:rPr>
        <w:lastRenderedPageBreak/>
        <w:t>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r w:rsidR="007C736C">
        <w:rPr>
          <w:rFonts w:ascii="Times New Roman" w:eastAsia="Times New Roman" w:hAnsi="Times New Roman" w:cs="Times New Roman"/>
          <w:sz w:val="24"/>
          <w:szCs w:val="24"/>
        </w:rPr>
        <w:t xml:space="preserve"> </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59B486C4"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The sensitivity analysis revealed that modeled DOC generally 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which accounted for up to 50% of modeled DOC (except for Lake Monona, which was highly sensitive to </w:t>
      </w:r>
      <w:proofErr w:type="spellStart"/>
      <w:r w:rsidR="00306BEA">
        <w:rPr>
          <w:rFonts w:ascii="Times New Roman" w:eastAsia="Times New Roman" w:hAnsi="Times New Roman" w:cs="Times New Roman"/>
          <w:sz w:val="24"/>
          <w:szCs w:val="24"/>
        </w:rPr>
        <w:t>BPOC</w:t>
      </w:r>
      <w:r w:rsidR="00306BEA" w:rsidRPr="00B313DB">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244F1">
        <w:rPr>
          <w:rFonts w:ascii="Times New Roman" w:eastAsia="Times New Roman" w:hAnsi="Times New Roman" w:cs="Times New Roman"/>
          <w:sz w:val="24"/>
          <w:szCs w:val="24"/>
        </w:rPr>
        <w:t>)</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9D070C">
        <w:rPr>
          <w:rFonts w:ascii="Times New Roman" w:eastAsia="Times New Roman" w:hAnsi="Times New Roman" w:cs="Times New Roman"/>
          <w:sz w:val="24"/>
          <w:szCs w:val="24"/>
        </w:rPr>
        <w:t xml:space="preserve"> and mobilizing DOC from soils (Tank et al. 2018)</w:t>
      </w:r>
      <w:r w:rsidR="00CA6E8B" w:rsidRPr="00B65ED4">
        <w:rPr>
          <w:rFonts w:ascii="Times New Roman" w:eastAsia="Times New Roman" w:hAnsi="Times New Roman" w:cs="Times New Roman"/>
          <w:sz w:val="24"/>
          <w:szCs w:val="24"/>
        </w:rPr>
        <w:t xml:space="preserve"> and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w:t>
      </w:r>
      <w:r w:rsidR="007F132D" w:rsidRPr="00B65ED4">
        <w:rPr>
          <w:rFonts w:ascii="Times New Roman" w:eastAsia="Times New Roman" w:hAnsi="Times New Roman" w:cs="Times New Roman"/>
          <w:sz w:val="24"/>
          <w:szCs w:val="24"/>
        </w:rPr>
        <w:lastRenderedPageBreak/>
        <w:t xml:space="preserve">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w:t>
      </w:r>
      <w:proofErr w:type="spellStart"/>
      <w:r w:rsidR="00DF7A7C">
        <w:rPr>
          <w:rFonts w:ascii="Times New Roman" w:eastAsia="Times New Roman" w:hAnsi="Times New Roman" w:cs="Times New Roman"/>
          <w:sz w:val="24"/>
          <w:szCs w:val="24"/>
        </w:rPr>
        <w:t>BPOC</w:t>
      </w:r>
      <w:r w:rsidR="00DF7A7C" w:rsidRPr="00B313DB">
        <w:rPr>
          <w:rFonts w:ascii="Times New Roman" w:eastAsia="Times New Roman" w:hAnsi="Times New Roman" w:cs="Times New Roman"/>
          <w:sz w:val="24"/>
          <w:szCs w:val="24"/>
          <w:vertAlign w:val="subscript"/>
        </w:rPr>
        <w:t>Alloch</w:t>
      </w:r>
      <w:proofErr w:type="spellEnd"/>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3s028hwr8v82" w:colFirst="0" w:colLast="0"/>
      <w:bookmarkStart w:id="23" w:name="_vg8pldrl49h3" w:colFirst="0" w:colLast="0"/>
      <w:bookmarkEnd w:id="22"/>
      <w:bookmarkEnd w:id="23"/>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579CAB1F" w14:textId="72450BB8" w:rsidR="001A73DE" w:rsidRDefault="00B80037" w:rsidP="00456179">
      <w:pPr>
        <w:spacing w:line="480" w:lineRule="auto"/>
        <w:rPr>
          <w:ins w:id="24" w:author="Fisheries &amp; Wildlife" w:date="2018-08-10T11:14:00Z"/>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00852121">
        <w:rPr>
          <w:rFonts w:ascii="Times New Roman" w:eastAsia="Times New Roman" w:hAnsi="Times New Roman" w:cs="Times New Roman"/>
          <w:sz w:val="24"/>
          <w:szCs w:val="24"/>
        </w:rPr>
        <w:t>, water residence times</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estimated at broad spatial scales</w:t>
      </w:r>
      <w:r w:rsidR="00CB5183">
        <w:rPr>
          <w:rFonts w:ascii="Times New Roman" w:eastAsia="Times New Roman" w:hAnsi="Times New Roman" w:cs="Times New Roman"/>
          <w:sz w:val="24"/>
          <w:szCs w:val="24"/>
        </w:rPr>
        <w:t xml:space="preserve"> (</w:t>
      </w:r>
      <w:r w:rsidR="00852121">
        <w:rPr>
          <w:rFonts w:ascii="Times New Roman" w:eastAsia="Times New Roman" w:hAnsi="Times New Roman" w:cs="Times New Roman"/>
          <w:sz w:val="24"/>
          <w:szCs w:val="24"/>
        </w:rPr>
        <w:t xml:space="preserve">Hotchkiss et al. 2018, </w:t>
      </w:r>
      <w:r w:rsidR="00CB5183">
        <w:rPr>
          <w:rFonts w:ascii="Times New Roman" w:eastAsia="Times New Roman" w:hAnsi="Times New Roman" w:cs="Times New Roman"/>
          <w:sz w:val="24"/>
          <w:szCs w:val="24"/>
        </w:rPr>
        <w:t>Jones et al. 2018</w:t>
      </w:r>
      <w:r w:rsidR="00C457AB">
        <w:rPr>
          <w:rFonts w:ascii="Times New Roman" w:eastAsia="Times New Roman" w:hAnsi="Times New Roman" w:cs="Times New Roman"/>
          <w:sz w:val="24"/>
          <w:szCs w:val="24"/>
        </w:rPr>
        <w:t xml:space="preserve">, </w:t>
      </w:r>
      <w:proofErr w:type="spellStart"/>
      <w:proofErr w:type="gramStart"/>
      <w:r w:rsidR="00C457AB">
        <w:rPr>
          <w:rFonts w:ascii="Times New Roman" w:eastAsia="Times New Roman" w:hAnsi="Times New Roman" w:cs="Times New Roman"/>
          <w:sz w:val="24"/>
          <w:szCs w:val="24"/>
        </w:rPr>
        <w:t>Seekel</w:t>
      </w:r>
      <w:proofErr w:type="spellEnd"/>
      <w:proofErr w:type="gramEnd"/>
      <w:r w:rsidR="00C457AB">
        <w:rPr>
          <w:rFonts w:ascii="Times New Roman" w:eastAsia="Times New Roman" w:hAnsi="Times New Roman" w:cs="Times New Roman"/>
          <w:sz w:val="24"/>
          <w:szCs w:val="24"/>
        </w:rPr>
        <w:t xml:space="preserve"> et al. 2018</w:t>
      </w:r>
      <w:r w:rsidR="00CB5183">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ins w:id="25" w:author="Fisheries &amp; Wildlife" w:date="2018-08-10T11:33:00Z">
        <w:r w:rsidR="002109F3">
          <w:rPr>
            <w:rFonts w:ascii="Times New Roman" w:eastAsia="Times New Roman" w:hAnsi="Times New Roman" w:cs="Times New Roman"/>
            <w:sz w:val="24"/>
            <w:szCs w:val="24"/>
          </w:rPr>
          <w:t>Although we designed our model</w:t>
        </w:r>
      </w:ins>
      <w:ins w:id="26" w:author="Fisheries &amp; Wildlife" w:date="2018-08-10T11:44:00Z">
        <w:r w:rsidR="00CD318E">
          <w:rPr>
            <w:rFonts w:ascii="Times New Roman" w:eastAsia="Times New Roman" w:hAnsi="Times New Roman" w:cs="Times New Roman"/>
            <w:sz w:val="24"/>
            <w:szCs w:val="24"/>
          </w:rPr>
          <w:t>ing framework</w:t>
        </w:r>
      </w:ins>
      <w:ins w:id="27" w:author="Fisheries &amp; Wildlife" w:date="2018-08-10T11:33:00Z">
        <w:r w:rsidR="002109F3">
          <w:rPr>
            <w:rFonts w:ascii="Times New Roman" w:eastAsia="Times New Roman" w:hAnsi="Times New Roman" w:cs="Times New Roman"/>
            <w:sz w:val="24"/>
            <w:szCs w:val="24"/>
          </w:rPr>
          <w:t xml:space="preserve"> to be flexible across different lake ecosystems, </w:t>
        </w:r>
      </w:ins>
      <w:ins w:id="28" w:author="Fisheries &amp; Wildlife" w:date="2018-08-10T11:13:00Z">
        <w:r w:rsidR="001A73DE">
          <w:rPr>
            <w:rFonts w:ascii="Times New Roman" w:eastAsia="Times New Roman" w:hAnsi="Times New Roman" w:cs="Times New Roman"/>
            <w:sz w:val="24"/>
            <w:szCs w:val="24"/>
          </w:rPr>
          <w:t xml:space="preserve">our study contained four </w:t>
        </w:r>
      </w:ins>
      <w:ins w:id="29" w:author="Fisheries &amp; Wildlife" w:date="2018-08-10T11:16:00Z">
        <w:r w:rsidR="001A73DE">
          <w:rPr>
            <w:rFonts w:ascii="Times New Roman" w:eastAsia="Times New Roman" w:hAnsi="Times New Roman" w:cs="Times New Roman"/>
            <w:sz w:val="24"/>
            <w:szCs w:val="24"/>
          </w:rPr>
          <w:t xml:space="preserve">north-temperate </w:t>
        </w:r>
      </w:ins>
      <w:ins w:id="30" w:author="Fisheries &amp; Wildlife" w:date="2018-08-10T11:13:00Z">
        <w:r w:rsidR="001A73DE">
          <w:rPr>
            <w:rFonts w:ascii="Times New Roman" w:eastAsia="Times New Roman" w:hAnsi="Times New Roman" w:cs="Times New Roman"/>
            <w:sz w:val="24"/>
            <w:szCs w:val="24"/>
          </w:rPr>
          <w:t xml:space="preserve">lakes and one </w:t>
        </w:r>
      </w:ins>
      <w:ins w:id="31" w:author="Fisheries &amp; Wildlife" w:date="2018-08-10T11:16:00Z">
        <w:r w:rsidR="001A73DE">
          <w:rPr>
            <w:rFonts w:ascii="Times New Roman" w:eastAsia="Times New Roman" w:hAnsi="Times New Roman" w:cs="Times New Roman"/>
            <w:sz w:val="24"/>
            <w:szCs w:val="24"/>
          </w:rPr>
          <w:t>arctic lake</w:t>
        </w:r>
      </w:ins>
      <w:ins w:id="32" w:author="Fisheries &amp; Wildlife" w:date="2018-08-10T11:25:00Z">
        <w:r w:rsidR="00144BBE">
          <w:rPr>
            <w:rFonts w:ascii="Times New Roman" w:eastAsia="Times New Roman" w:hAnsi="Times New Roman" w:cs="Times New Roman"/>
            <w:sz w:val="24"/>
            <w:szCs w:val="24"/>
          </w:rPr>
          <w:t xml:space="preserve">, all of which were </w:t>
        </w:r>
      </w:ins>
      <w:ins w:id="33" w:author="Fisheries &amp; Wildlife" w:date="2018-08-10T11:38:00Z">
        <w:r w:rsidR="00CD318E">
          <w:rPr>
            <w:rFonts w:ascii="Times New Roman" w:eastAsia="Times New Roman" w:hAnsi="Times New Roman" w:cs="Times New Roman"/>
            <w:sz w:val="24"/>
            <w:szCs w:val="24"/>
          </w:rPr>
          <w:t xml:space="preserve">deep and </w:t>
        </w:r>
      </w:ins>
      <w:ins w:id="34" w:author="Fisheries &amp; Wildlife" w:date="2018-08-10T11:25:00Z">
        <w:r w:rsidR="00144BBE">
          <w:rPr>
            <w:rFonts w:ascii="Times New Roman" w:eastAsia="Times New Roman" w:hAnsi="Times New Roman" w:cs="Times New Roman"/>
            <w:sz w:val="24"/>
            <w:szCs w:val="24"/>
          </w:rPr>
          <w:t>dimictic (summer and winter stratification and spring and autumn mixing</w:t>
        </w:r>
      </w:ins>
      <w:ins w:id="35" w:author="Fisheries &amp; Wildlife" w:date="2018-08-10T11:26:00Z">
        <w:r w:rsidR="00144BBE">
          <w:rPr>
            <w:rFonts w:ascii="Times New Roman" w:eastAsia="Times New Roman" w:hAnsi="Times New Roman" w:cs="Times New Roman"/>
            <w:sz w:val="24"/>
            <w:szCs w:val="24"/>
          </w:rPr>
          <w:t xml:space="preserve"> of the water column</w:t>
        </w:r>
      </w:ins>
      <w:ins w:id="36" w:author="Fisheries &amp; Wildlife" w:date="2018-08-10T11:25:00Z">
        <w:r w:rsidR="00144BBE">
          <w:rPr>
            <w:rFonts w:ascii="Times New Roman" w:eastAsia="Times New Roman" w:hAnsi="Times New Roman" w:cs="Times New Roman"/>
            <w:sz w:val="24"/>
            <w:szCs w:val="24"/>
          </w:rPr>
          <w:t>)</w:t>
        </w:r>
      </w:ins>
      <w:ins w:id="37" w:author="Fisheries &amp; Wildlife" w:date="2018-08-10T11:23:00Z">
        <w:r w:rsidR="00144BBE">
          <w:rPr>
            <w:rFonts w:ascii="Times New Roman" w:eastAsia="Times New Roman" w:hAnsi="Times New Roman" w:cs="Times New Roman"/>
            <w:sz w:val="24"/>
            <w:szCs w:val="24"/>
          </w:rPr>
          <w:t xml:space="preserve">. </w:t>
        </w:r>
      </w:ins>
      <w:ins w:id="38" w:author="Fisheries &amp; Wildlife" w:date="2018-08-10T11:41:00Z">
        <w:r w:rsidR="00CD318E">
          <w:rPr>
            <w:rFonts w:ascii="Times New Roman" w:eastAsia="Times New Roman" w:hAnsi="Times New Roman" w:cs="Times New Roman"/>
            <w:sz w:val="24"/>
            <w:szCs w:val="24"/>
          </w:rPr>
          <w:t>Literature-based parameters were obtained from previous research on these lake ecosystems</w:t>
        </w:r>
      </w:ins>
      <w:ins w:id="39" w:author="Fisheries &amp; Wildlife" w:date="2018-08-10T11:47:00Z">
        <w:r w:rsidR="00CD318E">
          <w:rPr>
            <w:rFonts w:ascii="Times New Roman" w:eastAsia="Times New Roman" w:hAnsi="Times New Roman" w:cs="Times New Roman"/>
            <w:sz w:val="24"/>
            <w:szCs w:val="24"/>
          </w:rPr>
          <w:t xml:space="preserve"> and may not apply</w:t>
        </w:r>
        <w:r w:rsidR="004554E1">
          <w:rPr>
            <w:rFonts w:ascii="Times New Roman" w:eastAsia="Times New Roman" w:hAnsi="Times New Roman" w:cs="Times New Roman"/>
            <w:sz w:val="24"/>
            <w:szCs w:val="24"/>
          </w:rPr>
          <w:t xml:space="preserve"> in all other lake ecosystems</w:t>
        </w:r>
      </w:ins>
      <w:ins w:id="40" w:author="Fisheries &amp; Wildlife" w:date="2018-08-10T11:41:00Z">
        <w:r w:rsidR="00CD318E">
          <w:rPr>
            <w:rFonts w:ascii="Times New Roman" w:eastAsia="Times New Roman" w:hAnsi="Times New Roman" w:cs="Times New Roman"/>
            <w:sz w:val="24"/>
            <w:szCs w:val="24"/>
          </w:rPr>
          <w:t xml:space="preserve">. </w:t>
        </w:r>
      </w:ins>
      <w:ins w:id="41" w:author="Fisheries &amp; Wildlife" w:date="2018-08-10T11:22:00Z">
        <w:r w:rsidR="00144BBE">
          <w:rPr>
            <w:rFonts w:ascii="Times New Roman" w:eastAsia="Times New Roman" w:hAnsi="Times New Roman" w:cs="Times New Roman"/>
            <w:sz w:val="24"/>
            <w:szCs w:val="24"/>
          </w:rPr>
          <w:t xml:space="preserve">Future work should </w:t>
        </w:r>
      </w:ins>
      <w:ins w:id="42" w:author="Fisheries &amp; Wildlife" w:date="2018-08-10T11:23:00Z">
        <w:r w:rsidR="00144BBE">
          <w:rPr>
            <w:rFonts w:ascii="Times New Roman" w:eastAsia="Times New Roman" w:hAnsi="Times New Roman" w:cs="Times New Roman"/>
            <w:sz w:val="24"/>
            <w:szCs w:val="24"/>
          </w:rPr>
          <w:t>include</w:t>
        </w:r>
      </w:ins>
      <w:ins w:id="43" w:author="Fisheries &amp; Wildlife" w:date="2018-08-10T11:22:00Z">
        <w:r w:rsidR="00144BBE">
          <w:rPr>
            <w:rFonts w:ascii="Times New Roman" w:eastAsia="Times New Roman" w:hAnsi="Times New Roman" w:cs="Times New Roman"/>
            <w:sz w:val="24"/>
            <w:szCs w:val="24"/>
          </w:rPr>
          <w:t xml:space="preserve"> </w:t>
        </w:r>
      </w:ins>
      <w:ins w:id="44" w:author="Fisheries &amp; Wildlife" w:date="2018-08-10T11:23:00Z">
        <w:r w:rsidR="00144BBE">
          <w:rPr>
            <w:rFonts w:ascii="Times New Roman" w:eastAsia="Times New Roman" w:hAnsi="Times New Roman" w:cs="Times New Roman"/>
            <w:sz w:val="24"/>
            <w:szCs w:val="24"/>
          </w:rPr>
          <w:t>additional high-latitude</w:t>
        </w:r>
      </w:ins>
      <w:ins w:id="45" w:author="Fisheries &amp; Wildlife" w:date="2018-08-10T11:27:00Z">
        <w:r w:rsidR="00144BBE">
          <w:rPr>
            <w:rFonts w:ascii="Times New Roman" w:eastAsia="Times New Roman" w:hAnsi="Times New Roman" w:cs="Times New Roman"/>
            <w:sz w:val="24"/>
            <w:szCs w:val="24"/>
          </w:rPr>
          <w:t xml:space="preserve">, </w:t>
        </w:r>
      </w:ins>
      <w:ins w:id="46" w:author="Fisheries &amp; Wildlife" w:date="2018-08-10T11:23:00Z">
        <w:r w:rsidR="00144BBE">
          <w:rPr>
            <w:rFonts w:ascii="Times New Roman" w:eastAsia="Times New Roman" w:hAnsi="Times New Roman" w:cs="Times New Roman"/>
            <w:sz w:val="24"/>
            <w:szCs w:val="24"/>
          </w:rPr>
          <w:t>tropical</w:t>
        </w:r>
      </w:ins>
      <w:ins w:id="47" w:author="Fisheries &amp; Wildlife" w:date="2018-08-10T11:27:00Z">
        <w:r w:rsidR="00144BBE">
          <w:rPr>
            <w:rFonts w:ascii="Times New Roman" w:eastAsia="Times New Roman" w:hAnsi="Times New Roman" w:cs="Times New Roman"/>
            <w:sz w:val="24"/>
            <w:szCs w:val="24"/>
          </w:rPr>
          <w:t>, or shallow</w:t>
        </w:r>
      </w:ins>
      <w:ins w:id="48" w:author="Fisheries &amp; Wildlife" w:date="2018-08-10T11:23:00Z">
        <w:r w:rsidR="00144BBE">
          <w:rPr>
            <w:rFonts w:ascii="Times New Roman" w:eastAsia="Times New Roman" w:hAnsi="Times New Roman" w:cs="Times New Roman"/>
            <w:sz w:val="24"/>
            <w:szCs w:val="24"/>
          </w:rPr>
          <w:t xml:space="preserve"> lakes to test the generalizability of our model</w:t>
        </w:r>
      </w:ins>
      <w:ins w:id="49" w:author="Fisheries &amp; Wildlife" w:date="2018-08-10T11:30:00Z">
        <w:r w:rsidR="002109F3">
          <w:rPr>
            <w:rFonts w:ascii="Times New Roman" w:eastAsia="Times New Roman" w:hAnsi="Times New Roman" w:cs="Times New Roman"/>
            <w:sz w:val="24"/>
            <w:szCs w:val="24"/>
          </w:rPr>
          <w:t xml:space="preserve"> </w:t>
        </w:r>
      </w:ins>
      <w:ins w:id="50" w:author="Fisheries &amp; Wildlife" w:date="2018-08-10T11:41:00Z">
        <w:r w:rsidR="00CD318E">
          <w:rPr>
            <w:rFonts w:ascii="Times New Roman" w:eastAsia="Times New Roman" w:hAnsi="Times New Roman" w:cs="Times New Roman"/>
            <w:sz w:val="24"/>
            <w:szCs w:val="24"/>
          </w:rPr>
          <w:t xml:space="preserve">across a more diverse set of lake ecosystems than </w:t>
        </w:r>
      </w:ins>
      <w:ins w:id="51" w:author="Fisheries &amp; Wildlife" w:date="2018-08-10T11:42:00Z">
        <w:r w:rsidR="00CD318E">
          <w:rPr>
            <w:rFonts w:ascii="Times New Roman" w:eastAsia="Times New Roman" w:hAnsi="Times New Roman" w:cs="Times New Roman"/>
            <w:sz w:val="24"/>
            <w:szCs w:val="24"/>
          </w:rPr>
          <w:t xml:space="preserve">those </w:t>
        </w:r>
      </w:ins>
      <w:ins w:id="52" w:author="Fisheries &amp; Wildlife" w:date="2018-08-10T11:41:00Z">
        <w:r w:rsidR="00CD318E">
          <w:rPr>
            <w:rFonts w:ascii="Times New Roman" w:eastAsia="Times New Roman" w:hAnsi="Times New Roman" w:cs="Times New Roman"/>
            <w:sz w:val="24"/>
            <w:szCs w:val="24"/>
          </w:rPr>
          <w:t xml:space="preserve">included in </w:t>
        </w:r>
      </w:ins>
      <w:ins w:id="53" w:author="Fisheries &amp; Wildlife" w:date="2018-08-10T11:48:00Z">
        <w:r w:rsidR="004554E1">
          <w:rPr>
            <w:rFonts w:ascii="Times New Roman" w:eastAsia="Times New Roman" w:hAnsi="Times New Roman" w:cs="Times New Roman"/>
            <w:sz w:val="24"/>
            <w:szCs w:val="24"/>
          </w:rPr>
          <w:t>this</w:t>
        </w:r>
      </w:ins>
      <w:ins w:id="54" w:author="Fisheries &amp; Wildlife" w:date="2018-08-10T11:41:00Z">
        <w:r w:rsidR="00CD318E">
          <w:rPr>
            <w:rFonts w:ascii="Times New Roman" w:eastAsia="Times New Roman" w:hAnsi="Times New Roman" w:cs="Times New Roman"/>
            <w:sz w:val="24"/>
            <w:szCs w:val="24"/>
          </w:rPr>
          <w:t xml:space="preserve"> study</w:t>
        </w:r>
      </w:ins>
      <w:ins w:id="55" w:author="Fisheries &amp; Wildlife" w:date="2018-08-10T11:23:00Z">
        <w:r w:rsidR="00144BBE">
          <w:rPr>
            <w:rFonts w:ascii="Times New Roman" w:eastAsia="Times New Roman" w:hAnsi="Times New Roman" w:cs="Times New Roman"/>
            <w:sz w:val="24"/>
            <w:szCs w:val="24"/>
          </w:rPr>
          <w:t xml:space="preserve">. </w:t>
        </w:r>
      </w:ins>
      <w:ins w:id="56" w:author="Fisheries &amp; Wildlife" w:date="2018-08-10T11:28:00Z">
        <w:r w:rsidR="00CD318E">
          <w:rPr>
            <w:rFonts w:ascii="Times New Roman" w:eastAsia="Times New Roman" w:hAnsi="Times New Roman" w:cs="Times New Roman"/>
            <w:sz w:val="24"/>
            <w:szCs w:val="24"/>
          </w:rPr>
          <w:t xml:space="preserve">Nonetheless, </w:t>
        </w:r>
      </w:ins>
      <w:ins w:id="57" w:author="Fisheries &amp; Wildlife" w:date="2018-08-10T11:45:00Z">
        <w:r w:rsidR="00CD318E">
          <w:rPr>
            <w:rFonts w:ascii="Times New Roman" w:eastAsia="Times New Roman" w:hAnsi="Times New Roman" w:cs="Times New Roman"/>
            <w:sz w:val="24"/>
            <w:szCs w:val="24"/>
          </w:rPr>
          <w:t>part of our intention for including model data and code with this manuscript</w:t>
        </w:r>
      </w:ins>
      <w:ins w:id="58" w:author="Fisheries &amp; Wildlife" w:date="2018-08-10T11:28:00Z">
        <w:r w:rsidR="00CD318E">
          <w:rPr>
            <w:rFonts w:ascii="Times New Roman" w:eastAsia="Times New Roman" w:hAnsi="Times New Roman" w:cs="Times New Roman"/>
            <w:sz w:val="24"/>
            <w:szCs w:val="24"/>
          </w:rPr>
          <w:t xml:space="preserve"> </w:t>
        </w:r>
      </w:ins>
      <w:ins w:id="59" w:author="Fisheries &amp; Wildlife" w:date="2018-08-10T11:45:00Z">
        <w:r w:rsidR="00CD318E">
          <w:rPr>
            <w:rFonts w:ascii="Times New Roman" w:eastAsia="Times New Roman" w:hAnsi="Times New Roman" w:cs="Times New Roman"/>
            <w:sz w:val="24"/>
            <w:szCs w:val="24"/>
          </w:rPr>
          <w:t xml:space="preserve">was so that </w:t>
        </w:r>
      </w:ins>
      <w:ins w:id="60" w:author="Fisheries &amp; Wildlife" w:date="2018-08-10T11:46:00Z">
        <w:r w:rsidR="00CD318E">
          <w:rPr>
            <w:rFonts w:ascii="Times New Roman" w:eastAsia="Times New Roman" w:hAnsi="Times New Roman" w:cs="Times New Roman"/>
            <w:sz w:val="24"/>
            <w:szCs w:val="24"/>
          </w:rPr>
          <w:t>future work can build off our model and make adjustments as more data across more diverse lake ecos</w:t>
        </w:r>
      </w:ins>
      <w:ins w:id="61" w:author="Fisheries &amp; Wildlife" w:date="2018-08-10T11:47:00Z">
        <w:r w:rsidR="00CD318E">
          <w:rPr>
            <w:rFonts w:ascii="Times New Roman" w:eastAsia="Times New Roman" w:hAnsi="Times New Roman" w:cs="Times New Roman"/>
            <w:sz w:val="24"/>
            <w:szCs w:val="24"/>
          </w:rPr>
          <w:t>ystems become available.</w:t>
        </w:r>
      </w:ins>
      <w:ins w:id="62" w:author="Fisheries &amp; Wildlife" w:date="2018-08-10T11:45:00Z">
        <w:r w:rsidR="00CD318E">
          <w:rPr>
            <w:rFonts w:ascii="Times New Roman" w:eastAsia="Times New Roman" w:hAnsi="Times New Roman" w:cs="Times New Roman"/>
            <w:sz w:val="24"/>
            <w:szCs w:val="24"/>
          </w:rPr>
          <w:t xml:space="preserve"> </w:t>
        </w:r>
      </w:ins>
    </w:p>
    <w:p w14:paraId="74D06F2F" w14:textId="4F695C2B" w:rsidR="00456179" w:rsidRDefault="001B333C" w:rsidP="002109F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During model development, we encountered a notable paucity of </w:t>
      </w:r>
      <w:r w:rsidR="00B80037" w:rsidRPr="00B65ED4">
        <w:rPr>
          <w:rFonts w:ascii="Times New Roman" w:eastAsia="Times New Roman" w:hAnsi="Times New Roman" w:cs="Times New Roman"/>
          <w:sz w:val="24"/>
          <w:szCs w:val="24"/>
        </w:rPr>
        <w:t>high-frequency measurements of inflow DOC concentration</w:t>
      </w:r>
      <w:r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OC modeling in more lakes</w:t>
      </w:r>
      <w:r w:rsidR="00B8003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w:t>
      </w:r>
      <w:r w:rsidR="00B80037" w:rsidRPr="00B65ED4">
        <w:rPr>
          <w:rFonts w:ascii="Times New Roman" w:eastAsia="Times New Roman" w:hAnsi="Times New Roman" w:cs="Times New Roman"/>
          <w:sz w:val="24"/>
          <w:szCs w:val="24"/>
        </w:rPr>
        <w:t xml:space="preserve">collection </w:t>
      </w:r>
      <w:r w:rsidRPr="00B65ED4">
        <w:rPr>
          <w:rFonts w:ascii="Times New Roman" w:eastAsia="Times New Roman" w:hAnsi="Times New Roman" w:cs="Times New Roman"/>
          <w:sz w:val="24"/>
          <w:szCs w:val="24"/>
        </w:rPr>
        <w:t xml:space="preserve">of these data </w:t>
      </w:r>
      <w:r w:rsidR="00B80037" w:rsidRPr="00B65ED4">
        <w:rPr>
          <w:rFonts w:ascii="Times New Roman" w:eastAsia="Times New Roman" w:hAnsi="Times New Roman" w:cs="Times New Roman"/>
          <w:sz w:val="24"/>
          <w:szCs w:val="24"/>
        </w:rPr>
        <w:t xml:space="preserve">may be expensive and </w:t>
      </w:r>
      <w:r w:rsidR="00B80037" w:rsidRPr="00B65ED4">
        <w:rPr>
          <w:rFonts w:ascii="Times New Roman" w:eastAsia="Times New Roman" w:hAnsi="Times New Roman" w:cs="Times New Roman"/>
          <w:sz w:val="24"/>
          <w:szCs w:val="24"/>
        </w:rPr>
        <w:lastRenderedPageBreak/>
        <w:t>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00B80037"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00B80037"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00B80037"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00B80037"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 xml:space="preserve">Although these are common assumptions in similar mass balance studies, the inability to account for groundwater may lead to underestimates of allochthonous inputs and may complicate comparisons across lakes, particularly isolated lakes. The one lake with non-zero estimated groundwater volume, however, was Trout Lake, for which modeled allochthonous inputs were lowest across lakes in this study. </w:t>
      </w:r>
      <w:r w:rsidR="00456179">
        <w:rPr>
          <w:rFonts w:ascii="Times New Roman" w:eastAsia="Times New Roman" w:hAnsi="Times New Roman" w:cs="Times New Roman"/>
          <w:sz w:val="24"/>
          <w:szCs w:val="24"/>
        </w:rPr>
        <w:t xml:space="preserve">Nonetheless, </w:t>
      </w:r>
      <w:r w:rsidR="00B80037" w:rsidRPr="00B65ED4">
        <w:rPr>
          <w:rFonts w:ascii="Times New Roman" w:eastAsia="Times New Roman" w:hAnsi="Times New Roman" w:cs="Times New Roman"/>
          <w:sz w:val="24"/>
          <w:szCs w:val="24"/>
        </w:rPr>
        <w:t xml:space="preserve">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00B80037"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00B80037" w:rsidRPr="00B65ED4">
        <w:rPr>
          <w:rFonts w:ascii="Times New Roman" w:eastAsia="Times New Roman" w:hAnsi="Times New Roman" w:cs="Times New Roman"/>
          <w:sz w:val="24"/>
          <w:szCs w:val="24"/>
        </w:rPr>
        <w:t>.</w:t>
      </w:r>
      <w:r w:rsidR="00456179">
        <w:rPr>
          <w:rFonts w:ascii="Times New Roman" w:eastAsia="Times New Roman" w:hAnsi="Times New Roman" w:cs="Times New Roman"/>
          <w:sz w:val="24"/>
          <w:szCs w:val="24"/>
        </w:rPr>
        <w:t xml:space="preserve"> </w:t>
      </w:r>
    </w:p>
    <w:p w14:paraId="03AE955E" w14:textId="14C4C399" w:rsidR="00D60BD9" w:rsidRDefault="00456179" w:rsidP="0054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data limitations may explain poor NSE scores (&lt; 0) for DOC for Harp Lake and Trout Lake, which indicate that modeled DOC was no more accurate than long-term DOC means (Table 4). For Harp Lake, modeled DOC was generally lower than observed DOC (Fig. 3), potentially due to artificially low DO measurements, which reduced NSE for DO for Harp Lake. Underestimated DO would lead to underestimated respiration, which would reduce autochthonous inputs. For Trout Lake, the model did not capture short-term spring-time dips in DOC (Fig. 3), which may potentially be explained by ice melt dynamics not represented in interpolated inflow DOC data. In addition, NSE was also poor for DO for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Lake; modeled </w:t>
      </w:r>
      <w:r>
        <w:rPr>
          <w:rFonts w:ascii="Times New Roman" w:eastAsia="Times New Roman" w:hAnsi="Times New Roman" w:cs="Times New Roman"/>
          <w:sz w:val="24"/>
          <w:szCs w:val="24"/>
        </w:rPr>
        <w:lastRenderedPageBreak/>
        <w:t xml:space="preserve">DO was consistently higher than observations (Fig. 3). This suggests overestimated autochthonous inputs and therefore underestimated allochthonous inputs, which may be attributed to undetected pulses in inflow DOC in surface </w:t>
      </w:r>
      <w:r w:rsidR="00DE65C7">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or groundwater. </w:t>
      </w:r>
      <w:r w:rsidR="001A73DE">
        <w:rPr>
          <w:rFonts w:ascii="Times New Roman" w:eastAsia="Times New Roman" w:hAnsi="Times New Roman" w:cs="Times New Roman"/>
          <w:sz w:val="24"/>
          <w:szCs w:val="24"/>
        </w:rPr>
        <w:t xml:space="preserve">Additionally, food web dynamics (e.g., grazing) may also help explain large fluctuations in </w:t>
      </w:r>
      <w:proofErr w:type="spellStart"/>
      <w:r w:rsidR="001A73DE">
        <w:rPr>
          <w:rFonts w:ascii="Times New Roman" w:eastAsia="Times New Roman" w:hAnsi="Times New Roman" w:cs="Times New Roman"/>
          <w:sz w:val="24"/>
          <w:szCs w:val="24"/>
        </w:rPr>
        <w:t>allochthonous</w:t>
      </w:r>
      <w:proofErr w:type="spellEnd"/>
      <w:r w:rsidR="001A73DE">
        <w:rPr>
          <w:rFonts w:ascii="Times New Roman" w:eastAsia="Times New Roman" w:hAnsi="Times New Roman" w:cs="Times New Roman"/>
          <w:sz w:val="24"/>
          <w:szCs w:val="24"/>
        </w:rPr>
        <w:t xml:space="preserve"> inputs or poor NSE values. </w:t>
      </w:r>
      <w:r>
        <w:rPr>
          <w:rFonts w:ascii="Times New Roman" w:eastAsia="Times New Roman" w:hAnsi="Times New Roman" w:cs="Times New Roman"/>
          <w:sz w:val="24"/>
          <w:szCs w:val="24"/>
        </w:rPr>
        <w:t xml:space="preserve">In general, </w:t>
      </w:r>
      <w:r w:rsidR="0054426E">
        <w:rPr>
          <w:rFonts w:ascii="Times New Roman" w:eastAsia="Times New Roman" w:hAnsi="Times New Roman" w:cs="Times New Roman"/>
          <w:sz w:val="24"/>
          <w:szCs w:val="24"/>
        </w:rPr>
        <w:t xml:space="preserve">whereas </w:t>
      </w:r>
      <w:r w:rsidR="001A73DE">
        <w:rPr>
          <w:rFonts w:ascii="Times New Roman" w:eastAsia="Times New Roman" w:hAnsi="Times New Roman" w:cs="Times New Roman"/>
          <w:sz w:val="24"/>
          <w:szCs w:val="24"/>
        </w:rPr>
        <w:t>short-</w:t>
      </w:r>
      <w:r>
        <w:rPr>
          <w:rFonts w:ascii="Times New Roman" w:eastAsia="Times New Roman" w:hAnsi="Times New Roman" w:cs="Times New Roman"/>
          <w:sz w:val="24"/>
          <w:szCs w:val="24"/>
        </w:rPr>
        <w:t xml:space="preserve">term spikes are unlikely to affect long-term OC fate estimates, consistent biases </w:t>
      </w:r>
      <w:r w:rsidR="0054426E">
        <w:rPr>
          <w:rFonts w:ascii="Times New Roman" w:eastAsia="Times New Roman" w:hAnsi="Times New Roman" w:cs="Times New Roman"/>
          <w:sz w:val="24"/>
          <w:szCs w:val="24"/>
        </w:rPr>
        <w:t>in observations may skew model outputs. Therefore, dynamic models such as ours can be used to identify important sources of uncertainty in overall OC budgets that can be targeted in future monitoring and research.</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5665AE3F"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50876E84"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w:t>
      </w:r>
      <w:r w:rsidR="001C1F19">
        <w:rPr>
          <w:rFonts w:ascii="Times New Roman" w:eastAsia="Times New Roman" w:hAnsi="Times New Roman" w:cs="Times New Roman"/>
          <w:sz w:val="24"/>
          <w:szCs w:val="24"/>
        </w:rPr>
        <w:t xml:space="preserve">(de Wit et al. 2018) </w:t>
      </w:r>
      <w:r w:rsidR="00F57B98" w:rsidRPr="00B65ED4">
        <w:rPr>
          <w:rFonts w:ascii="Times New Roman" w:eastAsia="Times New Roman" w:hAnsi="Times New Roman" w:cs="Times New Roman"/>
          <w:sz w:val="24"/>
          <w:szCs w:val="24"/>
        </w:rPr>
        <w:t xml:space="preserve">and </w:t>
      </w:r>
      <w:r w:rsidR="001A73DE">
        <w:rPr>
          <w:rFonts w:ascii="Times New Roman" w:eastAsia="Times New Roman" w:hAnsi="Times New Roman" w:cs="Times New Roman"/>
          <w:sz w:val="24"/>
          <w:szCs w:val="24"/>
        </w:rPr>
        <w:t xml:space="preserve">air </w:t>
      </w:r>
      <w:r w:rsidR="00F57B98" w:rsidRPr="00B65ED4">
        <w:rPr>
          <w:rFonts w:ascii="Times New Roman" w:eastAsia="Times New Roman" w:hAnsi="Times New Roman" w:cs="Times New Roman"/>
          <w:sz w:val="24"/>
          <w:szCs w:val="24"/>
        </w:rPr>
        <w:t>temperature have key implications for the fate of OC in lake ecosystems under a changing climate</w:t>
      </w:r>
      <w:r w:rsidR="001C1F19">
        <w:rPr>
          <w:rFonts w:ascii="Times New Roman" w:eastAsia="Times New Roman" w:hAnsi="Times New Roman" w:cs="Times New Roman"/>
          <w:sz w:val="24"/>
          <w:szCs w:val="24"/>
        </w:rPr>
        <w:t xml:space="preserve"> (Reed et al. 2018)</w:t>
      </w:r>
      <w:r w:rsidR="00F57B98" w:rsidRPr="00B65ED4">
        <w:rPr>
          <w:rFonts w:ascii="Times New Roman" w:eastAsia="Times New Roman" w:hAnsi="Times New Roman" w:cs="Times New Roman"/>
          <w:sz w:val="24"/>
          <w:szCs w:val="24"/>
        </w:rPr>
        <w:t xml:space="preserv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 xml:space="preserve">of the total OC load. </w:t>
      </w:r>
      <w:ins w:id="63" w:author="Fisheries &amp; Wildlife" w:date="2018-08-10T11:58:00Z">
        <w:r w:rsidR="008D0FE8">
          <w:rPr>
            <w:rFonts w:ascii="Times New Roman" w:eastAsia="Times New Roman" w:hAnsi="Times New Roman" w:cs="Times New Roman"/>
            <w:sz w:val="24"/>
            <w:szCs w:val="24"/>
          </w:rPr>
          <w:t xml:space="preserve">Although our model was not designed as a predictive tool, </w:t>
        </w:r>
        <w:r w:rsidR="008D0FE8">
          <w:rPr>
            <w:rFonts w:ascii="Times New Roman" w:eastAsia="Times New Roman" w:hAnsi="Times New Roman" w:cs="Times New Roman"/>
            <w:sz w:val="24"/>
            <w:szCs w:val="24"/>
          </w:rPr>
          <w:t>our</w:t>
        </w:r>
      </w:ins>
      <w:del w:id="64" w:author="Fisheries &amp; Wildlife" w:date="2018-08-10T11:58:00Z">
        <w:r w:rsidR="00F57B98" w:rsidRPr="00B65ED4" w:rsidDel="008D0FE8">
          <w:rPr>
            <w:rFonts w:ascii="Times New Roman" w:eastAsia="Times New Roman" w:hAnsi="Times New Roman" w:cs="Times New Roman"/>
            <w:sz w:val="24"/>
            <w:szCs w:val="24"/>
          </w:rPr>
          <w:delText>These</w:delText>
        </w:r>
      </w:del>
      <w:r w:rsidR="00F57B98" w:rsidRPr="00B65ED4">
        <w:rPr>
          <w:rFonts w:ascii="Times New Roman" w:eastAsia="Times New Roman" w:hAnsi="Times New Roman" w:cs="Times New Roman"/>
          <w:sz w:val="24"/>
          <w:szCs w:val="24"/>
        </w:rPr>
        <w:t xml:space="preserv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65" w:name="_jodkgtnyf02z" w:colFirst="0" w:colLast="0"/>
      <w:bookmarkEnd w:id="65"/>
      <w:r w:rsidRPr="00B65ED4">
        <w:rPr>
          <w:rFonts w:ascii="Times New Roman" w:eastAsia="Times New Roman" w:hAnsi="Times New Roman" w:cs="Times New Roman"/>
          <w:b/>
          <w:sz w:val="24"/>
          <w:szCs w:val="24"/>
        </w:rPr>
        <w:t xml:space="preserve"> ACKNOWLEDGMENTS</w:t>
      </w:r>
    </w:p>
    <w:p w14:paraId="230D69F3" w14:textId="60062C0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proofErr w:type="spellStart"/>
      <w:r w:rsidR="001901E2">
        <w:rPr>
          <w:rFonts w:ascii="Times New Roman" w:eastAsia="Times New Roman" w:hAnsi="Times New Roman" w:cs="Times New Roman"/>
          <w:sz w:val="24"/>
          <w:szCs w:val="24"/>
        </w:rPr>
        <w:t>Vänern</w:t>
      </w:r>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7"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66" w:name="_j77eak7kbqvt" w:colFirst="0" w:colLast="0"/>
      <w:bookmarkEnd w:id="66"/>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lastRenderedPageBreak/>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35248E33" w:rsidR="00E61D43" w:rsidRDefault="00E61D43" w:rsidP="00C04349">
      <w:pPr>
        <w:spacing w:line="480" w:lineRule="auto"/>
        <w:ind w:left="720"/>
        <w:rPr>
          <w:rFonts w:ascii="Times New Roman" w:eastAsia="Times New Roman" w:hAnsi="Times New Roman" w:cs="Times New Roman"/>
          <w:color w:val="auto"/>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42B103BD" w14:textId="77777777" w:rsidR="00C04349" w:rsidRDefault="00C04349" w:rsidP="00C04349">
      <w:pPr>
        <w:spacing w:line="480" w:lineRule="auto"/>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Cole, J. J., </w:t>
      </w:r>
      <w:proofErr w:type="spellStart"/>
      <w:r w:rsidRPr="00C04349">
        <w:rPr>
          <w:rFonts w:ascii="Times New Roman" w:eastAsia="Times New Roman" w:hAnsi="Times New Roman" w:cs="Times New Roman"/>
          <w:color w:val="auto"/>
          <w:sz w:val="24"/>
          <w:szCs w:val="24"/>
        </w:rPr>
        <w:t>Caraco</w:t>
      </w:r>
      <w:proofErr w:type="spellEnd"/>
      <w:r w:rsidRPr="00C04349">
        <w:rPr>
          <w:rFonts w:ascii="Times New Roman" w:eastAsia="Times New Roman" w:hAnsi="Times New Roman" w:cs="Times New Roman"/>
          <w:color w:val="auto"/>
          <w:sz w:val="24"/>
          <w:szCs w:val="24"/>
        </w:rPr>
        <w:t xml:space="preserve">, N. F., Strayer, D. L., Ochs, C., &amp; Nolan, S. (1989). A detailed organic carbon </w:t>
      </w:r>
    </w:p>
    <w:p w14:paraId="6325CE7E" w14:textId="77777777" w:rsidR="00C04349" w:rsidRDefault="00C04349" w:rsidP="00C04349">
      <w:pPr>
        <w:spacing w:line="480" w:lineRule="auto"/>
        <w:ind w:firstLine="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budget as an ecosystem</w:t>
      </w:r>
      <w:r w:rsidRPr="00C04349">
        <w:rPr>
          <w:rFonts w:ascii="Cambria Math" w:eastAsia="Times New Roman" w:hAnsi="Cambria Math" w:cs="Cambria Math"/>
          <w:color w:val="auto"/>
          <w:sz w:val="24"/>
          <w:szCs w:val="24"/>
        </w:rPr>
        <w:t>‐</w:t>
      </w:r>
      <w:r w:rsidRPr="00C04349">
        <w:rPr>
          <w:rFonts w:ascii="Times New Roman" w:eastAsia="Times New Roman" w:hAnsi="Times New Roman" w:cs="Times New Roman"/>
          <w:color w:val="auto"/>
          <w:sz w:val="24"/>
          <w:szCs w:val="24"/>
        </w:rPr>
        <w:t xml:space="preserve">level calibration of bacterial respiration in an oligotrophic lake </w:t>
      </w:r>
    </w:p>
    <w:p w14:paraId="5670132B" w14:textId="5C4877B9" w:rsidR="00C04349" w:rsidRPr="00C04349" w:rsidRDefault="00C04349" w:rsidP="00C04349">
      <w:pPr>
        <w:spacing w:line="480" w:lineRule="auto"/>
        <w:ind w:left="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during midsummer. </w:t>
      </w:r>
      <w:r w:rsidRPr="00C04349">
        <w:rPr>
          <w:rFonts w:ascii="Times New Roman" w:eastAsia="Times New Roman" w:hAnsi="Times New Roman" w:cs="Times New Roman"/>
          <w:i/>
          <w:iCs/>
          <w:color w:val="auto"/>
          <w:sz w:val="24"/>
          <w:szCs w:val="24"/>
        </w:rPr>
        <w:t xml:space="preserve">Limnology and </w:t>
      </w:r>
      <w:r>
        <w:rPr>
          <w:rFonts w:ascii="Times New Roman" w:eastAsia="Times New Roman" w:hAnsi="Times New Roman" w:cs="Times New Roman"/>
          <w:i/>
          <w:iCs/>
          <w:color w:val="auto"/>
          <w:sz w:val="24"/>
          <w:szCs w:val="24"/>
        </w:rPr>
        <w:t>O</w:t>
      </w:r>
      <w:r w:rsidRPr="00C04349">
        <w:rPr>
          <w:rFonts w:ascii="Times New Roman" w:eastAsia="Times New Roman" w:hAnsi="Times New Roman" w:cs="Times New Roman"/>
          <w:i/>
          <w:iCs/>
          <w:color w:val="auto"/>
          <w:sz w:val="24"/>
          <w:szCs w:val="24"/>
        </w:rPr>
        <w:t>ceanography</w:t>
      </w:r>
      <w:r w:rsidRPr="00C04349">
        <w:rPr>
          <w:rFonts w:ascii="Times New Roman" w:eastAsia="Times New Roman" w:hAnsi="Times New Roman" w:cs="Times New Roman"/>
          <w:color w:val="auto"/>
          <w:sz w:val="24"/>
          <w:szCs w:val="24"/>
        </w:rPr>
        <w:t xml:space="preserve">, </w:t>
      </w:r>
      <w:r w:rsidRPr="00C04349">
        <w:rPr>
          <w:rFonts w:ascii="Times New Roman" w:eastAsia="Times New Roman" w:hAnsi="Times New Roman" w:cs="Times New Roman"/>
          <w:i/>
          <w:iCs/>
          <w:color w:val="auto"/>
          <w:sz w:val="24"/>
          <w:szCs w:val="24"/>
        </w:rPr>
        <w:t>34</w:t>
      </w:r>
      <w:r w:rsidRPr="00C04349">
        <w:rPr>
          <w:rFonts w:ascii="Times New Roman" w:eastAsia="Times New Roman" w:hAnsi="Times New Roman" w:cs="Times New Roman"/>
          <w:color w:val="auto"/>
          <w:sz w:val="24"/>
          <w:szCs w:val="24"/>
        </w:rPr>
        <w:t>(2), 286-296.</w:t>
      </w:r>
    </w:p>
    <w:p w14:paraId="17993B2D" w14:textId="3A2C755B" w:rsidR="0032009C" w:rsidRPr="00B65ED4" w:rsidRDefault="00B80037" w:rsidP="00C04349">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6BE6C00E" w:rsidR="0032009C" w:rsidRDefault="00B80037" w:rsidP="003E72FF">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56CCB886" w14:textId="77777777" w:rsidR="003E72FF" w:rsidRDefault="003E72FF" w:rsidP="003E72FF">
      <w:pPr>
        <w:spacing w:line="480" w:lineRule="auto"/>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de Wit, H. A., Couture, R. M., Jackson</w:t>
      </w:r>
      <w:r w:rsidRPr="003E72FF">
        <w:rPr>
          <w:rFonts w:ascii="Cambria Math" w:eastAsia="Times New Roman" w:hAnsi="Cambria Math" w:cs="Cambria Math"/>
          <w:color w:val="auto"/>
          <w:sz w:val="24"/>
          <w:szCs w:val="24"/>
        </w:rPr>
        <w:t>‐</w:t>
      </w:r>
      <w:r w:rsidRPr="003E72FF">
        <w:rPr>
          <w:rFonts w:ascii="Times New Roman" w:eastAsia="Times New Roman" w:hAnsi="Times New Roman" w:cs="Times New Roman"/>
          <w:color w:val="auto"/>
          <w:sz w:val="24"/>
          <w:szCs w:val="24"/>
        </w:rPr>
        <w:t xml:space="preserve">Blake, L., </w:t>
      </w:r>
      <w:proofErr w:type="spellStart"/>
      <w:r w:rsidRPr="003E72FF">
        <w:rPr>
          <w:rFonts w:ascii="Times New Roman" w:eastAsia="Times New Roman" w:hAnsi="Times New Roman" w:cs="Times New Roman"/>
          <w:color w:val="auto"/>
          <w:sz w:val="24"/>
          <w:szCs w:val="24"/>
        </w:rPr>
        <w:t>Futter</w:t>
      </w:r>
      <w:proofErr w:type="spellEnd"/>
      <w:r w:rsidRPr="003E72FF">
        <w:rPr>
          <w:rFonts w:ascii="Times New Roman" w:eastAsia="Times New Roman" w:hAnsi="Times New Roman" w:cs="Times New Roman"/>
          <w:color w:val="auto"/>
          <w:sz w:val="24"/>
          <w:szCs w:val="24"/>
        </w:rPr>
        <w:t xml:space="preserve">, M. N., </w:t>
      </w:r>
      <w:proofErr w:type="spellStart"/>
      <w:r w:rsidRPr="003E72FF">
        <w:rPr>
          <w:rFonts w:ascii="Times New Roman" w:eastAsia="Times New Roman" w:hAnsi="Times New Roman" w:cs="Times New Roman"/>
          <w:color w:val="auto"/>
          <w:sz w:val="24"/>
          <w:szCs w:val="24"/>
        </w:rPr>
        <w:t>Valinia</w:t>
      </w:r>
      <w:proofErr w:type="spellEnd"/>
      <w:r w:rsidRPr="003E72FF">
        <w:rPr>
          <w:rFonts w:ascii="Times New Roman" w:eastAsia="Times New Roman" w:hAnsi="Times New Roman" w:cs="Times New Roman"/>
          <w:color w:val="auto"/>
          <w:sz w:val="24"/>
          <w:szCs w:val="24"/>
        </w:rPr>
        <w:t xml:space="preserve">, S., </w:t>
      </w:r>
      <w:proofErr w:type="spellStart"/>
      <w:r w:rsidRPr="003E72FF">
        <w:rPr>
          <w:rFonts w:ascii="Times New Roman" w:eastAsia="Times New Roman" w:hAnsi="Times New Roman" w:cs="Times New Roman"/>
          <w:color w:val="auto"/>
          <w:sz w:val="24"/>
          <w:szCs w:val="24"/>
        </w:rPr>
        <w:t>Austnes</w:t>
      </w:r>
      <w:proofErr w:type="spellEnd"/>
      <w:r w:rsidRPr="003E72FF">
        <w:rPr>
          <w:rFonts w:ascii="Times New Roman" w:eastAsia="Times New Roman" w:hAnsi="Times New Roman" w:cs="Times New Roman"/>
          <w:color w:val="auto"/>
          <w:sz w:val="24"/>
          <w:szCs w:val="24"/>
        </w:rPr>
        <w:t xml:space="preserve">, K., ... &amp; </w:t>
      </w:r>
    </w:p>
    <w:p w14:paraId="4663F2E8" w14:textId="77777777" w:rsidR="003E72FF" w:rsidRDefault="003E72FF" w:rsidP="003E72FF">
      <w:pPr>
        <w:spacing w:line="480" w:lineRule="auto"/>
        <w:ind w:firstLine="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Lin, Y. Pipes or chimneys? For carbon cycling in small boreal lakes, precipitation matters </w:t>
      </w:r>
    </w:p>
    <w:p w14:paraId="0E62D70B" w14:textId="65C9B68B" w:rsidR="003E72FF" w:rsidRPr="003E72FF" w:rsidRDefault="003E72FF" w:rsidP="003E72FF">
      <w:pPr>
        <w:spacing w:line="480" w:lineRule="auto"/>
        <w:ind w:left="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most. </w:t>
      </w:r>
      <w:r w:rsidRPr="003E72FF">
        <w:rPr>
          <w:rFonts w:ascii="Times New Roman" w:eastAsia="Times New Roman" w:hAnsi="Times New Roman" w:cs="Times New Roman"/>
          <w:i/>
          <w:iCs/>
          <w:color w:val="auto"/>
          <w:sz w:val="24"/>
          <w:szCs w:val="24"/>
        </w:rPr>
        <w:t>Limnology and Oceanography Letters</w:t>
      </w:r>
      <w:r w:rsidRPr="003E72FF">
        <w:rPr>
          <w:rFonts w:ascii="Times New Roman" w:eastAsia="Times New Roman" w:hAnsi="Times New Roman" w:cs="Times New Roman"/>
          <w:color w:val="auto"/>
          <w:sz w:val="24"/>
          <w:szCs w:val="24"/>
        </w:rPr>
        <w:t>.</w:t>
      </w:r>
    </w:p>
    <w:p w14:paraId="692D54A9" w14:textId="0DABFEE8" w:rsidR="000219DF" w:rsidRPr="00B65ED4" w:rsidRDefault="000219DF" w:rsidP="003E72FF">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576DA9F3" w:rsidR="0032009C" w:rsidRDefault="00B80037" w:rsidP="00146BF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18962960" w14:textId="77777777" w:rsidR="00146BF1" w:rsidRDefault="00146BF1" w:rsidP="00146BF1">
      <w:pPr>
        <w:spacing w:line="480" w:lineRule="auto"/>
        <w:rPr>
          <w:rFonts w:ascii="Cambria Math" w:eastAsia="Times New Roman" w:hAnsi="Cambria Math" w:cs="Cambria Math"/>
          <w:color w:val="auto"/>
          <w:sz w:val="24"/>
          <w:szCs w:val="24"/>
        </w:rPr>
      </w:pPr>
      <w:r w:rsidRPr="00146BF1">
        <w:rPr>
          <w:rFonts w:ascii="Times New Roman" w:eastAsia="Times New Roman" w:hAnsi="Times New Roman" w:cs="Times New Roman"/>
          <w:color w:val="auto"/>
          <w:sz w:val="24"/>
          <w:szCs w:val="24"/>
        </w:rPr>
        <w:t xml:space="preserve">Duffy, C. J., Dugan, H. A., &amp; Hanson, P. C. </w:t>
      </w:r>
      <w:r>
        <w:rPr>
          <w:rFonts w:ascii="Times New Roman" w:eastAsia="Times New Roman" w:hAnsi="Times New Roman" w:cs="Times New Roman"/>
          <w:color w:val="auto"/>
          <w:sz w:val="24"/>
          <w:szCs w:val="24"/>
        </w:rPr>
        <w:t xml:space="preserve">(2018). </w:t>
      </w:r>
      <w:r w:rsidRPr="00146BF1">
        <w:rPr>
          <w:rFonts w:ascii="Times New Roman" w:eastAsia="Times New Roman" w:hAnsi="Times New Roman" w:cs="Times New Roman"/>
          <w:color w:val="auto"/>
          <w:sz w:val="24"/>
          <w:szCs w:val="24"/>
        </w:rPr>
        <w:t>The age of water and carbon in lake</w:t>
      </w:r>
      <w:r w:rsidRPr="00146BF1">
        <w:rPr>
          <w:rFonts w:ascii="Cambria Math" w:eastAsia="Times New Roman" w:hAnsi="Cambria Math" w:cs="Cambria Math"/>
          <w:color w:val="auto"/>
          <w:sz w:val="24"/>
          <w:szCs w:val="24"/>
        </w:rPr>
        <w:t>‐</w:t>
      </w:r>
    </w:p>
    <w:p w14:paraId="251DB256" w14:textId="37B7932E" w:rsidR="00146BF1" w:rsidRPr="00146BF1" w:rsidRDefault="00146BF1" w:rsidP="00146BF1">
      <w:pPr>
        <w:spacing w:line="480" w:lineRule="auto"/>
        <w:ind w:firstLine="720"/>
        <w:rPr>
          <w:rFonts w:ascii="Times New Roman" w:eastAsia="Times New Roman" w:hAnsi="Times New Roman" w:cs="Times New Roman"/>
          <w:color w:val="auto"/>
          <w:sz w:val="24"/>
          <w:szCs w:val="24"/>
        </w:rPr>
      </w:pPr>
      <w:r w:rsidRPr="00146BF1">
        <w:rPr>
          <w:rFonts w:ascii="Times New Roman" w:eastAsia="Times New Roman" w:hAnsi="Times New Roman" w:cs="Times New Roman"/>
          <w:color w:val="auto"/>
          <w:sz w:val="24"/>
          <w:szCs w:val="24"/>
        </w:rPr>
        <w:t xml:space="preserve">catchments: A simple dynamical model. </w:t>
      </w:r>
      <w:r w:rsidRPr="00146BF1">
        <w:rPr>
          <w:rFonts w:ascii="Times New Roman" w:eastAsia="Times New Roman" w:hAnsi="Times New Roman" w:cs="Times New Roman"/>
          <w:i/>
          <w:iCs/>
          <w:color w:val="auto"/>
          <w:sz w:val="24"/>
          <w:szCs w:val="24"/>
        </w:rPr>
        <w:t>Limnology and Oceanography Letters</w:t>
      </w:r>
      <w:r w:rsidRPr="00146BF1">
        <w:rPr>
          <w:rFonts w:ascii="Times New Roman" w:eastAsia="Times New Roman" w:hAnsi="Times New Roman" w:cs="Times New Roman"/>
          <w:color w:val="auto"/>
          <w:sz w:val="24"/>
          <w:szCs w:val="24"/>
        </w:rPr>
        <w:t>.</w:t>
      </w:r>
    </w:p>
    <w:p w14:paraId="2970B4B5" w14:textId="3588B7CD" w:rsidR="00C51C73" w:rsidRPr="00B65ED4" w:rsidRDefault="00C51C73" w:rsidP="00146BF1">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758A366F" w:rsidR="002C6CF9" w:rsidRDefault="002C6CF9" w:rsidP="00E21F98">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4962AC24" w14:textId="415327F4" w:rsidR="00E21F98" w:rsidRDefault="00E21F98" w:rsidP="00E21F98">
      <w:pPr>
        <w:spacing w:line="480" w:lineRule="auto"/>
        <w:rPr>
          <w:rFonts w:ascii="Times New Roman" w:eastAsia="Times New Roman" w:hAnsi="Times New Roman" w:cs="Times New Roman"/>
          <w:color w:val="auto"/>
          <w:sz w:val="24"/>
          <w:szCs w:val="24"/>
        </w:rPr>
      </w:pPr>
      <w:r w:rsidRPr="00E21F98">
        <w:rPr>
          <w:rFonts w:ascii="Times New Roman" w:eastAsia="Times New Roman" w:hAnsi="Times New Roman" w:cs="Times New Roman"/>
          <w:color w:val="auto"/>
          <w:sz w:val="24"/>
          <w:szCs w:val="24"/>
        </w:rPr>
        <w:t xml:space="preserve">Hotchkiss, E. R., </w:t>
      </w:r>
      <w:proofErr w:type="spellStart"/>
      <w:r w:rsidRPr="00E21F98">
        <w:rPr>
          <w:rFonts w:ascii="Times New Roman" w:eastAsia="Times New Roman" w:hAnsi="Times New Roman" w:cs="Times New Roman"/>
          <w:color w:val="auto"/>
          <w:sz w:val="24"/>
          <w:szCs w:val="24"/>
        </w:rPr>
        <w:t>Sadro</w:t>
      </w:r>
      <w:proofErr w:type="spellEnd"/>
      <w:r w:rsidRPr="00E21F98">
        <w:rPr>
          <w:rFonts w:ascii="Times New Roman" w:eastAsia="Times New Roman" w:hAnsi="Times New Roman" w:cs="Times New Roman"/>
          <w:color w:val="auto"/>
          <w:sz w:val="24"/>
          <w:szCs w:val="24"/>
        </w:rPr>
        <w:t xml:space="preserve">, S., &amp; Hanson, P. C. </w:t>
      </w:r>
      <w:r>
        <w:rPr>
          <w:rFonts w:ascii="Times New Roman" w:eastAsia="Times New Roman" w:hAnsi="Times New Roman" w:cs="Times New Roman"/>
          <w:color w:val="auto"/>
          <w:sz w:val="24"/>
          <w:szCs w:val="24"/>
        </w:rPr>
        <w:t xml:space="preserve">(2018). </w:t>
      </w:r>
      <w:r w:rsidRPr="00E21F98">
        <w:rPr>
          <w:rFonts w:ascii="Times New Roman" w:eastAsia="Times New Roman" w:hAnsi="Times New Roman" w:cs="Times New Roman"/>
          <w:color w:val="auto"/>
          <w:sz w:val="24"/>
          <w:szCs w:val="24"/>
        </w:rPr>
        <w:t xml:space="preserve">Toward a more integrative perspective on </w:t>
      </w:r>
    </w:p>
    <w:p w14:paraId="6A77DC32" w14:textId="77777777" w:rsidR="00E21F98" w:rsidRDefault="00E21F98" w:rsidP="00E21F98">
      <w:pPr>
        <w:spacing w:line="480" w:lineRule="auto"/>
        <w:ind w:firstLine="720"/>
        <w:rPr>
          <w:rFonts w:ascii="Times New Roman" w:eastAsia="Times New Roman" w:hAnsi="Times New Roman" w:cs="Times New Roman"/>
          <w:i/>
          <w:iCs/>
          <w:color w:val="auto"/>
          <w:sz w:val="24"/>
          <w:szCs w:val="24"/>
        </w:rPr>
      </w:pPr>
      <w:r w:rsidRPr="00E21F98">
        <w:rPr>
          <w:rFonts w:ascii="Times New Roman" w:eastAsia="Times New Roman" w:hAnsi="Times New Roman" w:cs="Times New Roman"/>
          <w:color w:val="auto"/>
          <w:sz w:val="24"/>
          <w:szCs w:val="24"/>
        </w:rPr>
        <w:t xml:space="preserve">carbon metabolism across lentic and lotic inland waters. </w:t>
      </w:r>
      <w:r w:rsidRPr="00E21F98">
        <w:rPr>
          <w:rFonts w:ascii="Times New Roman" w:eastAsia="Times New Roman" w:hAnsi="Times New Roman" w:cs="Times New Roman"/>
          <w:i/>
          <w:iCs/>
          <w:color w:val="auto"/>
          <w:sz w:val="24"/>
          <w:szCs w:val="24"/>
        </w:rPr>
        <w:t xml:space="preserve">Limnology and Oceanography </w:t>
      </w:r>
    </w:p>
    <w:p w14:paraId="52572DF2" w14:textId="053201B3" w:rsidR="00E21F98" w:rsidRPr="00B65ED4" w:rsidRDefault="00E21F98" w:rsidP="00E21F98">
      <w:pPr>
        <w:spacing w:line="480" w:lineRule="auto"/>
        <w:ind w:firstLine="720"/>
        <w:rPr>
          <w:rFonts w:ascii="Times New Roman" w:eastAsia="Times New Roman" w:hAnsi="Times New Roman" w:cs="Times New Roman"/>
          <w:color w:val="auto"/>
          <w:sz w:val="24"/>
          <w:szCs w:val="24"/>
        </w:rPr>
      </w:pPr>
      <w:r w:rsidRPr="00E21F98">
        <w:rPr>
          <w:rFonts w:ascii="Times New Roman" w:eastAsia="Times New Roman" w:hAnsi="Times New Roman" w:cs="Times New Roman"/>
          <w:i/>
          <w:iCs/>
          <w:color w:val="auto"/>
          <w:sz w:val="24"/>
          <w:szCs w:val="24"/>
        </w:rPr>
        <w:t>Letters</w:t>
      </w:r>
      <w:r w:rsidRPr="00E21F98">
        <w:rPr>
          <w:rFonts w:ascii="Times New Roman" w:eastAsia="Times New Roman" w:hAnsi="Times New Roman" w:cs="Times New Roman"/>
          <w:color w:val="auto"/>
          <w:sz w:val="24"/>
          <w:szCs w:val="24"/>
        </w:rPr>
        <w:t>.</w:t>
      </w:r>
    </w:p>
    <w:p w14:paraId="51CE2EAC" w14:textId="1F5D24FB" w:rsidR="00D52901" w:rsidRDefault="00D52901" w:rsidP="00E21F98">
      <w:pPr>
        <w:spacing w:line="480" w:lineRule="auto"/>
        <w:ind w:left="720" w:hanging="720"/>
        <w:rPr>
          <w:rFonts w:ascii="Times New Roman" w:hAnsi="Times New Roman" w:cs="Times New Roman"/>
          <w:color w:val="222222"/>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A093702" w14:textId="77777777" w:rsidR="00CB5183" w:rsidRDefault="00CB5183" w:rsidP="00CB5183">
      <w:pPr>
        <w:spacing w:line="480" w:lineRule="auto"/>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Jones, S. E., Zwart, J. A., Kelly, P. T., &amp; Solomon, C. T. Hydrologic setting constrains lake </w:t>
      </w:r>
    </w:p>
    <w:p w14:paraId="53607179" w14:textId="33DAC01F" w:rsidR="00CB5183" w:rsidRPr="00CB5183" w:rsidRDefault="00CB5183" w:rsidP="00CB5183">
      <w:pPr>
        <w:spacing w:line="480" w:lineRule="auto"/>
        <w:ind w:firstLine="720"/>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lastRenderedPageBreak/>
        <w:t xml:space="preserve">heterotrophy and terrestrial carbon fate. </w:t>
      </w:r>
      <w:r w:rsidRPr="00CB5183">
        <w:rPr>
          <w:rFonts w:ascii="Times New Roman" w:eastAsia="Times New Roman" w:hAnsi="Times New Roman" w:cs="Times New Roman"/>
          <w:i/>
          <w:iCs/>
          <w:color w:val="auto"/>
          <w:sz w:val="24"/>
          <w:szCs w:val="24"/>
        </w:rPr>
        <w:t>Limnology and Oceanography Letters</w:t>
      </w:r>
      <w:r w:rsidRPr="00CB5183">
        <w:rPr>
          <w:rFonts w:ascii="Times New Roman" w:eastAsia="Times New Roman" w:hAnsi="Times New Roman" w:cs="Times New Roman"/>
          <w:color w:val="auto"/>
          <w:sz w:val="24"/>
          <w:szCs w:val="24"/>
        </w:rPr>
        <w:t>.</w:t>
      </w:r>
    </w:p>
    <w:p w14:paraId="6DE16408" w14:textId="4DFB73EC" w:rsidR="0032009C" w:rsidRDefault="00B80037" w:rsidP="00CB5183">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lastRenderedPageBreak/>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57C978DD" w:rsidR="00B339A2" w:rsidRDefault="00B339A2" w:rsidP="001C1F19">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4A9ACF15" w14:textId="77777777" w:rsidR="001C1F19" w:rsidRDefault="001C1F19" w:rsidP="001C1F19">
      <w:pPr>
        <w:spacing w:line="480" w:lineRule="auto"/>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Reed, D. E., Dugan, H. A., Flannery, A. L., &amp; Desai, A. R. Carbon sink and source dynamics of </w:t>
      </w:r>
    </w:p>
    <w:p w14:paraId="336C2998" w14:textId="77777777" w:rsidR="001C1F19" w:rsidRDefault="001C1F19" w:rsidP="001C1F19">
      <w:pPr>
        <w:spacing w:line="480" w:lineRule="auto"/>
        <w:ind w:firstLine="720"/>
        <w:rPr>
          <w:rFonts w:ascii="Times New Roman" w:eastAsia="Times New Roman" w:hAnsi="Times New Roman" w:cs="Times New Roman"/>
          <w:i/>
          <w:iCs/>
          <w:color w:val="auto"/>
          <w:sz w:val="24"/>
          <w:szCs w:val="24"/>
        </w:rPr>
      </w:pPr>
      <w:proofErr w:type="spellStart"/>
      <w:r w:rsidRPr="001C1F19">
        <w:rPr>
          <w:rFonts w:ascii="Times New Roman" w:eastAsia="Times New Roman" w:hAnsi="Times New Roman" w:cs="Times New Roman"/>
          <w:color w:val="auto"/>
          <w:sz w:val="24"/>
          <w:szCs w:val="24"/>
        </w:rPr>
        <w:t>a</w:t>
      </w:r>
      <w:proofErr w:type="spellEnd"/>
      <w:r w:rsidRPr="001C1F19">
        <w:rPr>
          <w:rFonts w:ascii="Times New Roman" w:eastAsia="Times New Roman" w:hAnsi="Times New Roman" w:cs="Times New Roman"/>
          <w:color w:val="auto"/>
          <w:sz w:val="24"/>
          <w:szCs w:val="24"/>
        </w:rPr>
        <w:t xml:space="preserve"> eutrophic deep lake using multiple flux observations over multiple years. </w:t>
      </w:r>
      <w:r w:rsidRPr="001C1F19">
        <w:rPr>
          <w:rFonts w:ascii="Times New Roman" w:eastAsia="Times New Roman" w:hAnsi="Times New Roman" w:cs="Times New Roman"/>
          <w:i/>
          <w:iCs/>
          <w:color w:val="auto"/>
          <w:sz w:val="24"/>
          <w:szCs w:val="24"/>
        </w:rPr>
        <w:t xml:space="preserve">Limnology </w:t>
      </w:r>
    </w:p>
    <w:p w14:paraId="672E8E40" w14:textId="5BD91E4C" w:rsidR="001C1F19" w:rsidRPr="00840678" w:rsidRDefault="001C1F19" w:rsidP="001C1F19">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i/>
          <w:iCs/>
          <w:color w:val="auto"/>
          <w:sz w:val="24"/>
          <w:szCs w:val="24"/>
        </w:rPr>
        <w:t>and Oceanography Letters</w:t>
      </w:r>
      <w:r w:rsidRPr="001C1F19">
        <w:rPr>
          <w:rFonts w:ascii="Times New Roman" w:eastAsia="Times New Roman" w:hAnsi="Times New Roman" w:cs="Times New Roman"/>
          <w:color w:val="auto"/>
          <w:sz w:val="24"/>
          <w:szCs w:val="24"/>
        </w:rPr>
        <w:t>.</w:t>
      </w:r>
    </w:p>
    <w:p w14:paraId="2B50BB22" w14:textId="542D26A1" w:rsidR="00840678" w:rsidRPr="00840678" w:rsidRDefault="00840678" w:rsidP="001C1F19">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208A0E96" w:rsidR="0032009C"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32E93CBA" w14:textId="77777777" w:rsidR="00C457AB" w:rsidRDefault="00C457AB" w:rsidP="00C457AB">
      <w:pPr>
        <w:spacing w:line="480" w:lineRule="auto"/>
        <w:rPr>
          <w:rFonts w:ascii="Times New Roman" w:eastAsia="Times New Roman" w:hAnsi="Times New Roman" w:cs="Times New Roman"/>
          <w:color w:val="auto"/>
          <w:sz w:val="24"/>
          <w:szCs w:val="24"/>
        </w:rPr>
      </w:pPr>
      <w:proofErr w:type="spellStart"/>
      <w:r w:rsidRPr="00C457AB">
        <w:rPr>
          <w:rFonts w:ascii="Times New Roman" w:eastAsia="Times New Roman" w:hAnsi="Times New Roman" w:cs="Times New Roman"/>
          <w:color w:val="auto"/>
          <w:sz w:val="24"/>
          <w:szCs w:val="24"/>
        </w:rPr>
        <w:t>Seekell</w:t>
      </w:r>
      <w:proofErr w:type="spellEnd"/>
      <w:r w:rsidRPr="00C457AB">
        <w:rPr>
          <w:rFonts w:ascii="Times New Roman" w:eastAsia="Times New Roman" w:hAnsi="Times New Roman" w:cs="Times New Roman"/>
          <w:color w:val="auto"/>
          <w:sz w:val="24"/>
          <w:szCs w:val="24"/>
        </w:rPr>
        <w:t xml:space="preserve">, D. A., Lapierre, J. F., &amp; </w:t>
      </w:r>
      <w:proofErr w:type="spellStart"/>
      <w:r w:rsidRPr="00C457AB">
        <w:rPr>
          <w:rFonts w:ascii="Times New Roman" w:eastAsia="Times New Roman" w:hAnsi="Times New Roman" w:cs="Times New Roman"/>
          <w:color w:val="auto"/>
          <w:sz w:val="24"/>
          <w:szCs w:val="24"/>
        </w:rPr>
        <w:t>Cheruvelil</w:t>
      </w:r>
      <w:proofErr w:type="spellEnd"/>
      <w:r w:rsidRPr="00C457AB">
        <w:rPr>
          <w:rFonts w:ascii="Times New Roman" w:eastAsia="Times New Roman" w:hAnsi="Times New Roman" w:cs="Times New Roman"/>
          <w:color w:val="auto"/>
          <w:sz w:val="24"/>
          <w:szCs w:val="24"/>
        </w:rPr>
        <w:t xml:space="preserve">, K. S. </w:t>
      </w:r>
      <w:r>
        <w:rPr>
          <w:rFonts w:ascii="Times New Roman" w:eastAsia="Times New Roman" w:hAnsi="Times New Roman" w:cs="Times New Roman"/>
          <w:color w:val="auto"/>
          <w:sz w:val="24"/>
          <w:szCs w:val="24"/>
        </w:rPr>
        <w:t xml:space="preserve">(2018). </w:t>
      </w:r>
      <w:r w:rsidRPr="00C457AB">
        <w:rPr>
          <w:rFonts w:ascii="Times New Roman" w:eastAsia="Times New Roman" w:hAnsi="Times New Roman" w:cs="Times New Roman"/>
          <w:color w:val="auto"/>
          <w:sz w:val="24"/>
          <w:szCs w:val="24"/>
        </w:rPr>
        <w:t xml:space="preserve">A geography of lake carbon cycling. </w:t>
      </w:r>
    </w:p>
    <w:p w14:paraId="6B5E49E3" w14:textId="18709AA4" w:rsidR="00C457AB" w:rsidRPr="00C457AB" w:rsidRDefault="00C457AB" w:rsidP="00C457AB">
      <w:pPr>
        <w:spacing w:line="480" w:lineRule="auto"/>
        <w:ind w:firstLine="720"/>
        <w:rPr>
          <w:rFonts w:ascii="Times New Roman" w:eastAsia="Times New Roman" w:hAnsi="Times New Roman" w:cs="Times New Roman"/>
          <w:color w:val="auto"/>
          <w:sz w:val="24"/>
          <w:szCs w:val="24"/>
        </w:rPr>
      </w:pPr>
      <w:r w:rsidRPr="00C457AB">
        <w:rPr>
          <w:rFonts w:ascii="Times New Roman" w:eastAsia="Times New Roman" w:hAnsi="Times New Roman" w:cs="Times New Roman"/>
          <w:i/>
          <w:iCs/>
          <w:color w:val="auto"/>
          <w:sz w:val="24"/>
          <w:szCs w:val="24"/>
        </w:rPr>
        <w:t>Limnology and Oceanography Letters</w:t>
      </w:r>
      <w:r w:rsidRPr="00C457AB">
        <w:rPr>
          <w:rFonts w:ascii="Times New Roman" w:eastAsia="Times New Roman" w:hAnsi="Times New Roman" w:cs="Times New Roman"/>
          <w:color w:val="auto"/>
          <w:sz w:val="24"/>
          <w:szCs w:val="24"/>
        </w:rPr>
        <w:t>.</w:t>
      </w:r>
    </w:p>
    <w:p w14:paraId="6CA0ED21" w14:textId="77777777" w:rsidR="00C51C73" w:rsidRPr="00B65ED4"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8"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0496B6D5" w:rsidR="008E2573" w:rsidRDefault="008E2573" w:rsidP="000B2715">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0BFA4CDC" w14:textId="77777777" w:rsidR="000B2715" w:rsidRDefault="000B2715" w:rsidP="000B2715">
      <w:pPr>
        <w:spacing w:line="480" w:lineRule="auto"/>
        <w:rPr>
          <w:rFonts w:ascii="Times New Roman" w:eastAsia="Times New Roman" w:hAnsi="Times New Roman" w:cs="Times New Roman"/>
          <w:color w:val="auto"/>
          <w:sz w:val="24"/>
          <w:szCs w:val="24"/>
        </w:rPr>
      </w:pPr>
      <w:r w:rsidRPr="000B2715">
        <w:rPr>
          <w:rFonts w:ascii="Times New Roman" w:eastAsia="Times New Roman" w:hAnsi="Times New Roman" w:cs="Times New Roman"/>
          <w:color w:val="auto"/>
          <w:sz w:val="24"/>
          <w:szCs w:val="24"/>
        </w:rPr>
        <w:t xml:space="preserve">Tank, S. E., </w:t>
      </w:r>
      <w:proofErr w:type="spellStart"/>
      <w:r w:rsidRPr="000B2715">
        <w:rPr>
          <w:rFonts w:ascii="Times New Roman" w:eastAsia="Times New Roman" w:hAnsi="Times New Roman" w:cs="Times New Roman"/>
          <w:color w:val="auto"/>
          <w:sz w:val="24"/>
          <w:szCs w:val="24"/>
        </w:rPr>
        <w:t>Fellman</w:t>
      </w:r>
      <w:proofErr w:type="spellEnd"/>
      <w:r w:rsidRPr="000B2715">
        <w:rPr>
          <w:rFonts w:ascii="Times New Roman" w:eastAsia="Times New Roman" w:hAnsi="Times New Roman" w:cs="Times New Roman"/>
          <w:color w:val="auto"/>
          <w:sz w:val="24"/>
          <w:szCs w:val="24"/>
        </w:rPr>
        <w:t xml:space="preserve">, J. B., Hood, E., &amp; </w:t>
      </w:r>
      <w:proofErr w:type="spellStart"/>
      <w:r w:rsidRPr="000B2715">
        <w:rPr>
          <w:rFonts w:ascii="Times New Roman" w:eastAsia="Times New Roman" w:hAnsi="Times New Roman" w:cs="Times New Roman"/>
          <w:color w:val="auto"/>
          <w:sz w:val="24"/>
          <w:szCs w:val="24"/>
        </w:rPr>
        <w:t>Kritzberg</w:t>
      </w:r>
      <w:proofErr w:type="spellEnd"/>
      <w:r w:rsidRPr="000B2715">
        <w:rPr>
          <w:rFonts w:ascii="Times New Roman" w:eastAsia="Times New Roman" w:hAnsi="Times New Roman" w:cs="Times New Roman"/>
          <w:color w:val="auto"/>
          <w:sz w:val="24"/>
          <w:szCs w:val="24"/>
        </w:rPr>
        <w:t xml:space="preserve">, E. S. Beyond respiration: Controls on lateral </w:t>
      </w:r>
    </w:p>
    <w:p w14:paraId="76992D14" w14:textId="77777777" w:rsidR="000B2715" w:rsidRDefault="000B2715" w:rsidP="000B2715">
      <w:pPr>
        <w:spacing w:line="480" w:lineRule="auto"/>
        <w:ind w:firstLine="720"/>
        <w:rPr>
          <w:rFonts w:ascii="Times New Roman" w:eastAsia="Times New Roman" w:hAnsi="Times New Roman" w:cs="Times New Roman"/>
          <w:i/>
          <w:iCs/>
          <w:color w:val="auto"/>
          <w:sz w:val="24"/>
          <w:szCs w:val="24"/>
        </w:rPr>
      </w:pPr>
      <w:r w:rsidRPr="000B2715">
        <w:rPr>
          <w:rFonts w:ascii="Times New Roman" w:eastAsia="Times New Roman" w:hAnsi="Times New Roman" w:cs="Times New Roman"/>
          <w:color w:val="auto"/>
          <w:sz w:val="24"/>
          <w:szCs w:val="24"/>
        </w:rPr>
        <w:lastRenderedPageBreak/>
        <w:t>carbon fluxes across the terrestrial</w:t>
      </w:r>
      <w:r w:rsidRPr="000B2715">
        <w:rPr>
          <w:rFonts w:ascii="Cambria Math" w:eastAsia="Times New Roman" w:hAnsi="Cambria Math" w:cs="Cambria Math"/>
          <w:color w:val="auto"/>
          <w:sz w:val="24"/>
          <w:szCs w:val="24"/>
        </w:rPr>
        <w:t>‐</w:t>
      </w:r>
      <w:r w:rsidRPr="000B2715">
        <w:rPr>
          <w:rFonts w:ascii="Times New Roman" w:eastAsia="Times New Roman" w:hAnsi="Times New Roman" w:cs="Times New Roman"/>
          <w:color w:val="auto"/>
          <w:sz w:val="24"/>
          <w:szCs w:val="24"/>
        </w:rPr>
        <w:t xml:space="preserve">aquatic interface. </w:t>
      </w:r>
      <w:r w:rsidRPr="000B2715">
        <w:rPr>
          <w:rFonts w:ascii="Times New Roman" w:eastAsia="Times New Roman" w:hAnsi="Times New Roman" w:cs="Times New Roman"/>
          <w:i/>
          <w:iCs/>
          <w:color w:val="auto"/>
          <w:sz w:val="24"/>
          <w:szCs w:val="24"/>
        </w:rPr>
        <w:t xml:space="preserve">Limnology and Oceanography </w:t>
      </w:r>
    </w:p>
    <w:p w14:paraId="24F0B7FC" w14:textId="519C0454" w:rsidR="000B2715" w:rsidRDefault="000B2715" w:rsidP="000B2715">
      <w:pPr>
        <w:spacing w:line="480" w:lineRule="auto"/>
        <w:ind w:firstLine="720"/>
        <w:rPr>
          <w:rFonts w:ascii="Times New Roman" w:eastAsia="Times New Roman" w:hAnsi="Times New Roman" w:cs="Times New Roman"/>
          <w:color w:val="auto"/>
          <w:sz w:val="24"/>
          <w:szCs w:val="24"/>
        </w:rPr>
      </w:pPr>
      <w:r w:rsidRPr="000B2715">
        <w:rPr>
          <w:rFonts w:ascii="Times New Roman" w:eastAsia="Times New Roman" w:hAnsi="Times New Roman" w:cs="Times New Roman"/>
          <w:i/>
          <w:iCs/>
          <w:color w:val="auto"/>
          <w:sz w:val="24"/>
          <w:szCs w:val="24"/>
        </w:rPr>
        <w:t>Letters</w:t>
      </w:r>
      <w:r w:rsidRPr="000B2715">
        <w:rPr>
          <w:rFonts w:ascii="Times New Roman" w:eastAsia="Times New Roman" w:hAnsi="Times New Roman" w:cs="Times New Roman"/>
          <w:color w:val="auto"/>
          <w:sz w:val="24"/>
          <w:szCs w:val="24"/>
        </w:rPr>
        <w:t>.</w:t>
      </w:r>
    </w:p>
    <w:p w14:paraId="6A5DE14B" w14:textId="77777777" w:rsidR="00504420" w:rsidRDefault="00504420" w:rsidP="000B2715">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an R package for estimating </w:t>
      </w:r>
      <w:proofErr w:type="gramStart"/>
      <w:r w:rsidRPr="00B65ED4">
        <w:rPr>
          <w:rFonts w:ascii="Times New Roman" w:eastAsia="Times New Roman" w:hAnsi="Times New Roman" w:cs="Times New Roman"/>
          <w:sz w:val="24"/>
          <w:szCs w:val="24"/>
        </w:rPr>
        <w:t>lake metabolism</w:t>
      </w:r>
      <w:proofErr w:type="gramEnd"/>
      <w:r w:rsidRPr="00B65ED4">
        <w:rPr>
          <w:rFonts w:ascii="Times New Roman" w:eastAsia="Times New Roman" w:hAnsi="Times New Roman" w:cs="Times New Roman"/>
          <w:sz w:val="24"/>
          <w:szCs w:val="24"/>
        </w:rPr>
        <w:t xml:space="preserve">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11696131" w14:textId="6A1235D0" w:rsidR="008A25D2" w:rsidRPr="00D474CA" w:rsidRDefault="00F91A20" w:rsidP="00D4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sectPr w:rsidR="008A25D2" w:rsidRPr="00D474CA" w:rsidSect="00D474CA">
          <w:pgSz w:w="12240" w:h="15840"/>
          <w:pgMar w:top="1440" w:right="1440" w:bottom="1440" w:left="1440" w:header="720" w:footer="720" w:gutter="0"/>
          <w:lnNumType w:countBy="1" w:restart="continuous"/>
          <w:cols w:space="720"/>
          <w:docGrid w:linePitch="299"/>
        </w:sectPr>
      </w:pPr>
      <w:r>
        <w:rPr>
          <w:rFonts w:ascii="Times New Roman" w:eastAsia="Times New Roman" w:hAnsi="Times New Roman" w:cs="Times New Roman"/>
          <w:sz w:val="24"/>
          <w:szCs w:val="24"/>
          <w:bdr w:val="none" w:sz="0" w:space="0" w:color="auto" w:frame="1"/>
        </w:rPr>
        <w:tab/>
      </w:r>
      <w:hyperlink r:id="rId19"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w:t>
      </w:r>
    </w:p>
    <w:p w14:paraId="014A1A0A" w14:textId="77777777" w:rsidR="00A15A39" w:rsidRPr="00D474CA" w:rsidRDefault="00A15A39" w:rsidP="00D474CA">
      <w:pPr>
        <w:rPr>
          <w:rFonts w:ascii="Times New Roman" w:eastAsia="Times New Roman" w:hAnsi="Times New Roman" w:cs="Times New Roman"/>
          <w:sz w:val="24"/>
          <w:szCs w:val="24"/>
        </w:rPr>
      </w:pPr>
    </w:p>
    <w:sectPr w:rsidR="00A15A39" w:rsidRPr="00D474CA" w:rsidSect="00D474CA">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AD304" w14:textId="77777777" w:rsidR="00925B56" w:rsidRDefault="00925B56">
      <w:pPr>
        <w:spacing w:line="240" w:lineRule="auto"/>
      </w:pPr>
      <w:r>
        <w:separator/>
      </w:r>
    </w:p>
  </w:endnote>
  <w:endnote w:type="continuationSeparator" w:id="0">
    <w:p w14:paraId="6058016F" w14:textId="77777777" w:rsidR="00925B56" w:rsidRDefault="00925B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2BA0B5" w14:textId="77777777" w:rsidR="00925B56" w:rsidRDefault="00925B56">
      <w:pPr>
        <w:spacing w:line="240" w:lineRule="auto"/>
      </w:pPr>
      <w:r>
        <w:separator/>
      </w:r>
    </w:p>
  </w:footnote>
  <w:footnote w:type="continuationSeparator" w:id="0">
    <w:p w14:paraId="5CC0C7C1" w14:textId="77777777" w:rsidR="00925B56" w:rsidRDefault="00925B56">
      <w:pPr>
        <w:spacing w:line="240" w:lineRule="auto"/>
      </w:pPr>
      <w:r>
        <w:continuationSeparator/>
      </w:r>
    </w:p>
  </w:footnote>
  <w:footnote w:id="1">
    <w:p w14:paraId="6318265D" w14:textId="77777777" w:rsidR="0034339C" w:rsidRDefault="0034339C">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19012"/>
      <w:docPartObj>
        <w:docPartGallery w:val="Page Numbers (Top of Page)"/>
        <w:docPartUnique/>
      </w:docPartObj>
    </w:sdtPr>
    <w:sdtEndPr>
      <w:rPr>
        <w:noProof/>
      </w:rPr>
    </w:sdtEndPr>
    <w:sdtContent>
      <w:p w14:paraId="22EFEEEC" w14:textId="11B572C0" w:rsidR="0034339C" w:rsidRDefault="0034339C">
        <w:pPr>
          <w:pStyle w:val="Header"/>
          <w:jc w:val="right"/>
        </w:pPr>
        <w:r>
          <w:fldChar w:fldCharType="begin"/>
        </w:r>
        <w:r>
          <w:instrText xml:space="preserve"> PAGE   \* MERGEFORMAT </w:instrText>
        </w:r>
        <w:r>
          <w:fldChar w:fldCharType="separate"/>
        </w:r>
        <w:r w:rsidR="00977E47">
          <w:rPr>
            <w:noProof/>
          </w:rPr>
          <w:t>31</w:t>
        </w:r>
        <w:r>
          <w:rPr>
            <w:noProof/>
          </w:rPr>
          <w:fldChar w:fldCharType="end"/>
        </w:r>
      </w:p>
    </w:sdtContent>
  </w:sdt>
  <w:p w14:paraId="69AD8F9A" w14:textId="77777777" w:rsidR="0034339C" w:rsidRDefault="0034339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isheries &amp; Wildlife"/>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37BD5"/>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2715"/>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390"/>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4BBE"/>
    <w:rsid w:val="00145DAA"/>
    <w:rsid w:val="00146BF1"/>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A73DE"/>
    <w:rsid w:val="001B0F53"/>
    <w:rsid w:val="001B1AFA"/>
    <w:rsid w:val="001B333C"/>
    <w:rsid w:val="001B7100"/>
    <w:rsid w:val="001B72FD"/>
    <w:rsid w:val="001C13C7"/>
    <w:rsid w:val="001C1B04"/>
    <w:rsid w:val="001C1CDA"/>
    <w:rsid w:val="001C1F19"/>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1E11"/>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09F3"/>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39C"/>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9705C"/>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2FF"/>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54E1"/>
    <w:rsid w:val="00456179"/>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182C"/>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426E"/>
    <w:rsid w:val="00546075"/>
    <w:rsid w:val="005466DF"/>
    <w:rsid w:val="0054781B"/>
    <w:rsid w:val="00550653"/>
    <w:rsid w:val="00550BDB"/>
    <w:rsid w:val="00551251"/>
    <w:rsid w:val="0055166D"/>
    <w:rsid w:val="005524A9"/>
    <w:rsid w:val="005527F5"/>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7091E"/>
    <w:rsid w:val="005711D2"/>
    <w:rsid w:val="0057429A"/>
    <w:rsid w:val="00574466"/>
    <w:rsid w:val="00574AC1"/>
    <w:rsid w:val="00575324"/>
    <w:rsid w:val="0057628F"/>
    <w:rsid w:val="005807D7"/>
    <w:rsid w:val="00583110"/>
    <w:rsid w:val="00586F8F"/>
    <w:rsid w:val="00587E6C"/>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35D"/>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4051"/>
    <w:rsid w:val="006E434F"/>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BB2"/>
    <w:rsid w:val="007C0E52"/>
    <w:rsid w:val="007C3BD2"/>
    <w:rsid w:val="007C5B3F"/>
    <w:rsid w:val="007C5E94"/>
    <w:rsid w:val="007C62C1"/>
    <w:rsid w:val="007C736C"/>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0CD"/>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121"/>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5677"/>
    <w:rsid w:val="00876487"/>
    <w:rsid w:val="008765EF"/>
    <w:rsid w:val="008769D4"/>
    <w:rsid w:val="0087774D"/>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4A5F"/>
    <w:rsid w:val="008A50E3"/>
    <w:rsid w:val="008A61F4"/>
    <w:rsid w:val="008A695B"/>
    <w:rsid w:val="008B13D9"/>
    <w:rsid w:val="008B1951"/>
    <w:rsid w:val="008B522E"/>
    <w:rsid w:val="008B547F"/>
    <w:rsid w:val="008B57C5"/>
    <w:rsid w:val="008B57EF"/>
    <w:rsid w:val="008B72EC"/>
    <w:rsid w:val="008C0046"/>
    <w:rsid w:val="008C2B09"/>
    <w:rsid w:val="008C2BAE"/>
    <w:rsid w:val="008C3681"/>
    <w:rsid w:val="008C3A7D"/>
    <w:rsid w:val="008C3D00"/>
    <w:rsid w:val="008C6372"/>
    <w:rsid w:val="008C6DD5"/>
    <w:rsid w:val="008C6EF3"/>
    <w:rsid w:val="008D0FE8"/>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5B56"/>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77E47"/>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070C"/>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6A8"/>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1851"/>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1B9"/>
    <w:rsid w:val="00A947A9"/>
    <w:rsid w:val="00A97283"/>
    <w:rsid w:val="00AA0546"/>
    <w:rsid w:val="00AA060B"/>
    <w:rsid w:val="00AA25D0"/>
    <w:rsid w:val="00AA296E"/>
    <w:rsid w:val="00AA2E13"/>
    <w:rsid w:val="00AA3D5D"/>
    <w:rsid w:val="00AA6D3E"/>
    <w:rsid w:val="00AA7710"/>
    <w:rsid w:val="00AA777F"/>
    <w:rsid w:val="00AA7C33"/>
    <w:rsid w:val="00AB11CE"/>
    <w:rsid w:val="00AB1693"/>
    <w:rsid w:val="00AB2945"/>
    <w:rsid w:val="00AB4F65"/>
    <w:rsid w:val="00AB559B"/>
    <w:rsid w:val="00AB614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97A"/>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4F1"/>
    <w:rsid w:val="00B24C73"/>
    <w:rsid w:val="00B274D9"/>
    <w:rsid w:val="00B313DB"/>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35C"/>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6FEF"/>
    <w:rsid w:val="00BF7B28"/>
    <w:rsid w:val="00BF7C2F"/>
    <w:rsid w:val="00C00859"/>
    <w:rsid w:val="00C013FF"/>
    <w:rsid w:val="00C01BC6"/>
    <w:rsid w:val="00C03162"/>
    <w:rsid w:val="00C04349"/>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57AB"/>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B5183"/>
    <w:rsid w:val="00CC0821"/>
    <w:rsid w:val="00CC0D56"/>
    <w:rsid w:val="00CC1647"/>
    <w:rsid w:val="00CC24D0"/>
    <w:rsid w:val="00CC3912"/>
    <w:rsid w:val="00CC43BB"/>
    <w:rsid w:val="00CD0058"/>
    <w:rsid w:val="00CD2D20"/>
    <w:rsid w:val="00CD318E"/>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4CA"/>
    <w:rsid w:val="00D47DEE"/>
    <w:rsid w:val="00D51504"/>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32CA"/>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65C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1F98"/>
    <w:rsid w:val="00E24120"/>
    <w:rsid w:val="00E25232"/>
    <w:rsid w:val="00E254E8"/>
    <w:rsid w:val="00E259CB"/>
    <w:rsid w:val="00E309C7"/>
    <w:rsid w:val="00E31D9B"/>
    <w:rsid w:val="00E34F08"/>
    <w:rsid w:val="00E35127"/>
    <w:rsid w:val="00E36ABE"/>
    <w:rsid w:val="00E4052F"/>
    <w:rsid w:val="00E4126A"/>
    <w:rsid w:val="00E44110"/>
    <w:rsid w:val="00E44214"/>
    <w:rsid w:val="00E45667"/>
    <w:rsid w:val="00E4787A"/>
    <w:rsid w:val="00E47F21"/>
    <w:rsid w:val="00E50C4C"/>
    <w:rsid w:val="00E524F8"/>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40C6"/>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D7659"/>
    <w:rsid w:val="00FE21F7"/>
    <w:rsid w:val="00FE24F5"/>
    <w:rsid w:val="00FE436A"/>
    <w:rsid w:val="00FE4F14"/>
    <w:rsid w:val="00FE6A5B"/>
    <w:rsid w:val="00FE745B"/>
    <w:rsid w:val="00FF0A7C"/>
    <w:rsid w:val="00FF0E51"/>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2665BFDD-0AF7-41C5-90A2-AA771E19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3">
    <w:name w:val="Unresolved Mention3"/>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14874042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52349995">
      <w:bodyDiv w:val="1"/>
      <w:marLeft w:val="0"/>
      <w:marRight w:val="0"/>
      <w:marTop w:val="0"/>
      <w:marBottom w:val="0"/>
      <w:divBdr>
        <w:top w:val="none" w:sz="0" w:space="0" w:color="auto"/>
        <w:left w:val="none" w:sz="0" w:space="0" w:color="auto"/>
        <w:bottom w:val="none" w:sz="0" w:space="0" w:color="auto"/>
        <w:right w:val="none" w:sz="0" w:space="0" w:color="auto"/>
      </w:divBdr>
      <w:divsChild>
        <w:div w:id="30928493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068965656">
      <w:bodyDiv w:val="1"/>
      <w:marLeft w:val="0"/>
      <w:marRight w:val="0"/>
      <w:marTop w:val="0"/>
      <w:marBottom w:val="0"/>
      <w:divBdr>
        <w:top w:val="none" w:sz="0" w:space="0" w:color="auto"/>
        <w:left w:val="none" w:sz="0" w:space="0" w:color="auto"/>
        <w:bottom w:val="none" w:sz="0" w:space="0" w:color="auto"/>
        <w:right w:val="none" w:sz="0" w:space="0" w:color="auto"/>
      </w:divBdr>
      <w:divsChild>
        <w:div w:id="350179442">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15068240">
      <w:bodyDiv w:val="1"/>
      <w:marLeft w:val="0"/>
      <w:marRight w:val="0"/>
      <w:marTop w:val="0"/>
      <w:marBottom w:val="0"/>
      <w:divBdr>
        <w:top w:val="none" w:sz="0" w:space="0" w:color="auto"/>
        <w:left w:val="none" w:sz="0" w:space="0" w:color="auto"/>
        <w:bottom w:val="none" w:sz="0" w:space="0" w:color="auto"/>
        <w:right w:val="none" w:sz="0" w:space="0" w:color="auto"/>
      </w:divBdr>
      <w:divsChild>
        <w:div w:id="68624582">
          <w:marLeft w:val="0"/>
          <w:marRight w:val="0"/>
          <w:marTop w:val="0"/>
          <w:marBottom w:val="0"/>
          <w:divBdr>
            <w:top w:val="none" w:sz="0" w:space="0" w:color="auto"/>
            <w:left w:val="none" w:sz="0" w:space="0" w:color="auto"/>
            <w:bottom w:val="none" w:sz="0" w:space="0" w:color="auto"/>
            <w:right w:val="none" w:sz="0" w:space="0" w:color="auto"/>
          </w:divBdr>
        </w:div>
      </w:divsChild>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19412331">
      <w:bodyDiv w:val="1"/>
      <w:marLeft w:val="0"/>
      <w:marRight w:val="0"/>
      <w:marTop w:val="0"/>
      <w:marBottom w:val="0"/>
      <w:divBdr>
        <w:top w:val="none" w:sz="0" w:space="0" w:color="auto"/>
        <w:left w:val="none" w:sz="0" w:space="0" w:color="auto"/>
        <w:bottom w:val="none" w:sz="0" w:space="0" w:color="auto"/>
        <w:right w:val="none" w:sz="0" w:space="0" w:color="auto"/>
      </w:divBdr>
      <w:divsChild>
        <w:div w:id="2092963160">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77268218">
      <w:bodyDiv w:val="1"/>
      <w:marLeft w:val="0"/>
      <w:marRight w:val="0"/>
      <w:marTop w:val="0"/>
      <w:marBottom w:val="0"/>
      <w:divBdr>
        <w:top w:val="none" w:sz="0" w:space="0" w:color="auto"/>
        <w:left w:val="none" w:sz="0" w:space="0" w:color="auto"/>
        <w:bottom w:val="none" w:sz="0" w:space="0" w:color="auto"/>
        <w:right w:val="none" w:sz="0" w:space="0" w:color="auto"/>
      </w:divBdr>
      <w:divsChild>
        <w:div w:id="1522552670">
          <w:marLeft w:val="0"/>
          <w:marRight w:val="0"/>
          <w:marTop w:val="0"/>
          <w:marBottom w:val="0"/>
          <w:divBdr>
            <w:top w:val="none" w:sz="0" w:space="0" w:color="auto"/>
            <w:left w:val="none" w:sz="0" w:space="0" w:color="auto"/>
            <w:bottom w:val="none" w:sz="0" w:space="0" w:color="auto"/>
            <w:right w:val="none" w:sz="0" w:space="0" w:color="auto"/>
          </w:divBdr>
        </w:div>
      </w:divsChild>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873614980">
      <w:bodyDiv w:val="1"/>
      <w:marLeft w:val="0"/>
      <w:marRight w:val="0"/>
      <w:marTop w:val="0"/>
      <w:marBottom w:val="0"/>
      <w:divBdr>
        <w:top w:val="none" w:sz="0" w:space="0" w:color="auto"/>
        <w:left w:val="none" w:sz="0" w:space="0" w:color="auto"/>
        <w:bottom w:val="none" w:sz="0" w:space="0" w:color="auto"/>
        <w:right w:val="none" w:sz="0" w:space="0" w:color="auto"/>
      </w:divBdr>
      <w:divsChild>
        <w:div w:id="1543203256">
          <w:marLeft w:val="0"/>
          <w:marRight w:val="0"/>
          <w:marTop w:val="0"/>
          <w:marBottom w:val="0"/>
          <w:divBdr>
            <w:top w:val="none" w:sz="0" w:space="0" w:color="auto"/>
            <w:left w:val="none" w:sz="0" w:space="0" w:color="auto"/>
            <w:bottom w:val="none" w:sz="0" w:space="0" w:color="auto"/>
            <w:right w:val="none" w:sz="0" w:space="0" w:color="auto"/>
          </w:divBdr>
        </w:div>
      </w:divsChild>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sChild>
        <w:div w:id="2041544242">
          <w:marLeft w:val="0"/>
          <w:marRight w:val="0"/>
          <w:marTop w:val="0"/>
          <w:marBottom w:val="0"/>
          <w:divBdr>
            <w:top w:val="none" w:sz="0" w:space="0" w:color="auto"/>
            <w:left w:val="none" w:sz="0" w:space="0" w:color="auto"/>
            <w:bottom w:val="none" w:sz="0" w:space="0" w:color="auto"/>
            <w:right w:val="none" w:sz="0" w:space="0" w:color="auto"/>
          </w:divBdr>
        </w:div>
      </w:divsChild>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1991204515">
      <w:bodyDiv w:val="1"/>
      <w:marLeft w:val="0"/>
      <w:marRight w:val="0"/>
      <w:marTop w:val="0"/>
      <w:marBottom w:val="0"/>
      <w:divBdr>
        <w:top w:val="none" w:sz="0" w:space="0" w:color="auto"/>
        <w:left w:val="none" w:sz="0" w:space="0" w:color="auto"/>
        <w:bottom w:val="none" w:sz="0" w:space="0" w:color="auto"/>
        <w:right w:val="none" w:sz="0" w:space="0" w:color="auto"/>
      </w:divBdr>
      <w:divsChild>
        <w:div w:id="330718424">
          <w:marLeft w:val="0"/>
          <w:marRight w:val="0"/>
          <w:marTop w:val="0"/>
          <w:marBottom w:val="0"/>
          <w:divBdr>
            <w:top w:val="none" w:sz="0" w:space="0" w:color="auto"/>
            <w:left w:val="none" w:sz="0" w:space="0" w:color="auto"/>
            <w:bottom w:val="none" w:sz="0" w:space="0" w:color="auto"/>
            <w:right w:val="none" w:sz="0" w:space="0" w:color="auto"/>
          </w:divBdr>
        </w:div>
      </w:divsChild>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image" Target="media/image2.png"/><Relationship Id="rId18" Type="http://schemas.openxmlformats.org/officeDocument/2006/relationships/hyperlink" Target="http://www.jstatsoft.org/v33/i03"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hyperlink" Target="https://github.com/GLEON/SO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lter.limnology.wisc.edu/datacatalog/search" TargetMode="External"/><Relationship Id="rId19" Type="http://schemas.openxmlformats.org/officeDocument/2006/relationships/hyperlink" Target="http://hzambran.github.io/hydroGO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6B39D-C1A4-49B4-BF19-455C1CF64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11051</TotalTime>
  <Pages>48</Pages>
  <Words>10299</Words>
  <Characters>58706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Fisheries &amp; Wildlife</cp:lastModifiedBy>
  <cp:revision>31</cp:revision>
  <cp:lastPrinted>2017-11-14T13:33:00Z</cp:lastPrinted>
  <dcterms:created xsi:type="dcterms:W3CDTF">2017-11-16T20:12:00Z</dcterms:created>
  <dcterms:modified xsi:type="dcterms:W3CDTF">2018-08-10T17:01:00Z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