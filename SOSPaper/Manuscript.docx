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commentRangeStart w:id="0"/>
      <w:r>
        <w:rPr>
          <w:rFonts w:ascii="Times New Roman" w:eastAsia="Times New Roman" w:hAnsi="Times New Roman" w:cs="Times New Roman"/>
          <w:sz w:val="24"/>
          <w:szCs w:val="24"/>
        </w:rPr>
        <w:t>Tracking the carbon footprint of lakes: dynamic modeling of organic carbon fates in lake ecosystems</w:t>
      </w:r>
      <w:commentRangeEnd w:id="0"/>
      <w:r w:rsidR="00A365E6">
        <w:rPr>
          <w:rStyle w:val="CommentReference"/>
        </w:rPr>
        <w:commentReference w:id="0"/>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11">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1" w:name="_6hiy0534m7k8" w:colFirst="0" w:colLast="0"/>
      <w:bookmarkEnd w:id="1"/>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D3F9406"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3446FB">
        <w:rPr>
          <w:rFonts w:ascii="Times New Roman" w:eastAsia="Times New Roman" w:hAnsi="Times New Roman" w:cs="Times New Roman"/>
          <w:sz w:val="24"/>
          <w:szCs w:val="24"/>
        </w:rPr>
        <w:t>76</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C86EDD">
        <w:rPr>
          <w:rFonts w:ascii="Times New Roman" w:eastAsia="Times New Roman" w:hAnsi="Times New Roman" w:cs="Times New Roman"/>
          <w:sz w:val="24"/>
          <w:szCs w:val="24"/>
        </w:rPr>
        <w:t xml:space="preserve"> (allochthon</w:t>
      </w:r>
      <w:ins w:id="2" w:author="immccull@gmail.com" w:date="2018-05-15T10:29:00Z">
        <w:r w:rsidR="00C86EDD">
          <w:rPr>
            <w:rFonts w:ascii="Times New Roman" w:eastAsia="Times New Roman" w:hAnsi="Times New Roman" w:cs="Times New Roman"/>
            <w:sz w:val="24"/>
            <w:szCs w:val="24"/>
          </w:rPr>
          <w:t>ous</w:t>
        </w:r>
      </w:ins>
      <w:r w:rsidR="002A0000" w:rsidRPr="00B65ED4">
        <w:rPr>
          <w:rFonts w:ascii="Times New Roman" w:eastAsia="Times New Roman" w:hAnsi="Times New Roman" w:cs="Times New Roman"/>
          <w:sz w:val="24"/>
          <w:szCs w:val="24"/>
        </w:rPr>
        <w:t xml:space="preserve"> + autochthon</w:t>
      </w:r>
      <w:ins w:id="3" w:author="immccull@gmail.com" w:date="2018-05-15T10:29:00Z">
        <w:r w:rsidR="00C86EDD">
          <w:rPr>
            <w:rFonts w:ascii="Times New Roman" w:eastAsia="Times New Roman" w:hAnsi="Times New Roman" w:cs="Times New Roman"/>
            <w:sz w:val="24"/>
            <w:szCs w:val="24"/>
          </w:rPr>
          <w:t>ous inputs</w:t>
        </w:r>
      </w:ins>
      <w:del w:id="4" w:author="immccull@gmail.com" w:date="2018-05-15T10:29:00Z">
        <w:r w:rsidR="002A0000" w:rsidRPr="00B65ED4" w:rsidDel="00C86EDD">
          <w:rPr>
            <w:rFonts w:ascii="Times New Roman" w:eastAsia="Times New Roman" w:hAnsi="Times New Roman" w:cs="Times New Roman"/>
            <w:sz w:val="24"/>
            <w:szCs w:val="24"/>
          </w:rPr>
          <w:delText>y</w:delText>
        </w:r>
      </w:del>
      <w:r w:rsidR="002A0000" w:rsidRPr="00B65ED4">
        <w:rPr>
          <w:rFonts w:ascii="Times New Roman" w:eastAsia="Times New Roman" w:hAnsi="Times New Roman" w:cs="Times New Roman"/>
          <w:sz w:val="24"/>
          <w:szCs w:val="24"/>
        </w:rPr>
        <w:t>)</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3446FB">
        <w:rPr>
          <w:rFonts w:ascii="Times New Roman" w:eastAsia="Times New Roman" w:hAnsi="Times New Roman" w:cs="Times New Roman"/>
          <w:sz w:val="24"/>
          <w:szCs w:val="24"/>
        </w:rPr>
        <w:t>7</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ins w:id="5" w:author="immccull@gmail.com" w:date="2018-05-15T10:29:00Z">
        <w:r w:rsidR="00C86EDD">
          <w:rPr>
            <w:rFonts w:ascii="Times New Roman" w:eastAsia="Times New Roman" w:hAnsi="Times New Roman" w:cs="Times New Roman"/>
            <w:sz w:val="24"/>
            <w:szCs w:val="24"/>
          </w:rPr>
          <w:t>ous</w:t>
        </w:r>
      </w:ins>
      <w:del w:id="6"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xml:space="preserve"> vs. allochthon</w:t>
      </w:r>
      <w:ins w:id="7" w:author="immccull@gmail.com" w:date="2018-05-15T10:29:00Z">
        <w:r w:rsidR="00C86EDD">
          <w:rPr>
            <w:rFonts w:ascii="Times New Roman" w:eastAsia="Times New Roman" w:hAnsi="Times New Roman" w:cs="Times New Roman"/>
            <w:sz w:val="24"/>
            <w:szCs w:val="24"/>
          </w:rPr>
          <w:t>ous</w:t>
        </w:r>
      </w:ins>
      <w:del w:id="8"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w:t>
      </w:r>
      <w:ins w:id="9" w:author="immccull@gmail.com" w:date="2018-05-15T10:29:00Z">
        <w:r w:rsidR="00C86EDD">
          <w:rPr>
            <w:rFonts w:ascii="Times New Roman" w:eastAsia="Times New Roman" w:hAnsi="Times New Roman" w:cs="Times New Roman"/>
            <w:sz w:val="24"/>
            <w:szCs w:val="24"/>
          </w:rPr>
          <w:t>ous</w:t>
        </w:r>
      </w:ins>
      <w:del w:id="10" w:author="immccull@gmail.com" w:date="2018-05-15T10:29:00Z">
        <w:r w:rsidR="006149A4" w:rsidRPr="00B65ED4" w:rsidDel="00C86EDD">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vs. allochthon</w:t>
      </w:r>
      <w:ins w:id="11" w:author="immccull@gmail.com" w:date="2018-05-15T10:29:00Z">
        <w:r w:rsidR="00C86EDD">
          <w:rPr>
            <w:rFonts w:ascii="Times New Roman" w:eastAsia="Times New Roman" w:hAnsi="Times New Roman" w:cs="Times New Roman"/>
            <w:sz w:val="24"/>
            <w:szCs w:val="24"/>
          </w:rPr>
          <w:t>ous inputs</w:t>
        </w:r>
      </w:ins>
      <w:del w:id="12" w:author="immccull@gmail.com" w:date="2018-05-15T10:29:00Z">
        <w:r w:rsidR="006149A4" w:rsidRPr="00B65ED4" w:rsidDel="00C86EDD">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 xml:space="preserve">ling, particularly in a global change </w:t>
      </w:r>
      <w:r w:rsidR="006149A4" w:rsidRPr="00B65ED4">
        <w:rPr>
          <w:rFonts w:ascii="Times New Roman" w:eastAsia="Times New Roman" w:hAnsi="Times New Roman" w:cs="Times New Roman"/>
          <w:sz w:val="24"/>
          <w:szCs w:val="24"/>
        </w:rPr>
        <w:lastRenderedPageBreak/>
        <w:t>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ins w:id="13" w:author="McCullough, Ian" w:date="2018-05-15T14:34:00Z">
        <w:r w:rsidR="00B243BC">
          <w:rPr>
            <w:rFonts w:ascii="Times New Roman" w:eastAsia="Times New Roman" w:hAnsi="Times New Roman" w:cs="Times New Roman"/>
            <w:sz w:val="24"/>
            <w:szCs w:val="24"/>
          </w:rPr>
          <w:t>groundwater in</w:t>
        </w:r>
      </w:ins>
      <w:ins w:id="14" w:author="McCullough, Ian" w:date="2018-05-15T14:36:00Z">
        <w:r w:rsidR="00A117C7">
          <w:rPr>
            <w:rFonts w:ascii="Times New Roman" w:eastAsia="Times New Roman" w:hAnsi="Times New Roman" w:cs="Times New Roman"/>
            <w:sz w:val="24"/>
            <w:szCs w:val="24"/>
          </w:rPr>
          <w:t>put</w:t>
        </w:r>
      </w:ins>
      <w:bookmarkStart w:id="15" w:name="_GoBack"/>
      <w:bookmarkEnd w:id="15"/>
      <w:ins w:id="16" w:author="McCullough, Ian" w:date="2018-05-15T14:34:00Z">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ins>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 xml:space="preserve">limnology, mass balance,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7" w:name="_rwp1srpn25su" w:colFirst="0" w:colLast="0"/>
      <w:bookmarkEnd w:id="17"/>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8" w:name="_kfraquamimep" w:colFirst="0" w:colLast="0"/>
      <w:bookmarkStart w:id="19" w:name="_a19hf2z0hrxx" w:colFirst="0" w:colLast="0"/>
      <w:bookmarkEnd w:id="18"/>
      <w:bookmarkEnd w:id="19"/>
      <w:r w:rsidRPr="00B65ED4">
        <w:rPr>
          <w:rFonts w:ascii="Times New Roman" w:eastAsia="Times New Roman" w:hAnsi="Times New Roman" w:cs="Times New Roman"/>
          <w:b/>
          <w:sz w:val="24"/>
          <w:szCs w:val="24"/>
        </w:rPr>
        <w:lastRenderedPageBreak/>
        <w:t xml:space="preserve">INTRODUCTION </w:t>
      </w:r>
    </w:p>
    <w:p w14:paraId="203A3972" w14:textId="508B5E3B"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ins w:id="20" w:author="immccull@gmail.com" w:date="2018-05-11T10:12:00Z">
        <w:r w:rsidR="003446FB">
          <w:rPr>
            <w:rFonts w:ascii="Times New Roman" w:eastAsia="Times New Roman" w:hAnsi="Times New Roman" w:cs="Times New Roman"/>
            <w:sz w:val="24"/>
            <w:szCs w:val="24"/>
          </w:rPr>
          <w:t>are predominantly from</w:t>
        </w:r>
      </w:ins>
      <w:del w:id="21" w:author="immccull@gmail.com" w:date="2018-05-11T10:11:00Z">
        <w:r w:rsidR="00B80037" w:rsidRPr="00B65ED4" w:rsidDel="003446FB">
          <w:rPr>
            <w:rFonts w:ascii="Times New Roman" w:eastAsia="Times New Roman" w:hAnsi="Times New Roman" w:cs="Times New Roman"/>
            <w:sz w:val="24"/>
            <w:szCs w:val="24"/>
          </w:rPr>
          <w:delText xml:space="preserve">tend to be concentrated </w:delText>
        </w:r>
      </w:del>
      <w:del w:id="22" w:author="immccull@gmail.com" w:date="2018-05-11T10:12:00Z">
        <w:r w:rsidR="00B80037" w:rsidRPr="00B65ED4" w:rsidDel="003446FB">
          <w:rPr>
            <w:rFonts w:ascii="Times New Roman" w:eastAsia="Times New Roman" w:hAnsi="Times New Roman" w:cs="Times New Roman"/>
            <w:sz w:val="24"/>
            <w:szCs w:val="24"/>
          </w:rPr>
          <w:delText>in</w:delText>
        </w:r>
      </w:del>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23" w:name="_fgbmh3q8shl8" w:colFirst="0" w:colLast="0"/>
      <w:bookmarkEnd w:id="23"/>
      <w:r w:rsidRPr="00B65ED4">
        <w:rPr>
          <w:rFonts w:ascii="Times New Roman" w:eastAsia="Times New Roman" w:hAnsi="Times New Roman" w:cs="Times New Roman"/>
          <w:i/>
          <w:color w:val="000000"/>
          <w:sz w:val="24"/>
          <w:szCs w:val="24"/>
        </w:rPr>
        <w:t>Overview of concepts of key OC fluxes in lake ecosystems</w:t>
      </w:r>
    </w:p>
    <w:p w14:paraId="2D9D54DB" w14:textId="5161CF21"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commentRangeStart w:id="24"/>
      <w:del w:id="25" w:author="immccull@gmail.com" w:date="2018-05-14T14:21:00Z">
        <w:r w:rsidR="00CD39CC" w:rsidRPr="00B65ED4" w:rsidDel="00D24D89">
          <w:rPr>
            <w:rFonts w:ascii="Times New Roman" w:eastAsia="Times New Roman" w:hAnsi="Times New Roman" w:cs="Times New Roman"/>
            <w:sz w:val="24"/>
            <w:szCs w:val="24"/>
          </w:rPr>
          <w:delText>from</w:delText>
        </w:r>
        <w:r w:rsidR="00DB61D4" w:rsidDel="00D24D89">
          <w:rPr>
            <w:rFonts w:ascii="Times New Roman" w:eastAsia="Times New Roman" w:hAnsi="Times New Roman" w:cs="Times New Roman"/>
            <w:sz w:val="24"/>
            <w:szCs w:val="24"/>
          </w:rPr>
          <w:delText xml:space="preserve"> </w:delText>
        </w:r>
        <w:r w:rsidR="00002D44" w:rsidDel="00D24D89">
          <w:rPr>
            <w:rFonts w:ascii="Times New Roman" w:eastAsia="Times New Roman" w:hAnsi="Times New Roman" w:cs="Times New Roman"/>
            <w:sz w:val="24"/>
            <w:szCs w:val="24"/>
          </w:rPr>
          <w:delText>microbial exudates</w:delText>
        </w:r>
        <w:r w:rsidR="00B560B0" w:rsidDel="00D24D89">
          <w:rPr>
            <w:rFonts w:ascii="Times New Roman" w:eastAsia="Times New Roman" w:hAnsi="Times New Roman" w:cs="Times New Roman"/>
            <w:sz w:val="24"/>
            <w:szCs w:val="24"/>
          </w:rPr>
          <w:delText xml:space="preserve"> </w:delText>
        </w:r>
      </w:del>
      <w:commentRangeEnd w:id="24"/>
      <w:r w:rsidR="00D24D89">
        <w:rPr>
          <w:rStyle w:val="CommentReference"/>
        </w:rPr>
        <w:commentReference w:id="24"/>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ins w:id="26" w:author="immccull@gmail.com" w:date="2018-05-15T10:18:00Z">
        <w:r w:rsidR="00A365E6">
          <w:rPr>
            <w:rFonts w:ascii="Times New Roman" w:eastAsia="Times New Roman" w:hAnsi="Times New Roman" w:cs="Times New Roman"/>
            <w:sz w:val="24"/>
            <w:szCs w:val="24"/>
          </w:rPr>
          <w:t xml:space="preserve">phytoplanktonic </w:t>
        </w:r>
      </w:ins>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del w:id="27" w:author="immccull@gmail.com" w:date="2018-05-15T10:16:00Z">
        <w:r w:rsidR="00CD39CC" w:rsidRPr="00B65ED4" w:rsidDel="00A365E6">
          <w:rPr>
            <w:rFonts w:ascii="Times New Roman" w:eastAsia="Times New Roman" w:hAnsi="Times New Roman" w:cs="Times New Roman"/>
            <w:sz w:val="24"/>
            <w:szCs w:val="24"/>
          </w:rPr>
          <w:delText xml:space="preserve">include </w:delText>
        </w:r>
      </w:del>
      <w:ins w:id="28" w:author="immccull@gmail.com" w:date="2018-05-15T10:16:00Z">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2D4100" w:rsidRPr="006F4EC1" w:rsidRDefault="002D4100"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2D4100" w:rsidRDefault="002D4100"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2D4100" w:rsidRDefault="002D4100"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2D4100" w:rsidRDefault="002D4100"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2D4100" w:rsidRPr="006F4EC1" w:rsidRDefault="002D4100"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2D4100" w:rsidRDefault="002D4100"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2D4100" w:rsidRDefault="002D4100"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2D4100" w:rsidRDefault="002D4100"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19DB349C"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del w:id="29" w:author="immccull@gmail.com" w:date="2018-05-15T10:20:00Z">
        <w:r w:rsidR="00F93962" w:rsidRPr="00B65ED4" w:rsidDel="002B3835">
          <w:rPr>
            <w:rFonts w:ascii="Times New Roman" w:eastAsia="Times New Roman" w:hAnsi="Times New Roman" w:cs="Times New Roman"/>
            <w:sz w:val="24"/>
            <w:szCs w:val="24"/>
          </w:rPr>
          <w:delText xml:space="preserve">both </w:delText>
        </w:r>
      </w:del>
      <w:r w:rsidR="00F93962" w:rsidRPr="00B65ED4">
        <w:rPr>
          <w:rFonts w:ascii="Times New Roman" w:eastAsia="Times New Roman" w:hAnsi="Times New Roman" w:cs="Times New Roman"/>
          <w:sz w:val="24"/>
          <w:szCs w:val="24"/>
        </w:rPr>
        <w:t xml:space="preserve">in terms of </w:t>
      </w:r>
      <w:del w:id="30" w:author="immccull@gmail.com" w:date="2018-05-15T10:20:00Z">
        <w:r w:rsidR="00F93962" w:rsidRPr="00B65ED4" w:rsidDel="002B3835">
          <w:rPr>
            <w:rFonts w:ascii="Times New Roman" w:eastAsia="Times New Roman" w:hAnsi="Times New Roman" w:cs="Times New Roman"/>
            <w:sz w:val="24"/>
            <w:szCs w:val="24"/>
          </w:rPr>
          <w:delText xml:space="preserve">burial and </w:delText>
        </w:r>
      </w:del>
      <w:r w:rsidR="00F93962" w:rsidRPr="00B65ED4">
        <w:rPr>
          <w:rFonts w:ascii="Times New Roman" w:eastAsia="Times New Roman" w:hAnsi="Times New Roman" w:cs="Times New Roman"/>
          <w:sz w:val="24"/>
          <w:szCs w:val="24"/>
        </w:rPr>
        <w:t xml:space="preserve">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3AB8B641" w:rsidR="0032009C" w:rsidRDefault="00B80037" w:rsidP="002F35B3">
      <w:pPr>
        <w:spacing w:line="480" w:lineRule="auto"/>
        <w:ind w:firstLine="720"/>
        <w:rPr>
          <w:rFonts w:ascii="Times New Roman" w:eastAsia="Times New Roman" w:hAnsi="Times New Roman" w:cs="Times New Roman"/>
          <w:sz w:val="24"/>
          <w:szCs w:val="24"/>
        </w:rPr>
      </w:pPr>
      <w:commentRangeStart w:id="31"/>
      <w:r w:rsidRPr="00B65ED4">
        <w:rPr>
          <w:rFonts w:ascii="Times New Roman" w:eastAsia="Times New Roman" w:hAnsi="Times New Roman" w:cs="Times New Roman"/>
          <w:sz w:val="24"/>
          <w:szCs w:val="24"/>
        </w:rPr>
        <w:lastRenderedPageBreak/>
        <w:t xml:space="preserve">We synthesized existing knowledge of lake </w:t>
      </w:r>
      <w:commentRangeEnd w:id="31"/>
      <w:r w:rsidR="00504420">
        <w:rPr>
          <w:rStyle w:val="CommentReference"/>
        </w:rPr>
        <w:commentReference w:id="31"/>
      </w:r>
      <w:r w:rsidRPr="00B65ED4">
        <w:rPr>
          <w:rFonts w:ascii="Times New Roman" w:eastAsia="Times New Roman" w:hAnsi="Times New Roman" w:cs="Times New Roman"/>
          <w:sz w:val="24"/>
          <w:szCs w:val="24"/>
        </w:rPr>
        <w:t>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ins w:id="32" w:author="immccull@gmail.com" w:date="2018-05-11T10:15:00Z">
        <w:r w:rsidR="003446FB">
          <w:rPr>
            <w:rFonts w:ascii="Times New Roman" w:eastAsia="Times New Roman" w:hAnsi="Times New Roman" w:cs="Times New Roman"/>
            <w:sz w:val="24"/>
            <w:szCs w:val="24"/>
          </w:rPr>
          <w:t xml:space="preserve"> </w:t>
        </w:r>
        <w:commentRangeStart w:id="33"/>
        <w:r w:rsidR="003446FB">
          <w:rPr>
            <w:rFonts w:ascii="Times New Roman" w:eastAsia="Times New Roman" w:hAnsi="Times New Roman" w:cs="Times New Roman"/>
            <w:sz w:val="24"/>
            <w:szCs w:val="24"/>
          </w:rPr>
          <w:t xml:space="preserve">of the dominant processes that influence </w:t>
        </w:r>
      </w:ins>
      <w:ins w:id="34" w:author="immccull@gmail.com" w:date="2018-05-14T14:32:00Z">
        <w:r w:rsidR="00E029A2">
          <w:rPr>
            <w:rFonts w:ascii="Times New Roman" w:eastAsia="Times New Roman" w:hAnsi="Times New Roman" w:cs="Times New Roman"/>
            <w:sz w:val="24"/>
            <w:szCs w:val="24"/>
          </w:rPr>
          <w:t xml:space="preserve">long-term </w:t>
        </w:r>
      </w:ins>
      <w:ins w:id="35" w:author="immccull@gmail.com" w:date="2018-05-11T10:15:00Z">
        <w:r w:rsidR="003446FB">
          <w:rPr>
            <w:rFonts w:ascii="Times New Roman" w:eastAsia="Times New Roman" w:hAnsi="Times New Roman" w:cs="Times New Roman"/>
            <w:sz w:val="24"/>
            <w:szCs w:val="24"/>
          </w:rPr>
          <w:t>lake OC budgets</w:t>
        </w:r>
      </w:ins>
      <w:commentRangeEnd w:id="33"/>
      <w:ins w:id="36" w:author="immccull@gmail.com" w:date="2018-05-14T14:32:00Z">
        <w:r w:rsidR="00E029A2">
          <w:rPr>
            <w:rStyle w:val="CommentReference"/>
          </w:rPr>
          <w:commentReference w:id="33"/>
        </w:r>
      </w:ins>
      <w:ins w:id="37" w:author="immccull@gmail.com" w:date="2018-05-11T10:15:00Z">
        <w:r w:rsidR="003446FB">
          <w:rPr>
            <w:rFonts w:ascii="Times New Roman" w:eastAsia="Times New Roman" w:hAnsi="Times New Roman" w:cs="Times New Roman"/>
            <w:sz w:val="24"/>
            <w:szCs w:val="24"/>
          </w:rPr>
          <w:t>:</w:t>
        </w:r>
      </w:ins>
      <w:r w:rsidRPr="00B65ED4">
        <w:rPr>
          <w:rFonts w:ascii="Times New Roman" w:eastAsia="Times New Roman" w:hAnsi="Times New Roman" w:cs="Times New Roman"/>
          <w:sz w:val="24"/>
          <w:szCs w:val="24"/>
        </w:rPr>
        <w:t xml:space="preserve"> 1) allochthon</w:t>
      </w:r>
      <w:ins w:id="38" w:author="immccull@gmail.com" w:date="2018-05-15T10:21:00Z">
        <w:r w:rsidR="002B3835">
          <w:rPr>
            <w:rFonts w:ascii="Times New Roman" w:eastAsia="Times New Roman" w:hAnsi="Times New Roman" w:cs="Times New Roman"/>
            <w:sz w:val="24"/>
            <w:szCs w:val="24"/>
          </w:rPr>
          <w:t>ous inputs</w:t>
        </w:r>
      </w:ins>
      <w:del w:id="39" w:author="immccull@gmail.com" w:date="2018-05-15T10:21: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2) autochthon</w:t>
      </w:r>
      <w:ins w:id="40" w:author="immccull@gmail.com" w:date="2018-05-15T10:21:00Z">
        <w:r w:rsidR="002B3835">
          <w:rPr>
            <w:rFonts w:ascii="Times New Roman" w:eastAsia="Times New Roman" w:hAnsi="Times New Roman" w:cs="Times New Roman"/>
            <w:sz w:val="24"/>
            <w:szCs w:val="24"/>
          </w:rPr>
          <w:t>ous inputs</w:t>
        </w:r>
      </w:ins>
      <w:del w:id="41" w:author="immccull@gmail.com" w:date="2018-05-15T10:21:00Z">
        <w:r w:rsidRPr="00B65ED4" w:rsidDel="002B3835">
          <w:rPr>
            <w:rFonts w:ascii="Times New Roman" w:eastAsia="Times New Roman" w:hAnsi="Times New Roman" w:cs="Times New Roman"/>
            <w:sz w:val="24"/>
            <w:szCs w:val="24"/>
          </w:rPr>
          <w:delText>y</w:delText>
        </w:r>
      </w:del>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3B57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2" w:name="_cia0tf49w3t8" w:colFirst="0" w:colLast="0"/>
      <w:bookmarkEnd w:id="42"/>
      <w:r w:rsidRPr="00B65ED4">
        <w:rPr>
          <w:rFonts w:ascii="Times New Roman" w:eastAsia="Times New Roman" w:hAnsi="Times New Roman" w:cs="Times New Roman"/>
          <w:i/>
          <w:color w:val="000000"/>
          <w:sz w:val="24"/>
          <w:szCs w:val="24"/>
        </w:rPr>
        <w:t>Allochthon</w:t>
      </w:r>
      <w:ins w:id="43" w:author="immccull@gmail.com" w:date="2018-05-15T10:21:00Z">
        <w:r w:rsidR="002B3835">
          <w:rPr>
            <w:rFonts w:ascii="Times New Roman" w:eastAsia="Times New Roman" w:hAnsi="Times New Roman" w:cs="Times New Roman"/>
            <w:i/>
            <w:color w:val="000000"/>
            <w:sz w:val="24"/>
            <w:szCs w:val="24"/>
          </w:rPr>
          <w:t>ous inputs</w:t>
        </w:r>
      </w:ins>
      <w:del w:id="44" w:author="immccull@gmail.com" w:date="2018-05-15T10:21:00Z">
        <w:r w:rsidRPr="00B65ED4" w:rsidDel="002B3835">
          <w:rPr>
            <w:rFonts w:ascii="Times New Roman" w:eastAsia="Times New Roman" w:hAnsi="Times New Roman" w:cs="Times New Roman"/>
            <w:i/>
            <w:color w:val="000000"/>
            <w:sz w:val="24"/>
            <w:szCs w:val="24"/>
          </w:rPr>
          <w:delText>y</w:delText>
        </w:r>
      </w:del>
    </w:p>
    <w:p w14:paraId="6FA154C7" w14:textId="578B60CB"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w:t>
      </w:r>
      <w:r w:rsidR="00BD551F" w:rsidRPr="00B65ED4">
        <w:rPr>
          <w:rFonts w:ascii="Times New Roman" w:eastAsia="Times New Roman" w:hAnsi="Times New Roman" w:cs="Times New Roman"/>
          <w:sz w:val="24"/>
          <w:szCs w:val="24"/>
        </w:rPr>
        <w:lastRenderedPageBreak/>
        <w:t>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del w:id="45" w:author="immccull@gmail.com" w:date="2018-05-15T09:33:00Z">
        <w:r w:rsidR="00927CBB" w:rsidRPr="00B65ED4" w:rsidDel="00164D19">
          <w:rPr>
            <w:rFonts w:ascii="Times New Roman" w:eastAsia="Times New Roman" w:hAnsi="Times New Roman" w:cs="Times New Roman"/>
            <w:sz w:val="24"/>
            <w:szCs w:val="24"/>
          </w:rPr>
          <w:delText xml:space="preserve">While low in magnitude, these OC sources can be important for lakes with high perimeter to </w:delText>
        </w:r>
        <w:r w:rsidR="000E47C5" w:rsidRPr="00B65ED4" w:rsidDel="00164D19">
          <w:rPr>
            <w:rFonts w:ascii="Times New Roman" w:eastAsia="Times New Roman" w:hAnsi="Times New Roman" w:cs="Times New Roman"/>
            <w:sz w:val="24"/>
            <w:szCs w:val="24"/>
          </w:rPr>
          <w:delText xml:space="preserve">surface </w:delText>
        </w:r>
        <w:r w:rsidR="00927CBB" w:rsidRPr="00B65ED4" w:rsidDel="00164D19">
          <w:rPr>
            <w:rFonts w:ascii="Times New Roman" w:eastAsia="Times New Roman" w:hAnsi="Times New Roman" w:cs="Times New Roman"/>
            <w:sz w:val="24"/>
            <w:szCs w:val="24"/>
          </w:rPr>
          <w:delText>area ratios or with large surface area</w:delText>
        </w:r>
        <w:r w:rsidR="004F662F" w:rsidRPr="00B65ED4" w:rsidDel="00164D19">
          <w:rPr>
            <w:rFonts w:ascii="Times New Roman" w:eastAsia="Times New Roman" w:hAnsi="Times New Roman" w:cs="Times New Roman"/>
            <w:sz w:val="24"/>
            <w:szCs w:val="24"/>
          </w:rPr>
          <w:delText>s</w:delText>
        </w:r>
        <w:r w:rsidR="00927CBB" w:rsidRPr="00B65ED4" w:rsidDel="00164D19">
          <w:rPr>
            <w:rFonts w:ascii="Times New Roman" w:eastAsia="Times New Roman" w:hAnsi="Times New Roman" w:cs="Times New Roman"/>
            <w:sz w:val="24"/>
            <w:szCs w:val="24"/>
          </w:rPr>
          <w:delText xml:space="preserve"> and long hydrologic residence times.</w:delText>
        </w:r>
      </w:del>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68975CA4"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6" w:name="_z80hadduisff" w:colFirst="0" w:colLast="0"/>
      <w:bookmarkEnd w:id="46"/>
      <w:r w:rsidRPr="00B65ED4">
        <w:rPr>
          <w:rFonts w:ascii="Times New Roman" w:eastAsia="Times New Roman" w:hAnsi="Times New Roman" w:cs="Times New Roman"/>
          <w:i/>
          <w:sz w:val="24"/>
          <w:szCs w:val="24"/>
        </w:rPr>
        <w:t>Autochthon</w:t>
      </w:r>
      <w:ins w:id="47" w:author="immccull@gmail.com" w:date="2018-05-15T10:21:00Z">
        <w:r w:rsidR="002B3835">
          <w:rPr>
            <w:rFonts w:ascii="Times New Roman" w:eastAsia="Times New Roman" w:hAnsi="Times New Roman" w:cs="Times New Roman"/>
            <w:i/>
            <w:sz w:val="24"/>
            <w:szCs w:val="24"/>
          </w:rPr>
          <w:t>ous inputs</w:t>
        </w:r>
      </w:ins>
      <w:del w:id="48" w:author="immccull@gmail.com" w:date="2018-05-15T10:21:00Z">
        <w:r w:rsidRPr="00B65ED4" w:rsidDel="002B3835">
          <w:rPr>
            <w:rFonts w:ascii="Times New Roman" w:eastAsia="Times New Roman" w:hAnsi="Times New Roman" w:cs="Times New Roman"/>
            <w:i/>
            <w:sz w:val="24"/>
            <w:szCs w:val="24"/>
          </w:rPr>
          <w:delText>y</w:delText>
        </w:r>
      </w:del>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Jonsson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4B00200"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w:t>
      </w:r>
      <w:proofErr w:type="gramStart"/>
      <w:r w:rsidR="00274190" w:rsidRPr="00B65ED4">
        <w:rPr>
          <w:rFonts w:ascii="Times New Roman" w:eastAsia="Times New Roman" w:hAnsi="Times New Roman" w:cs="Times New Roman"/>
          <w:sz w:val="24"/>
          <w:szCs w:val="24"/>
        </w:rPr>
        <w:t>cycle, and</w:t>
      </w:r>
      <w:proofErr w:type="gramEnd"/>
      <w:r w:rsidR="00274190" w:rsidRPr="00B65ED4">
        <w:rPr>
          <w:rFonts w:ascii="Times New Roman" w:eastAsia="Times New Roman" w:hAnsi="Times New Roman" w:cs="Times New Roman"/>
          <w:sz w:val="24"/>
          <w:szCs w:val="24"/>
        </w:rPr>
        <w:t xml:space="preserve">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ins w:id="49" w:author="immccull@gmail.com" w:date="2018-05-15T10:13:00Z">
        <w:r w:rsidR="00A365E6">
          <w:rPr>
            <w:rFonts w:ascii="Times New Roman" w:eastAsia="Times New Roman" w:hAnsi="Times New Roman" w:cs="Times New Roman"/>
            <w:sz w:val="24"/>
            <w:szCs w:val="24"/>
          </w:rPr>
          <w:t>, Mendonca et al. 2017</w:t>
        </w:r>
      </w:ins>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xml:space="preserve">. Methods for estimating sediment accumulation rates are </w:t>
      </w:r>
      <w:r w:rsidR="00B80037" w:rsidRPr="00B65ED4">
        <w:rPr>
          <w:rFonts w:ascii="Times New Roman" w:eastAsia="Times New Roman" w:hAnsi="Times New Roman" w:cs="Times New Roman"/>
          <w:sz w:val="24"/>
          <w:szCs w:val="24"/>
        </w:rPr>
        <w:lastRenderedPageBreak/>
        <w:t>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del w:id="50" w:author="immccull@gmail.com" w:date="2018-05-15T09:37:00Z">
        <w:r w:rsidR="00B80037" w:rsidRPr="00B65ED4" w:rsidDel="00504420">
          <w:rPr>
            <w:rFonts w:ascii="Times New Roman" w:eastAsia="Times New Roman" w:hAnsi="Times New Roman" w:cs="Times New Roman"/>
            <w:sz w:val="24"/>
            <w:szCs w:val="24"/>
          </w:rPr>
          <w:delText xml:space="preserve">particularly for studies containing </w:delText>
        </w:r>
        <w:r w:rsidR="00C721B7" w:rsidRPr="00B65ED4" w:rsidDel="00504420">
          <w:rPr>
            <w:rFonts w:ascii="Times New Roman" w:eastAsia="Times New Roman" w:hAnsi="Times New Roman" w:cs="Times New Roman"/>
            <w:sz w:val="24"/>
            <w:szCs w:val="24"/>
          </w:rPr>
          <w:delText>multiple</w:delText>
        </w:r>
        <w:r w:rsidR="00B80037" w:rsidRPr="00B65ED4" w:rsidDel="00504420">
          <w:rPr>
            <w:rFonts w:ascii="Times New Roman" w:eastAsia="Times New Roman" w:hAnsi="Times New Roman" w:cs="Times New Roman"/>
            <w:sz w:val="24"/>
            <w:szCs w:val="24"/>
          </w:rPr>
          <w:delText xml:space="preserve"> lakes </w:delText>
        </w:r>
      </w:del>
      <w:r w:rsidR="00B80037" w:rsidRPr="00B65ED4">
        <w:rPr>
          <w:rFonts w:ascii="Times New Roman" w:eastAsia="Times New Roman" w:hAnsi="Times New Roman" w:cs="Times New Roman"/>
          <w:sz w:val="24"/>
          <w:szCs w:val="24"/>
        </w:rPr>
        <w:t>(</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del w:id="51" w:author="immccull@gmail.com" w:date="2018-05-15T09:37:00Z">
        <w:r w:rsidR="00B80037" w:rsidRPr="00B65ED4" w:rsidDel="00504420">
          <w:rPr>
            <w:rFonts w:ascii="Times New Roman" w:eastAsia="Times New Roman" w:hAnsi="Times New Roman" w:cs="Times New Roman"/>
            <w:sz w:val="24"/>
            <w:szCs w:val="24"/>
          </w:rPr>
          <w:delText xml:space="preserve">. </w:delText>
        </w:r>
        <w:r w:rsidR="00706822" w:rsidRPr="00B65ED4" w:rsidDel="00504420">
          <w:rPr>
            <w:rFonts w:ascii="Times New Roman" w:eastAsia="Times New Roman" w:hAnsi="Times New Roman" w:cs="Times New Roman"/>
            <w:sz w:val="24"/>
            <w:szCs w:val="24"/>
          </w:rPr>
          <w:delText xml:space="preserve">Previous </w:delText>
        </w:r>
        <w:r w:rsidR="00B80037" w:rsidRPr="00B65ED4" w:rsidDel="00504420">
          <w:rPr>
            <w:rFonts w:ascii="Times New Roman" w:eastAsia="Times New Roman" w:hAnsi="Times New Roman" w:cs="Times New Roman"/>
            <w:sz w:val="24"/>
            <w:szCs w:val="24"/>
          </w:rPr>
          <w:delText xml:space="preserve">studies have </w:delText>
        </w:r>
        <w:r w:rsidR="00706822" w:rsidRPr="00B65ED4" w:rsidDel="00504420">
          <w:rPr>
            <w:rFonts w:ascii="Times New Roman" w:eastAsia="Times New Roman" w:hAnsi="Times New Roman" w:cs="Times New Roman"/>
            <w:sz w:val="24"/>
            <w:szCs w:val="24"/>
          </w:rPr>
          <w:delText xml:space="preserve">estimated burial </w:delText>
        </w:r>
        <w:r w:rsidR="00B80037" w:rsidRPr="00B65ED4" w:rsidDel="00504420">
          <w:rPr>
            <w:rFonts w:ascii="Times New Roman" w:eastAsia="Times New Roman" w:hAnsi="Times New Roman" w:cs="Times New Roman"/>
            <w:sz w:val="24"/>
            <w:szCs w:val="24"/>
          </w:rPr>
          <w:delText xml:space="preserve">rates </w:delText>
        </w:r>
        <w:r w:rsidR="00706822" w:rsidRPr="00B65ED4" w:rsidDel="00504420">
          <w:rPr>
            <w:rFonts w:ascii="Times New Roman" w:eastAsia="Times New Roman" w:hAnsi="Times New Roman" w:cs="Times New Roman"/>
            <w:sz w:val="24"/>
            <w:szCs w:val="24"/>
          </w:rPr>
          <w:delText>using</w:delText>
        </w:r>
      </w:del>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ins w:id="52" w:author="immccull@gmail.com" w:date="2018-05-15T10:37:00Z">
        <w:r w:rsidR="00C86EDD">
          <w:rPr>
            <w:rFonts w:ascii="Times New Roman" w:eastAsia="Times New Roman" w:hAnsi="Times New Roman" w:cs="Times New Roman"/>
            <w:sz w:val="24"/>
            <w:szCs w:val="24"/>
          </w:rPr>
          <w:t xml:space="preserve">exported directly, </w:t>
        </w:r>
      </w:ins>
      <w:r w:rsidR="003543FC" w:rsidRPr="00B65ED4">
        <w:rPr>
          <w:rFonts w:ascii="Times New Roman" w:eastAsia="Times New Roman" w:hAnsi="Times New Roman" w:cs="Times New Roman"/>
          <w:sz w:val="24"/>
          <w:szCs w:val="24"/>
        </w:rPr>
        <w:t>mineralized</w:t>
      </w:r>
      <w:ins w:id="53" w:author="immccull@gmail.com" w:date="2018-05-15T10:37:00Z">
        <w:r w:rsidR="00C86EDD">
          <w:rPr>
            <w:rFonts w:ascii="Times New Roman" w:eastAsia="Times New Roman" w:hAnsi="Times New Roman" w:cs="Times New Roman"/>
            <w:sz w:val="24"/>
            <w:szCs w:val="24"/>
          </w:rPr>
          <w:t>,</w:t>
        </w:r>
      </w:ins>
      <w:del w:id="54" w:author="immccull@gmail.com" w:date="2018-05-15T10:37:00Z">
        <w:r w:rsidR="003543FC" w:rsidRPr="00B65ED4" w:rsidDel="00C86EDD">
          <w:rPr>
            <w:rFonts w:ascii="Times New Roman" w:eastAsia="Times New Roman" w:hAnsi="Times New Roman" w:cs="Times New Roman"/>
            <w:sz w:val="24"/>
            <w:szCs w:val="24"/>
          </w:rPr>
          <w:delText xml:space="preserve"> directly</w:delText>
        </w:r>
      </w:del>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commentRangeStart w:id="55"/>
      <w:del w:id="56" w:author="immccull@gmail.com" w:date="2018-05-11T10:17:00Z">
        <w:r w:rsidR="00DB5AC5" w:rsidRPr="00B65ED4" w:rsidDel="003446FB">
          <w:rPr>
            <w:rFonts w:ascii="Times New Roman" w:eastAsia="Times New Roman" w:hAnsi="Times New Roman" w:cs="Times New Roman"/>
            <w:sz w:val="24"/>
            <w:szCs w:val="24"/>
          </w:rPr>
          <w:delText>In some lakes, there is carbon efflux in the form of insect production and emergence (Vander Zanden and Gratton 2011)</w:delText>
        </w:r>
        <w:r w:rsidR="005024E3" w:rsidRPr="00B65ED4" w:rsidDel="003446FB">
          <w:rPr>
            <w:rFonts w:ascii="Times New Roman" w:eastAsia="Times New Roman" w:hAnsi="Times New Roman" w:cs="Times New Roman"/>
            <w:sz w:val="24"/>
            <w:szCs w:val="24"/>
          </w:rPr>
          <w:delText>, though that flux is not included in this study</w:delText>
        </w:r>
        <w:r w:rsidR="00DB5AC5" w:rsidRPr="00B65ED4" w:rsidDel="003446FB">
          <w:rPr>
            <w:rFonts w:ascii="Times New Roman" w:eastAsia="Times New Roman" w:hAnsi="Times New Roman" w:cs="Times New Roman"/>
            <w:sz w:val="24"/>
            <w:szCs w:val="24"/>
          </w:rPr>
          <w:delText xml:space="preserve">. </w:delText>
        </w:r>
      </w:del>
      <w:commentRangeEnd w:id="55"/>
      <w:r w:rsidR="00E029A2">
        <w:rPr>
          <w:rStyle w:val="CommentReference"/>
        </w:rPr>
        <w:commentReference w:id="55"/>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7" w:name="_hwd1sfdwl8es" w:colFirst="0" w:colLast="0"/>
      <w:bookmarkEnd w:id="57"/>
      <w:r w:rsidRPr="00B65ED4">
        <w:rPr>
          <w:rFonts w:ascii="Times New Roman" w:eastAsia="Times New Roman" w:hAnsi="Times New Roman" w:cs="Times New Roman"/>
          <w:i/>
          <w:sz w:val="24"/>
          <w:szCs w:val="24"/>
        </w:rPr>
        <w:t>Objective and research question</w:t>
      </w:r>
    </w:p>
    <w:p w14:paraId="1914F80F" w14:textId="4C157F22"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w:t>
      </w:r>
      <w:r w:rsidR="00A93F56">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to reveal</w:t>
      </w:r>
      <w:r w:rsidR="008F606D" w:rsidRPr="00B65ED4">
        <w:rPr>
          <w:rFonts w:ascii="Times New Roman" w:eastAsia="Times New Roman" w:hAnsi="Times New Roman" w:cs="Times New Roman"/>
          <w:sz w:val="24"/>
          <w:szCs w:val="24"/>
        </w:rPr>
        <w:t xml:space="preserve">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t>
      </w:r>
      <w:r w:rsidR="00C16B08" w:rsidRPr="00B65ED4">
        <w:rPr>
          <w:rFonts w:ascii="Times New Roman" w:eastAsia="Times New Roman" w:hAnsi="Times New Roman" w:cs="Times New Roman"/>
          <w:sz w:val="24"/>
          <w:szCs w:val="24"/>
        </w:rPr>
        <w:lastRenderedPageBreak/>
        <w:t xml:space="preserve">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58" w:name="_d5wy3t4llow9" w:colFirst="0" w:colLast="0"/>
      <w:bookmarkEnd w:id="5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9" w:name="_hvnmkjqwqiaq" w:colFirst="0" w:colLast="0"/>
      <w:bookmarkEnd w:id="59"/>
      <w:r w:rsidRPr="00B65ED4">
        <w:rPr>
          <w:rFonts w:ascii="Times New Roman" w:eastAsia="Times New Roman" w:hAnsi="Times New Roman" w:cs="Times New Roman"/>
          <w:i/>
          <w:sz w:val="24"/>
          <w:szCs w:val="24"/>
        </w:rPr>
        <w:t>Study lakes and data sources</w:t>
      </w:r>
    </w:p>
    <w:p w14:paraId="7B5E2ECF" w14:textId="74469D6B"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60" w:name="_zhqmebn7y8o8" w:colFirst="0" w:colLast="0"/>
      <w:bookmarkEnd w:id="6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del w:id="61" w:author="McCullough, Ian" w:date="2018-05-15T13:39:00Z">
        <w:r w:rsidR="002F1D1D" w:rsidRPr="00B65ED4" w:rsidDel="001901E2">
          <w:rPr>
            <w:rFonts w:ascii="Times New Roman" w:eastAsia="Times New Roman" w:hAnsi="Times New Roman" w:cs="Times New Roman"/>
            <w:sz w:val="24"/>
            <w:szCs w:val="24"/>
          </w:rPr>
          <w:delText>Vanern</w:delText>
        </w:r>
      </w:del>
      <w:proofErr w:type="spellStart"/>
      <w:ins w:id="62" w:author="McCullough, Ian" w:date="2018-05-15T13:39:00Z">
        <w:r w:rsidR="001901E2">
          <w:rPr>
            <w:rFonts w:ascii="Times New Roman" w:eastAsia="Times New Roman" w:hAnsi="Times New Roman" w:cs="Times New Roman"/>
            <w:sz w:val="24"/>
            <w:szCs w:val="24"/>
          </w:rPr>
          <w:t>Vänern</w:t>
        </w:r>
      </w:ins>
      <w:proofErr w:type="spellEnd"/>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5675FF24"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commentRangeStart w:id="63"/>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commentRangeEnd w:id="63"/>
      <w:r w:rsidR="00716E79">
        <w:rPr>
          <w:rStyle w:val="CommentReference"/>
        </w:rPr>
        <w:commentReference w:id="63"/>
      </w:r>
      <w:ins w:id="64" w:author="immccull@gmail.com" w:date="2018-05-15T10:02:00Z">
        <w:r w:rsidR="00716E79">
          <w:rPr>
            <w:rFonts w:ascii="Times New Roman" w:eastAsia="Times New Roman" w:hAnsi="Times New Roman" w:cs="Times New Roman"/>
            <w:sz w:val="24"/>
            <w:szCs w:val="24"/>
          </w:rPr>
          <w:t xml:space="preserve">We used static parameters for processes generally described in the literature </w:t>
        </w:r>
      </w:ins>
      <w:ins w:id="65" w:author="immccull@gmail.com" w:date="2018-05-15T10:03:00Z">
        <w:r w:rsidR="00716E79">
          <w:rPr>
            <w:rFonts w:ascii="Times New Roman" w:eastAsia="Times New Roman" w:hAnsi="Times New Roman" w:cs="Times New Roman"/>
            <w:sz w:val="24"/>
            <w:szCs w:val="24"/>
          </w:rPr>
          <w:t xml:space="preserve">and when lake-specific information was </w:t>
        </w:r>
      </w:ins>
      <w:ins w:id="66" w:author="immccull@gmail.com" w:date="2018-05-15T10:04:00Z">
        <w:r w:rsidR="00716E79">
          <w:rPr>
            <w:rFonts w:ascii="Times New Roman" w:eastAsia="Times New Roman" w:hAnsi="Times New Roman" w:cs="Times New Roman"/>
            <w:sz w:val="24"/>
            <w:szCs w:val="24"/>
          </w:rPr>
          <w:t>unavailable</w:t>
        </w:r>
      </w:ins>
      <w:ins w:id="67" w:author="immccull@gmail.com" w:date="2018-05-15T10:03:00Z">
        <w:r w:rsidR="00716E79">
          <w:rPr>
            <w:rFonts w:ascii="Times New Roman" w:eastAsia="Times New Roman" w:hAnsi="Times New Roman" w:cs="Times New Roman"/>
            <w:sz w:val="24"/>
            <w:szCs w:val="24"/>
          </w:rPr>
          <w:t xml:space="preserve">. </w:t>
        </w:r>
      </w:ins>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541206AF" w:rsidR="006F641F" w:rsidRDefault="00C836C0" w:rsidP="002C1FB8">
      <w:pPr>
        <w:spacing w:line="480" w:lineRule="auto"/>
        <w:ind w:firstLine="720"/>
        <w:rPr>
          <w:ins w:id="68" w:author="HILARY A DUGAN" w:date="2018-05-07T10:08:00Z"/>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xml:space="preserve">, pers. Comm.). Lake </w:t>
      </w:r>
      <w:del w:id="69" w:author="McCullough, Ian" w:date="2018-05-15T13:39:00Z">
        <w:r w:rsidDel="001901E2">
          <w:rPr>
            <w:rFonts w:ascii="Times New Roman" w:eastAsia="Times New Roman" w:hAnsi="Times New Roman" w:cs="Times New Roman"/>
            <w:sz w:val="24"/>
            <w:szCs w:val="24"/>
          </w:rPr>
          <w:delText>Vanern</w:delText>
        </w:r>
      </w:del>
      <w:proofErr w:type="spellStart"/>
      <w:ins w:id="70" w:author="McCullough, Ian" w:date="2018-05-15T13:39:00Z">
        <w:r w:rsidR="001901E2">
          <w:rPr>
            <w:rFonts w:ascii="Times New Roman" w:eastAsia="Times New Roman" w:hAnsi="Times New Roman" w:cs="Times New Roman"/>
            <w:sz w:val="24"/>
            <w:szCs w:val="24"/>
          </w:rPr>
          <w:t>Vänern</w:t>
        </w:r>
      </w:ins>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 2018). </w:t>
      </w:r>
      <w:r w:rsidR="00DA2920">
        <w:rPr>
          <w:rFonts w:ascii="Times New Roman" w:eastAsia="Times New Roman" w:hAnsi="Times New Roman" w:cs="Times New Roman"/>
          <w:sz w:val="24"/>
          <w:szCs w:val="24"/>
        </w:rPr>
        <w:t xml:space="preserve">After testing the nine available regression models, </w:t>
      </w:r>
      <w:commentRangeStart w:id="71"/>
      <w:r w:rsidR="00DA2920">
        <w:rPr>
          <w:rFonts w:ascii="Times New Roman" w:eastAsia="Times New Roman" w:hAnsi="Times New Roman" w:cs="Times New Roman"/>
          <w:sz w:val="24"/>
          <w:szCs w:val="24"/>
        </w:rPr>
        <w:t xml:space="preserve">model 9 </w:t>
      </w:r>
      <w:commentRangeEnd w:id="71"/>
      <w:r w:rsidR="00A93F56">
        <w:rPr>
          <w:rStyle w:val="CommentReference"/>
        </w:rPr>
        <w:commentReference w:id="71"/>
      </w:r>
      <w:ins w:id="72" w:author="HILARY A DUGAN" w:date="2018-05-07T10:51:00Z">
        <w:r w:rsidR="00DA2920">
          <w:rPr>
            <w:rFonts w:ascii="Times New Roman" w:eastAsia="Times New Roman" w:hAnsi="Times New Roman" w:cs="Times New Roman"/>
            <w:sz w:val="24"/>
            <w:szCs w:val="24"/>
          </w:rPr>
          <w:t>was used for all lakes, except Trout Lake where model 4 returned the best fit</w:t>
        </w:r>
      </w:ins>
      <w:ins w:id="73" w:author="HILARY A DUGAN" w:date="2018-05-07T10:52:00Z">
        <w:r w:rsidR="00DA2920">
          <w:rPr>
            <w:rFonts w:ascii="Times New Roman" w:eastAsia="Times New Roman" w:hAnsi="Times New Roman" w:cs="Times New Roman"/>
            <w:sz w:val="24"/>
            <w:szCs w:val="24"/>
          </w:rPr>
          <w:t xml:space="preserve"> (see </w:t>
        </w:r>
      </w:ins>
      <w:ins w:id="74" w:author="HILARY A DUGAN" w:date="2018-05-07T10:53:00Z">
        <w:r w:rsidR="00DA2920">
          <w:rPr>
            <w:rFonts w:ascii="Times New Roman" w:eastAsia="Times New Roman" w:hAnsi="Times New Roman" w:cs="Times New Roman"/>
            <w:sz w:val="24"/>
            <w:szCs w:val="24"/>
          </w:rPr>
          <w:t xml:space="preserve">Kelly et al </w:t>
        </w:r>
      </w:ins>
      <w:ins w:id="75" w:author="HILARY A DUGAN" w:date="2018-05-07T10:52:00Z">
        <w:r w:rsidR="00DA2920">
          <w:rPr>
            <w:rFonts w:ascii="Times New Roman" w:eastAsia="Times New Roman" w:hAnsi="Times New Roman" w:cs="Times New Roman"/>
            <w:sz w:val="24"/>
            <w:szCs w:val="24"/>
          </w:rPr>
          <w:t>201</w:t>
        </w:r>
      </w:ins>
      <w:ins w:id="76" w:author="HILARY A DUGAN" w:date="2018-05-07T10:53:00Z">
        <w:r w:rsidR="00DA2920">
          <w:rPr>
            <w:rFonts w:ascii="Times New Roman" w:eastAsia="Times New Roman" w:hAnsi="Times New Roman" w:cs="Times New Roman"/>
            <w:sz w:val="24"/>
            <w:szCs w:val="24"/>
          </w:rPr>
          <w:t>8</w:t>
        </w:r>
      </w:ins>
      <w:ins w:id="77" w:author="HILARY A DUGAN" w:date="2018-05-07T10:52:00Z">
        <w:r w:rsidR="00DA2920">
          <w:rPr>
            <w:rFonts w:ascii="Times New Roman" w:eastAsia="Times New Roman" w:hAnsi="Times New Roman" w:cs="Times New Roman"/>
            <w:sz w:val="24"/>
            <w:szCs w:val="24"/>
          </w:rPr>
          <w:t xml:space="preserve"> for</w:t>
        </w:r>
      </w:ins>
      <w:ins w:id="78" w:author="HILARY A DUGAN" w:date="2018-05-07T10:53:00Z">
        <w:r w:rsidR="00DA2920">
          <w:rPr>
            <w:rFonts w:ascii="Times New Roman" w:eastAsia="Times New Roman" w:hAnsi="Times New Roman" w:cs="Times New Roman"/>
            <w:sz w:val="24"/>
            <w:szCs w:val="24"/>
          </w:rPr>
          <w:t xml:space="preserve"> full regression</w:t>
        </w:r>
      </w:ins>
      <w:ins w:id="79" w:author="HILARY A DUGAN" w:date="2018-05-07T10:52:00Z">
        <w:r w:rsidR="00DA2920">
          <w:rPr>
            <w:rFonts w:ascii="Times New Roman" w:eastAsia="Times New Roman" w:hAnsi="Times New Roman" w:cs="Times New Roman"/>
            <w:sz w:val="24"/>
            <w:szCs w:val="24"/>
          </w:rPr>
          <w:t xml:space="preserve"> model</w:t>
        </w:r>
      </w:ins>
      <w:ins w:id="80" w:author="HILARY A DUGAN" w:date="2018-05-07T10:53:00Z">
        <w:r w:rsidR="00DA2920">
          <w:rPr>
            <w:rFonts w:ascii="Times New Roman" w:eastAsia="Times New Roman" w:hAnsi="Times New Roman" w:cs="Times New Roman"/>
            <w:sz w:val="24"/>
            <w:szCs w:val="24"/>
          </w:rPr>
          <w:t xml:space="preserve"> equations)</w:t>
        </w:r>
      </w:ins>
      <w:ins w:id="81" w:author="HILARY A DUGAN" w:date="2018-05-07T10:51:00Z">
        <w:r w:rsidR="00DA2920">
          <w:rPr>
            <w:rFonts w:ascii="Times New Roman" w:eastAsia="Times New Roman" w:hAnsi="Times New Roman" w:cs="Times New Roman"/>
            <w:sz w:val="24"/>
            <w:szCs w:val="24"/>
          </w:rPr>
          <w:t xml:space="preserve">. </w:t>
        </w:r>
      </w:ins>
      <w:moveToRangeStart w:id="82" w:author="immccull@gmail.com" w:date="2018-05-11T10:29:00Z" w:name="move513797905"/>
      <w:moveTo w:id="83" w:author="immccull@gmail.com" w:date="2018-05-11T10:29:00Z">
        <w:r w:rsidR="002C1FB8" w:rsidRPr="00B65ED4">
          <w:rPr>
            <w:rFonts w:ascii="Times New Roman" w:eastAsia="Times New Roman" w:hAnsi="Times New Roman" w:cs="Times New Roman"/>
            <w:sz w:val="24"/>
            <w:szCs w:val="24"/>
          </w:rPr>
          <w:t>When inflow DOC concentrations were not available for all tributaries, DOC contributions for each tributary were estimated based on the proportion of total inflow volume and the assumption that inflow DOC concentration was equal across all tributaries.</w:t>
        </w:r>
      </w:moveTo>
      <w:moveToRangeEnd w:id="82"/>
    </w:p>
    <w:p w14:paraId="42426EA9" w14:textId="667B9361"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commentRangeStart w:id="84"/>
      <w:del w:id="85" w:author="immccull@gmail.com" w:date="2018-05-15T09:45:00Z">
        <w:r w:rsidR="005466DF" w:rsidRPr="00B65ED4" w:rsidDel="00470477">
          <w:rPr>
            <w:rFonts w:ascii="Times New Roman" w:eastAsia="Times New Roman" w:hAnsi="Times New Roman" w:cs="Times New Roman"/>
            <w:sz w:val="24"/>
            <w:szCs w:val="24"/>
          </w:rPr>
          <w:delText xml:space="preserve">Daily </w:delText>
        </w:r>
        <w:r w:rsidR="00AF6D6E" w:rsidRPr="00B65ED4" w:rsidDel="00470477">
          <w:rPr>
            <w:rFonts w:ascii="Times New Roman" w:eastAsia="Times New Roman" w:hAnsi="Times New Roman" w:cs="Times New Roman"/>
            <w:sz w:val="24"/>
            <w:szCs w:val="24"/>
          </w:rPr>
          <w:delText>evaporative losses</w:delText>
        </w:r>
        <w:r w:rsidRPr="00B65ED4" w:rsidDel="00470477">
          <w:rPr>
            <w:rFonts w:ascii="Times New Roman" w:eastAsia="Times New Roman" w:hAnsi="Times New Roman" w:cs="Times New Roman"/>
            <w:sz w:val="24"/>
            <w:szCs w:val="24"/>
          </w:rPr>
          <w:delText xml:space="preserve"> </w:delText>
        </w:r>
        <w:r w:rsidR="00AF6D6E" w:rsidRPr="00B65ED4" w:rsidDel="00470477">
          <w:rPr>
            <w:rFonts w:ascii="Times New Roman" w:eastAsia="Times New Roman" w:hAnsi="Times New Roman" w:cs="Times New Roman"/>
            <w:sz w:val="24"/>
            <w:szCs w:val="24"/>
          </w:rPr>
          <w:delText>were assumed to be</w:delText>
        </w:r>
        <w:r w:rsidR="00FB0F5E" w:rsidRPr="00B65ED4" w:rsidDel="00470477">
          <w:rPr>
            <w:rFonts w:ascii="Times New Roman" w:eastAsia="Times New Roman" w:hAnsi="Times New Roman" w:cs="Times New Roman"/>
            <w:sz w:val="24"/>
            <w:szCs w:val="24"/>
          </w:rPr>
          <w:delText xml:space="preserve"> approximately equal to precipitation</w:delText>
        </w:r>
      </w:del>
      <w:commentRangeEnd w:id="84"/>
      <w:r w:rsidR="00470477">
        <w:rPr>
          <w:rStyle w:val="CommentReference"/>
        </w:rPr>
        <w:commentReference w:id="84"/>
      </w:r>
      <w:del w:id="86" w:author="immccull@gmail.com" w:date="2018-05-15T09:45:00Z">
        <w:r w:rsidR="00080925" w:rsidRPr="00B65ED4" w:rsidDel="00470477">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 xml:space="preserve">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87" w:name="_e3qajp1968u" w:colFirst="0" w:colLast="0"/>
      <w:bookmarkEnd w:id="87"/>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ins w:id="88" w:author="immccull@gmail.com" w:date="2018-05-15T10:50:00Z">
        <w:r w:rsidR="00F801C4">
          <w:rPr>
            <w:rFonts w:ascii="Times New Roman" w:eastAsia="Times New Roman" w:hAnsi="Times New Roman" w:cs="Times New Roman"/>
            <w:sz w:val="24"/>
            <w:szCs w:val="24"/>
          </w:rPr>
          <w:t>; 1</w:t>
        </w:r>
      </w:ins>
      <w:ins w:id="89" w:author="immccull@gmail.com" w:date="2018-05-15T10:51:00Z">
        <w:r w:rsidR="00F801C4">
          <w:rPr>
            <w:rFonts w:ascii="Times New Roman" w:eastAsia="Times New Roman" w:hAnsi="Times New Roman" w:cs="Times New Roman"/>
            <w:sz w:val="24"/>
            <w:szCs w:val="24"/>
          </w:rPr>
          <w:t xml:space="preserve"> </w:t>
        </w:r>
      </w:ins>
      <w:ins w:id="90" w:author="immccull@gmail.com" w:date="2018-05-15T10:50:00Z">
        <w:r w:rsidR="00F801C4">
          <w:rPr>
            <w:rFonts w:ascii="Times New Roman" w:eastAsia="Times New Roman" w:hAnsi="Times New Roman" w:cs="Times New Roman"/>
            <w:sz w:val="24"/>
            <w:szCs w:val="24"/>
          </w:rPr>
          <w:t>-</w:t>
        </w:r>
      </w:ins>
      <w:ins w:id="91" w:author="immccull@gmail.com" w:date="2018-05-15T10:51:00Z">
        <w:r w:rsidR="00F801C4">
          <w:rPr>
            <w:rFonts w:ascii="Times New Roman" w:eastAsia="Times New Roman" w:hAnsi="Times New Roman" w:cs="Times New Roman"/>
            <w:sz w:val="24"/>
            <w:szCs w:val="24"/>
          </w:rPr>
          <w:t xml:space="preserve"> </w:t>
        </w:r>
      </w:ins>
      <w:proofErr w:type="spellStart"/>
      <w:ins w:id="92" w:author="immccull@gmail.com" w:date="2018-05-15T10:50:00Z">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F801C4">
          <w:rPr>
            <w:rFonts w:ascii="Times New Roman" w:eastAsia="Times New Roman" w:hAnsi="Times New Roman" w:cs="Times New Roman"/>
            <w:sz w:val="24"/>
            <w:szCs w:val="24"/>
            <w:vertAlign w:val="subscript"/>
            <w:rPrChange w:id="93" w:author="immccull@gmail.com" w:date="2018-05-15T10:50:00Z">
              <w:rPr>
                <w:rFonts w:ascii="Times New Roman" w:eastAsia="Times New Roman" w:hAnsi="Times New Roman" w:cs="Times New Roman"/>
                <w:sz w:val="24"/>
                <w:szCs w:val="24"/>
              </w:rPr>
            </w:rPrChange>
          </w:rPr>
          <w:t>ch</w:t>
        </w:r>
      </w:ins>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25898806" w:rsidR="0032009C" w:rsidRDefault="006535DD" w:rsidP="002F35B3">
      <w:pPr>
        <w:spacing w:line="480" w:lineRule="auto"/>
        <w:ind w:firstLine="720"/>
        <w:rPr>
          <w:rFonts w:ascii="Times New Roman" w:eastAsia="Times New Roman" w:hAnsi="Times New Roman" w:cs="Times New Roman"/>
          <w:sz w:val="24"/>
          <w:szCs w:val="24"/>
        </w:rPr>
      </w:pPr>
      <w:del w:id="94" w:author="immccull@gmail.com" w:date="2018-05-11T10:29:00Z">
        <w:r w:rsidRPr="00B65ED4" w:rsidDel="002C1FB8">
          <w:rPr>
            <w:rFonts w:ascii="Times New Roman" w:eastAsia="Times New Roman" w:hAnsi="Times New Roman" w:cs="Times New Roman"/>
            <w:sz w:val="24"/>
            <w:szCs w:val="24"/>
          </w:rPr>
          <w:delText>Daily s</w:delText>
        </w:r>
        <w:r w:rsidR="00B80037" w:rsidRPr="00B65ED4" w:rsidDel="002C1FB8">
          <w:rPr>
            <w:rFonts w:ascii="Times New Roman" w:eastAsia="Times New Roman" w:hAnsi="Times New Roman" w:cs="Times New Roman"/>
            <w:sz w:val="24"/>
            <w:szCs w:val="24"/>
          </w:rPr>
          <w:delText>urface water inflow (m</w:delText>
        </w:r>
        <w:r w:rsidR="00B80037" w:rsidRPr="00B65ED4" w:rsidDel="002C1FB8">
          <w:rPr>
            <w:rFonts w:ascii="Times New Roman" w:eastAsia="Times New Roman" w:hAnsi="Times New Roman" w:cs="Times New Roman"/>
            <w:sz w:val="24"/>
            <w:szCs w:val="24"/>
            <w:vertAlign w:val="superscript"/>
          </w:rPr>
          <w:delText>3</w:delText>
        </w:r>
        <w:r w:rsidR="00B80037" w:rsidRPr="00B65ED4" w:rsidDel="002C1FB8">
          <w:rPr>
            <w:rFonts w:ascii="Times New Roman" w:eastAsia="Times New Roman" w:hAnsi="Times New Roman" w:cs="Times New Roman"/>
            <w:sz w:val="24"/>
            <w:szCs w:val="24"/>
          </w:rPr>
          <w:delText xml:space="preserve"> s</w:delText>
        </w:r>
        <w:r w:rsidR="00B80037" w:rsidRPr="00B65ED4" w:rsidDel="002C1FB8">
          <w:rPr>
            <w:rFonts w:ascii="Times New Roman" w:eastAsia="Times New Roman" w:hAnsi="Times New Roman" w:cs="Times New Roman"/>
            <w:sz w:val="24"/>
            <w:szCs w:val="24"/>
            <w:vertAlign w:val="superscript"/>
          </w:rPr>
          <w:delText>-1</w:delText>
        </w:r>
        <w:r w:rsidR="00B80037" w:rsidRPr="00B65ED4" w:rsidDel="002C1FB8">
          <w:rPr>
            <w:rFonts w:ascii="Times New Roman" w:eastAsia="Times New Roman" w:hAnsi="Times New Roman" w:cs="Times New Roman"/>
            <w:sz w:val="24"/>
            <w:szCs w:val="24"/>
          </w:rPr>
          <w:delText xml:space="preserve">) was generally available for the main tributaries of all </w:delText>
        </w:r>
        <w:r w:rsidR="002F709E" w:rsidRPr="00B65ED4" w:rsidDel="002C1FB8">
          <w:rPr>
            <w:rFonts w:ascii="Times New Roman" w:eastAsia="Times New Roman" w:hAnsi="Times New Roman" w:cs="Times New Roman"/>
            <w:sz w:val="24"/>
            <w:szCs w:val="24"/>
          </w:rPr>
          <w:delText xml:space="preserve">study </w:delText>
        </w:r>
        <w:r w:rsidR="00B80037" w:rsidRPr="00B65ED4" w:rsidDel="002C1FB8">
          <w:rPr>
            <w:rFonts w:ascii="Times New Roman" w:eastAsia="Times New Roman" w:hAnsi="Times New Roman" w:cs="Times New Roman"/>
            <w:sz w:val="24"/>
            <w:szCs w:val="24"/>
          </w:rPr>
          <w:delText xml:space="preserve">lakes. </w:delText>
        </w:r>
      </w:del>
      <w:del w:id="95" w:author="immccull@gmail.com" w:date="2018-05-11T10:28:00Z">
        <w:r w:rsidR="007A75D4" w:rsidRPr="00B65ED4" w:rsidDel="002C1FB8">
          <w:rPr>
            <w:rFonts w:ascii="Times New Roman" w:eastAsia="Times New Roman" w:hAnsi="Times New Roman" w:cs="Times New Roman"/>
            <w:sz w:val="24"/>
            <w:szCs w:val="24"/>
          </w:rPr>
          <w:delText>Inflow DOC concentration</w:delText>
        </w:r>
        <w:r w:rsidR="00B80037" w:rsidRPr="00B65ED4" w:rsidDel="002C1FB8">
          <w:rPr>
            <w:rFonts w:ascii="Times New Roman" w:eastAsia="Times New Roman" w:hAnsi="Times New Roman" w:cs="Times New Roman"/>
            <w:sz w:val="24"/>
            <w:szCs w:val="24"/>
          </w:rPr>
          <w:delText xml:space="preserve"> </w:delText>
        </w:r>
        <w:r w:rsidR="002F709E" w:rsidRPr="00B65ED4" w:rsidDel="002C1FB8">
          <w:rPr>
            <w:rFonts w:ascii="Times New Roman" w:eastAsia="Times New Roman" w:hAnsi="Times New Roman" w:cs="Times New Roman"/>
            <w:sz w:val="24"/>
            <w:szCs w:val="24"/>
          </w:rPr>
          <w:delText>(mg L</w:delText>
        </w:r>
        <w:r w:rsidR="002F709E" w:rsidRPr="00B65ED4" w:rsidDel="002C1FB8">
          <w:rPr>
            <w:rFonts w:ascii="Times New Roman" w:eastAsia="Times New Roman" w:hAnsi="Times New Roman" w:cs="Times New Roman"/>
            <w:sz w:val="24"/>
            <w:szCs w:val="24"/>
            <w:vertAlign w:val="superscript"/>
          </w:rPr>
          <w:delText>-1</w:delText>
        </w:r>
        <w:r w:rsidR="002F709E"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was less</w:delText>
        </w:r>
        <w:r w:rsidR="00B80037" w:rsidRPr="00B65ED4" w:rsidDel="002C1FB8">
          <w:rPr>
            <w:rFonts w:ascii="Times New Roman" w:eastAsia="Times New Roman" w:hAnsi="Times New Roman" w:cs="Times New Roman"/>
            <w:sz w:val="24"/>
            <w:szCs w:val="24"/>
          </w:rPr>
          <w:delText xml:space="preserve"> frequently measured</w:delText>
        </w:r>
        <w:r w:rsidRPr="00B65ED4" w:rsidDel="002C1FB8">
          <w:rPr>
            <w:rFonts w:ascii="Times New Roman" w:eastAsia="Times New Roman" w:hAnsi="Times New Roman" w:cs="Times New Roman"/>
            <w:sz w:val="24"/>
            <w:szCs w:val="24"/>
          </w:rPr>
          <w:delText>, and was</w:delText>
        </w:r>
        <w:r w:rsidR="00426BF6" w:rsidRPr="00B65ED4" w:rsidDel="002C1FB8">
          <w:rPr>
            <w:rFonts w:ascii="Times New Roman" w:eastAsia="Times New Roman" w:hAnsi="Times New Roman" w:cs="Times New Roman"/>
            <w:sz w:val="24"/>
            <w:szCs w:val="24"/>
          </w:rPr>
          <w:delText xml:space="preserve"> linearly</w:delText>
        </w:r>
        <w:r w:rsidRPr="00B65ED4" w:rsidDel="002C1FB8">
          <w:rPr>
            <w:rFonts w:ascii="Times New Roman" w:eastAsia="Times New Roman" w:hAnsi="Times New Roman" w:cs="Times New Roman"/>
            <w:sz w:val="24"/>
            <w:szCs w:val="24"/>
          </w:rPr>
          <w:delText xml:space="preserve"> interpolated to a daily time</w:delText>
        </w:r>
        <w:r w:rsidR="000A2CEB"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step fro</w:delText>
        </w:r>
        <w:r w:rsidR="004177CF" w:rsidRPr="00B65ED4" w:rsidDel="002C1FB8">
          <w:rPr>
            <w:rFonts w:ascii="Times New Roman" w:eastAsia="Times New Roman" w:hAnsi="Times New Roman" w:cs="Times New Roman"/>
            <w:sz w:val="24"/>
            <w:szCs w:val="24"/>
          </w:rPr>
          <w:delText>m sub-weekly to monthly data (</w:delText>
        </w:r>
        <w:r w:rsidR="00D846BF" w:rsidDel="002C1FB8">
          <w:rPr>
            <w:rFonts w:ascii="Times New Roman" w:eastAsia="Times New Roman" w:hAnsi="Times New Roman" w:cs="Times New Roman"/>
            <w:sz w:val="24"/>
            <w:szCs w:val="24"/>
          </w:rPr>
          <w:delText>Appendix S1</w:delText>
        </w:r>
        <w:r w:rsidRPr="00B65ED4" w:rsidDel="002C1FB8">
          <w:rPr>
            <w:rFonts w:ascii="Times New Roman" w:eastAsia="Times New Roman" w:hAnsi="Times New Roman" w:cs="Times New Roman"/>
            <w:sz w:val="24"/>
            <w:szCs w:val="24"/>
          </w:rPr>
          <w:delText xml:space="preserve">). </w:delText>
        </w:r>
      </w:del>
      <w:moveFromRangeStart w:id="96" w:author="immccull@gmail.com" w:date="2018-05-11T10:29:00Z" w:name="move513797905"/>
      <w:moveFrom w:id="97" w:author="immccull@gmail.com" w:date="2018-05-11T10:29:00Z">
        <w:r w:rsidR="00B80037" w:rsidRPr="00B65ED4" w:rsidDel="002C1FB8">
          <w:rPr>
            <w:rFonts w:ascii="Times New Roman" w:eastAsia="Times New Roman" w:hAnsi="Times New Roman" w:cs="Times New Roman"/>
            <w:sz w:val="24"/>
            <w:szCs w:val="24"/>
          </w:rPr>
          <w:t xml:space="preserve">When inflow DOC </w:t>
        </w:r>
        <w:r w:rsidR="003266D7" w:rsidRPr="00B65ED4" w:rsidDel="002C1FB8">
          <w:rPr>
            <w:rFonts w:ascii="Times New Roman" w:eastAsia="Times New Roman" w:hAnsi="Times New Roman" w:cs="Times New Roman"/>
            <w:sz w:val="24"/>
            <w:szCs w:val="24"/>
          </w:rPr>
          <w:t xml:space="preserve">concentrations </w:t>
        </w:r>
        <w:r w:rsidR="00B80037" w:rsidRPr="00B65ED4" w:rsidDel="002C1FB8">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sidDel="002C1FB8">
          <w:rPr>
            <w:rFonts w:ascii="Times New Roman" w:eastAsia="Times New Roman" w:hAnsi="Times New Roman" w:cs="Times New Roman"/>
            <w:sz w:val="24"/>
            <w:szCs w:val="24"/>
          </w:rPr>
          <w:t>equal across</w:t>
        </w:r>
        <w:r w:rsidR="00B80037" w:rsidRPr="00B65ED4" w:rsidDel="002C1FB8">
          <w:rPr>
            <w:rFonts w:ascii="Times New Roman" w:eastAsia="Times New Roman" w:hAnsi="Times New Roman" w:cs="Times New Roman"/>
            <w:sz w:val="24"/>
            <w:szCs w:val="24"/>
          </w:rPr>
          <w:t xml:space="preserve"> all tributaries. </w:t>
        </w:r>
      </w:moveFrom>
      <w:moveFromRangeEnd w:id="96"/>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w:t>
      </w:r>
      <w:del w:id="98" w:author="McCullough, Ian" w:date="2018-05-15T14:24:00Z">
        <w:r w:rsidR="002F709E" w:rsidRPr="00B65ED4" w:rsidDel="00AF7748">
          <w:rPr>
            <w:rFonts w:ascii="Times New Roman" w:eastAsia="Times New Roman" w:hAnsi="Times New Roman" w:cs="Times New Roman"/>
            <w:sz w:val="24"/>
            <w:szCs w:val="24"/>
          </w:rPr>
          <w:delText>ranged from</w:delText>
        </w:r>
      </w:del>
      <w:ins w:id="99" w:author="McCullough, Ian" w:date="2018-05-15T14:24:00Z">
        <w:r w:rsidR="00AF7748">
          <w:rPr>
            <w:rFonts w:ascii="Times New Roman" w:eastAsia="Times New Roman" w:hAnsi="Times New Roman" w:cs="Times New Roman"/>
            <w:sz w:val="24"/>
            <w:szCs w:val="24"/>
          </w:rPr>
          <w:t>were 0% for all lakes except Trout Lake, which we estimated at</w:t>
        </w:r>
      </w:ins>
      <w:r w:rsidR="002F709E" w:rsidRPr="00B65ED4">
        <w:rPr>
          <w:rFonts w:ascii="Times New Roman" w:eastAsia="Times New Roman" w:hAnsi="Times New Roman" w:cs="Times New Roman"/>
          <w:sz w:val="24"/>
          <w:szCs w:val="24"/>
        </w:rPr>
        <w:t xml:space="preserve"> </w:t>
      </w:r>
      <w:del w:id="100" w:author="McCullough, Ian" w:date="2018-05-15T14:24:00Z">
        <w:r w:rsidR="002F709E" w:rsidRPr="00B65ED4" w:rsidDel="00AF7748">
          <w:rPr>
            <w:rFonts w:ascii="Times New Roman" w:eastAsia="Times New Roman" w:hAnsi="Times New Roman" w:cs="Times New Roman"/>
            <w:sz w:val="24"/>
            <w:szCs w:val="24"/>
          </w:rPr>
          <w:delText>0-</w:delText>
        </w:r>
      </w:del>
      <w:r w:rsidR="002F709E" w:rsidRPr="00B65ED4">
        <w:rPr>
          <w:rFonts w:ascii="Times New Roman" w:eastAsia="Times New Roman" w:hAnsi="Times New Roman" w:cs="Times New Roman"/>
          <w:sz w:val="24"/>
          <w:szCs w:val="24"/>
        </w:rPr>
        <w:t>19%</w:t>
      </w:r>
      <w:ins w:id="101" w:author="McCullough, Ian" w:date="2018-05-15T14:24:00Z">
        <w:r w:rsidR="00AF7748">
          <w:rPr>
            <w:rFonts w:ascii="Times New Roman" w:eastAsia="Times New Roman" w:hAnsi="Times New Roman" w:cs="Times New Roman"/>
            <w:sz w:val="24"/>
            <w:szCs w:val="24"/>
          </w:rPr>
          <w:t xml:space="preserve"> (Hanson et al. 2014)</w:t>
        </w:r>
      </w:ins>
      <w:r w:rsidR="002F709E" w:rsidRPr="00B65ED4">
        <w:rPr>
          <w:rFonts w:ascii="Times New Roman" w:eastAsia="Times New Roman" w:hAnsi="Times New Roman" w:cs="Times New Roman"/>
          <w:sz w:val="24"/>
          <w:szCs w:val="24"/>
        </w:rPr>
        <w:t xml:space="preserve">. </w:t>
      </w:r>
      <w:r w:rsidR="00B65474" w:rsidRPr="00B65ED4">
        <w:rPr>
          <w:rFonts w:ascii="Times New Roman" w:eastAsia="Times New Roman" w:hAnsi="Times New Roman" w:cs="Times New Roman"/>
          <w:sz w:val="24"/>
          <w:szCs w:val="24"/>
        </w:rPr>
        <w:t xml:space="preserve">Groundwater DOC concentration was assumed to be 10 </w:t>
      </w:r>
      <w:r w:rsidR="00B65474" w:rsidRPr="00B65ED4">
        <w:rPr>
          <w:rFonts w:ascii="Times New Roman" w:eastAsia="Times New Roman" w:hAnsi="Times New Roman" w:cs="Times New Roman"/>
          <w:sz w:val="24"/>
          <w:szCs w:val="24"/>
        </w:rPr>
        <w:lastRenderedPageBreak/>
        <w:t>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w:t>
      </w:r>
      <w:proofErr w:type="spellStart"/>
      <w:r w:rsidR="00B65474" w:rsidRPr="00B65ED4">
        <w:rPr>
          <w:rFonts w:ascii="Times New Roman" w:eastAsia="Times New Roman" w:hAnsi="Times New Roman" w:cs="Times New Roman"/>
          <w:sz w:val="24"/>
          <w:szCs w:val="24"/>
        </w:rPr>
        <w:t>DOC</w:t>
      </w:r>
      <w:r w:rsidR="00B65474" w:rsidRPr="00B65ED4">
        <w:rPr>
          <w:rFonts w:ascii="Times New Roman" w:eastAsia="Times New Roman" w:hAnsi="Times New Roman" w:cs="Times New Roman"/>
          <w:sz w:val="24"/>
          <w:szCs w:val="24"/>
          <w:vertAlign w:val="subscript"/>
        </w:rPr>
        <w:t>GWConc</w:t>
      </w:r>
      <w:proofErr w:type="spellEnd"/>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02" w:name="_6mc5pfc13zyv" w:colFirst="0" w:colLast="0"/>
      <w:bookmarkEnd w:id="102"/>
      <w:r w:rsidRPr="00B65ED4">
        <w:rPr>
          <w:rFonts w:ascii="Times New Roman" w:eastAsia="Times New Roman" w:hAnsi="Times New Roman" w:cs="Times New Roman"/>
          <w:i/>
          <w:color w:val="000000"/>
          <w:sz w:val="24"/>
          <w:szCs w:val="24"/>
        </w:rPr>
        <w:t xml:space="preserve">Autochthonous DOC and POC </w:t>
      </w:r>
    </w:p>
    <w:p w14:paraId="64FBB58D" w14:textId="402DB7AC"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ins w:id="103" w:author="immccull@gmail.com" w:date="2018-05-15T10:22:00Z">
        <w:r w:rsidR="002B3835">
          <w:rPr>
            <w:rFonts w:ascii="Times New Roman" w:eastAsia="Times New Roman" w:hAnsi="Times New Roman" w:cs="Times New Roman"/>
            <w:sz w:val="24"/>
            <w:szCs w:val="24"/>
          </w:rPr>
          <w:t>ous inputs</w:t>
        </w:r>
      </w:ins>
      <w:del w:id="104" w:author="immccull@gmail.com" w:date="2018-05-15T10:22:00Z">
        <w:r w:rsidR="00426BF6" w:rsidRPr="00B65ED4" w:rsidDel="002B3835">
          <w:rPr>
            <w:rFonts w:ascii="Times New Roman" w:eastAsia="Times New Roman" w:hAnsi="Times New Roman" w:cs="Times New Roman"/>
            <w:sz w:val="24"/>
            <w:szCs w:val="24"/>
          </w:rPr>
          <w:delText>y</w:delText>
        </w:r>
      </w:del>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ins w:id="105" w:author="immccull@gmail.com" w:date="2018-05-15T10:22:00Z">
        <w:r w:rsidR="002B3835">
          <w:rPr>
            <w:rFonts w:ascii="Times New Roman" w:eastAsia="Times New Roman" w:hAnsi="Times New Roman" w:cs="Times New Roman"/>
            <w:sz w:val="24"/>
            <w:szCs w:val="24"/>
          </w:rPr>
          <w:t>ous inputs</w:t>
        </w:r>
      </w:ins>
      <w:del w:id="106" w:author="immccull@gmail.com" w:date="2018-05-15T10:22:00Z">
        <w:r w:rsidR="008E12EB" w:rsidRPr="00B65ED4" w:rsidDel="002B3835">
          <w:rPr>
            <w:rFonts w:ascii="Times New Roman" w:eastAsia="Times New Roman" w:hAnsi="Times New Roman" w:cs="Times New Roman"/>
            <w:sz w:val="24"/>
            <w:szCs w:val="24"/>
          </w:rPr>
          <w:delText>y</w:delText>
        </w:r>
      </w:del>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ins w:id="107" w:author="immccull@gmail.com" w:date="2018-05-15T10:32:00Z">
        <w:r w:rsidR="00C86EDD">
          <w:rPr>
            <w:rFonts w:ascii="Times New Roman" w:eastAsia="Times New Roman" w:hAnsi="Times New Roman" w:cs="Times New Roman"/>
            <w:sz w:val="24"/>
            <w:szCs w:val="24"/>
          </w:rPr>
          <w:t>ous inputs</w:t>
        </w:r>
      </w:ins>
      <w:del w:id="108" w:author="immccull@gmail.com" w:date="2018-05-15T10:32:00Z">
        <w:r w:rsidR="00070658" w:rsidRPr="00B65ED4" w:rsidDel="00C86EDD">
          <w:rPr>
            <w:rFonts w:ascii="Times New Roman" w:eastAsia="Times New Roman" w:hAnsi="Times New Roman" w:cs="Times New Roman"/>
            <w:sz w:val="24"/>
            <w:szCs w:val="24"/>
          </w:rPr>
          <w:delText>y</w:delText>
        </w:r>
      </w:del>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ins w:id="109" w:author="immccull@gmail.com" w:date="2018-05-15T09:50:00Z">
        <w:r w:rsidR="002A6844">
          <w:rPr>
            <w:rFonts w:ascii="Times New Roman" w:eastAsia="Times New Roman" w:hAnsi="Times New Roman" w:cs="Times New Roman"/>
            <w:sz w:val="24"/>
            <w:szCs w:val="24"/>
          </w:rPr>
          <w:t xml:space="preserve"> (set to half of photic depth; m)</w:t>
        </w:r>
      </w:ins>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del w:id="110" w:author="immccull@gmail.com" w:date="2018-05-15T09:52:00Z">
        <w:r w:rsidR="00917B72" w:rsidRPr="00B65ED4" w:rsidDel="002A6844">
          <w:rPr>
            <w:rFonts w:ascii="Times New Roman" w:eastAsia="Times New Roman" w:hAnsi="Times New Roman" w:cs="Times New Roman"/>
            <w:sz w:val="24"/>
            <w:szCs w:val="24"/>
          </w:rPr>
          <w:delText xml:space="preserve">, as this is the </w:delText>
        </w:r>
      </w:del>
      <w:del w:id="111" w:author="immccull@gmail.com" w:date="2018-05-15T09:51:00Z">
        <w:r w:rsidR="00917B72" w:rsidRPr="00B65ED4" w:rsidDel="002A6844">
          <w:rPr>
            <w:rFonts w:ascii="Times New Roman" w:eastAsia="Times New Roman" w:hAnsi="Times New Roman" w:cs="Times New Roman"/>
            <w:sz w:val="24"/>
            <w:szCs w:val="24"/>
          </w:rPr>
          <w:delText xml:space="preserve">maximum density of water and a </w:delText>
        </w:r>
      </w:del>
      <w:del w:id="112" w:author="immccull@gmail.com" w:date="2018-05-15T09:52:00Z">
        <w:r w:rsidR="00917B72" w:rsidRPr="00B65ED4" w:rsidDel="002A6844">
          <w:rPr>
            <w:rFonts w:ascii="Times New Roman" w:eastAsia="Times New Roman" w:hAnsi="Times New Roman" w:cs="Times New Roman"/>
            <w:sz w:val="24"/>
            <w:szCs w:val="24"/>
          </w:rPr>
          <w:delText>point at which lakes would no longer be stratified</w:delText>
        </w:r>
      </w:del>
      <w:r w:rsidR="00B80037" w:rsidRPr="00B65ED4">
        <w:rPr>
          <w:rFonts w:ascii="Times New Roman" w:eastAsia="Times New Roman" w:hAnsi="Times New Roman" w:cs="Times New Roman"/>
          <w:sz w:val="24"/>
          <w:szCs w:val="24"/>
        </w:rPr>
        <w:t xml:space="preserve">.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E931DBE" w:rsidR="00E72FBD" w:rsidRPr="00B65ED4" w:rsidRDefault="00CF060D" w:rsidP="002F35B3">
      <w:pPr>
        <w:spacing w:line="480" w:lineRule="auto"/>
        <w:ind w:firstLine="720"/>
        <w:rPr>
          <w:rFonts w:ascii="Times New Roman" w:eastAsia="Times New Roman" w:hAnsi="Times New Roman" w:cs="Times New Roman"/>
          <w:sz w:val="24"/>
          <w:szCs w:val="24"/>
        </w:rPr>
      </w:pPr>
      <w:commentRangeStart w:id="113"/>
      <w:r w:rsidRPr="00B65ED4">
        <w:rPr>
          <w:rFonts w:ascii="Times New Roman" w:eastAsia="Times New Roman" w:hAnsi="Times New Roman" w:cs="Times New Roman"/>
          <w:sz w:val="24"/>
          <w:szCs w:val="24"/>
        </w:rPr>
        <w:lastRenderedPageBreak/>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xml:space="preserve">) was used to constrain net ecosystem production </w:t>
      </w:r>
      <w:commentRangeEnd w:id="113"/>
      <w:r w:rsidR="00716E79">
        <w:rPr>
          <w:rStyle w:val="CommentReference"/>
        </w:rPr>
        <w:commentReference w:id="113"/>
      </w:r>
      <w:r w:rsidR="00C63123" w:rsidRPr="00B65ED4">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commentRangeStart w:id="114"/>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commentRangeEnd w:id="114"/>
      <w:r w:rsidR="00716E79">
        <w:rPr>
          <w:rStyle w:val="CommentReference"/>
        </w:rPr>
        <w:commentReference w:id="114"/>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del w:id="115" w:author="immccull@gmail.com" w:date="2018-05-15T09:50:00Z">
        <w:r w:rsidRPr="00B65ED4" w:rsidDel="002A6844">
          <w:rPr>
            <w:rFonts w:ascii="Times New Roman" w:eastAsia="Times New Roman" w:hAnsi="Times New Roman" w:cs="Times New Roman"/>
            <w:sz w:val="24"/>
            <w:szCs w:val="24"/>
          </w:rPr>
          <w:delText xml:space="preserve"> the mixing depth,</w:delText>
        </w:r>
      </w:del>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del w:id="116" w:author="immccull@gmail.com" w:date="2018-05-15T09:50:00Z">
        <w:r w:rsidRPr="005D758E" w:rsidDel="002A6844">
          <w:rPr>
            <w:rFonts w:ascii="Times New Roman" w:eastAsia="Times New Roman" w:hAnsi="Times New Roman" w:cs="Times New Roman"/>
            <w:sz w:val="24"/>
            <w:szCs w:val="24"/>
          </w:rPr>
          <w:delText xml:space="preserve">, </w:delText>
        </w:r>
        <w:r w:rsidR="005D758E" w:rsidRPr="005D758E" w:rsidDel="002A6844">
          <w:rPr>
            <w:rFonts w:ascii="Times New Roman" w:eastAsia="Times New Roman" w:hAnsi="Times New Roman" w:cs="Times New Roman"/>
            <w:sz w:val="24"/>
            <w:szCs w:val="24"/>
          </w:rPr>
          <w:delText xml:space="preserve">which </w:delText>
        </w:r>
        <w:r w:rsidRPr="005D758E" w:rsidDel="002A6844">
          <w:rPr>
            <w:rFonts w:ascii="Times New Roman" w:eastAsia="Times New Roman" w:hAnsi="Times New Roman" w:cs="Times New Roman"/>
            <w:sz w:val="24"/>
            <w:szCs w:val="24"/>
          </w:rPr>
          <w:delText>was</w:delText>
        </w:r>
        <w:r w:rsidRPr="00B65ED4" w:rsidDel="002A6844">
          <w:rPr>
            <w:rFonts w:ascii="Times New Roman" w:eastAsia="Times New Roman" w:hAnsi="Times New Roman" w:cs="Times New Roman"/>
            <w:sz w:val="24"/>
            <w:szCs w:val="24"/>
          </w:rPr>
          <w:delText xml:space="preserve"> set equal to half the photic </w:delText>
        </w:r>
        <w:r w:rsidR="00F154ED" w:rsidDel="002A6844">
          <w:rPr>
            <w:rFonts w:ascii="Times New Roman" w:eastAsia="Times New Roman" w:hAnsi="Times New Roman" w:cs="Times New Roman"/>
            <w:sz w:val="24"/>
            <w:szCs w:val="24"/>
          </w:rPr>
          <w:delText xml:space="preserve">zone </w:delText>
        </w:r>
        <w:r w:rsidRPr="00B65ED4" w:rsidDel="002A6844">
          <w:rPr>
            <w:rFonts w:ascii="Times New Roman" w:eastAsia="Times New Roman" w:hAnsi="Times New Roman" w:cs="Times New Roman"/>
            <w:sz w:val="24"/>
            <w:szCs w:val="24"/>
          </w:rPr>
          <w:delText>depth (m)</w:delText>
        </w:r>
      </w:del>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ins w:id="117" w:author="immccull@gmail.com" w:date="2018-05-15T09:56:00Z">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2A6844">
          <w:rPr>
            <w:rFonts w:ascii="Times New Roman" w:eastAsia="Times New Roman" w:hAnsi="Times New Roman" w:cs="Times New Roman"/>
            <w:sz w:val="24"/>
            <w:szCs w:val="24"/>
            <w:vertAlign w:val="subscript"/>
            <w:rPrChange w:id="118" w:author="immccull@gmail.com" w:date="2018-05-15T09:57:00Z">
              <w:rPr>
                <w:rFonts w:ascii="Times New Roman" w:eastAsia="Times New Roman" w:hAnsi="Times New Roman" w:cs="Times New Roman"/>
                <w:sz w:val="24"/>
                <w:szCs w:val="24"/>
              </w:rPr>
            </w:rPrChange>
          </w:rPr>
          <w:t>HTot</w:t>
        </w:r>
        <w:proofErr w:type="spellEnd"/>
        <w:r w:rsidR="002A684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19" w:name="_ny5h27mmaq7k" w:colFirst="0" w:colLast="0"/>
      <w:bookmarkStart w:id="120" w:name="_l03fr54i2e0u" w:colFirst="0" w:colLast="0"/>
      <w:bookmarkEnd w:id="119"/>
      <w:bookmarkEnd w:id="120"/>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w:t>
      </w:r>
      <w:r w:rsidR="00384BFB" w:rsidRPr="00B65ED4">
        <w:rPr>
          <w:rFonts w:ascii="Times New Roman" w:eastAsia="Times New Roman" w:hAnsi="Times New Roman" w:cs="Times New Roman"/>
          <w:sz w:val="24"/>
          <w:szCs w:val="24"/>
        </w:rPr>
        <w:lastRenderedPageBreak/>
        <w:t>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w:t>
      </w:r>
      <w:commentRangeStart w:id="121"/>
      <w:r w:rsidR="006C7950" w:rsidRPr="00B65ED4">
        <w:rPr>
          <w:rFonts w:ascii="Times New Roman" w:eastAsia="Times New Roman" w:hAnsi="Times New Roman" w:cs="Times New Roman"/>
          <w:sz w:val="24"/>
          <w:szCs w:val="24"/>
        </w:rPr>
        <w:t>DOC and DO</w:t>
      </w:r>
      <w:commentRangeEnd w:id="121"/>
      <w:r w:rsidR="00F801C4">
        <w:rPr>
          <w:rStyle w:val="CommentReference"/>
        </w:rPr>
        <w:commentReference w:id="121"/>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22" w:name="_ocy0aysirc6j" w:colFirst="0" w:colLast="0"/>
      <w:bookmarkEnd w:id="122"/>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3" w:name="_5q3azwjwpxro" w:colFirst="0" w:colLast="0"/>
      <w:bookmarkEnd w:id="123"/>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w:t>
      </w:r>
      <w:r w:rsidR="007B1F16">
        <w:rPr>
          <w:rFonts w:ascii="Times New Roman" w:eastAsia="Times New Roman" w:hAnsi="Times New Roman" w:cs="Times New Roman"/>
          <w:color w:val="auto"/>
          <w:sz w:val="24"/>
          <w:szCs w:val="24"/>
        </w:rPr>
        <w:lastRenderedPageBreak/>
        <w:t xml:space="preserve">(0.70-0.96).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56876D6F"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ins w:id="124" w:author="immccull@gmail.com" w:date="2018-05-15T10:32:00Z">
        <w:r w:rsidR="00C86EDD">
          <w:rPr>
            <w:rFonts w:ascii="Times New Roman" w:eastAsia="Times New Roman" w:hAnsi="Times New Roman" w:cs="Times New Roman"/>
            <w:sz w:val="24"/>
            <w:szCs w:val="24"/>
          </w:rPr>
          <w:t>ous inputs</w:t>
        </w:r>
      </w:ins>
      <w:del w:id="125"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commentRangeStart w:id="126"/>
      <w:r w:rsidR="00D81C2F" w:rsidRPr="00B65ED4">
        <w:rPr>
          <w:rFonts w:ascii="Times New Roman" w:eastAsia="Times New Roman" w:hAnsi="Times New Roman" w:cs="Times New Roman"/>
          <w:sz w:val="24"/>
          <w:szCs w:val="24"/>
        </w:rPr>
        <w:t>Burial rates for allochthon</w:t>
      </w:r>
      <w:ins w:id="127" w:author="immccull@gmail.com" w:date="2018-05-15T10:22:00Z">
        <w:r w:rsidR="002B3835">
          <w:rPr>
            <w:rFonts w:ascii="Times New Roman" w:eastAsia="Times New Roman" w:hAnsi="Times New Roman" w:cs="Times New Roman"/>
            <w:sz w:val="24"/>
            <w:szCs w:val="24"/>
          </w:rPr>
          <w:t>ous inputs</w:t>
        </w:r>
      </w:ins>
      <w:del w:id="128" w:author="immccull@gmail.com" w:date="2018-05-15T10:22:00Z">
        <w:r w:rsidR="00D81C2F" w:rsidRPr="00B65ED4" w:rsidDel="002B3835">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w:t>
      </w:r>
      <w:commentRangeEnd w:id="126"/>
      <w:r w:rsidR="001901E2">
        <w:rPr>
          <w:rStyle w:val="CommentReference"/>
        </w:rPr>
        <w:commentReference w:id="126"/>
      </w:r>
      <w:r w:rsidR="00D81C2F" w:rsidRPr="00B65ED4">
        <w:rPr>
          <w:rFonts w:ascii="Times New Roman" w:eastAsia="Times New Roman" w:hAnsi="Times New Roman" w:cs="Times New Roman"/>
          <w:sz w:val="24"/>
          <w:szCs w:val="24"/>
        </w:rPr>
        <w:t>. Burial of autochthon</w:t>
      </w:r>
      <w:ins w:id="129" w:author="immccull@gmail.com" w:date="2018-05-15T10:32:00Z">
        <w:r w:rsidR="00C86EDD">
          <w:rPr>
            <w:rFonts w:ascii="Times New Roman" w:eastAsia="Times New Roman" w:hAnsi="Times New Roman" w:cs="Times New Roman"/>
            <w:sz w:val="24"/>
            <w:szCs w:val="24"/>
          </w:rPr>
          <w:t>ous inputs</w:t>
        </w:r>
      </w:ins>
      <w:del w:id="130"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7B27AAC0"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ins w:id="131" w:author="immccull@gmail.com" w:date="2018-05-15T10:59:00Z">
        <w:r w:rsidR="00F801C4">
          <w:rPr>
            <w:rFonts w:ascii="Times New Roman" w:eastAsia="Times New Roman" w:hAnsi="Times New Roman" w:cs="Times New Roman"/>
            <w:sz w:val="24"/>
            <w:szCs w:val="24"/>
          </w:rPr>
          <w:t>2</w:t>
        </w:r>
      </w:ins>
      <w:del w:id="132" w:author="immccull@gmail.com" w:date="2018-05-15T10:59:00Z">
        <w:r w:rsidR="0071536B" w:rsidRPr="00B65ED4" w:rsidDel="00F801C4">
          <w:rPr>
            <w:rFonts w:ascii="Times New Roman" w:eastAsia="Times New Roman" w:hAnsi="Times New Roman" w:cs="Times New Roman"/>
            <w:sz w:val="24"/>
            <w:szCs w:val="24"/>
          </w:rPr>
          <w:delText>1</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ins w:id="133" w:author="immccull@gmail.com" w:date="2018-05-15T11:03:00Z">
        <w:r w:rsidR="001339BD">
          <w:rPr>
            <w:rFonts w:ascii="Times New Roman" w:eastAsia="Times New Roman" w:hAnsi="Times New Roman" w:cs="Times New Roman"/>
            <w:sz w:val="24"/>
            <w:szCs w:val="24"/>
          </w:rPr>
          <w:t>, Harp Lake</w:t>
        </w:r>
      </w:ins>
      <w:r w:rsidR="0071536B" w:rsidRPr="00B65ED4">
        <w:rPr>
          <w:rFonts w:ascii="Times New Roman" w:eastAsia="Times New Roman" w:hAnsi="Times New Roman" w:cs="Times New Roman"/>
          <w:sz w:val="24"/>
          <w:szCs w:val="24"/>
        </w:rPr>
        <w:t xml:space="preserve"> </w:t>
      </w:r>
      <w:ins w:id="134" w:author="immccull@gmail.com" w:date="2018-05-15T11:03:00Z">
        <w:r w:rsidR="001339BD">
          <w:rPr>
            <w:rFonts w:ascii="Times New Roman" w:eastAsia="Times New Roman" w:hAnsi="Times New Roman" w:cs="Times New Roman"/>
            <w:sz w:val="24"/>
            <w:szCs w:val="24"/>
          </w:rPr>
          <w:t xml:space="preserve">and Lake </w:t>
        </w:r>
        <w:del w:id="135" w:author="McCullough, Ian" w:date="2018-05-15T13:39:00Z">
          <w:r w:rsidR="001339BD" w:rsidDel="001901E2">
            <w:rPr>
              <w:rFonts w:ascii="Times New Roman" w:eastAsia="Times New Roman" w:hAnsi="Times New Roman" w:cs="Times New Roman"/>
              <w:sz w:val="24"/>
              <w:szCs w:val="24"/>
            </w:rPr>
            <w:delText>Vanern</w:delText>
          </w:r>
        </w:del>
      </w:ins>
      <w:proofErr w:type="spellStart"/>
      <w:ins w:id="136" w:author="McCullough, Ian" w:date="2018-05-15T13:39:00Z">
        <w:r w:rsidR="001901E2">
          <w:rPr>
            <w:rFonts w:ascii="Times New Roman" w:eastAsia="Times New Roman" w:hAnsi="Times New Roman" w:cs="Times New Roman"/>
            <w:sz w:val="24"/>
            <w:szCs w:val="24"/>
          </w:rPr>
          <w:t>Vänern</w:t>
        </w:r>
      </w:ins>
      <w:proofErr w:type="spellEnd"/>
      <w:ins w:id="137" w:author="immccull@gmail.com" w:date="2018-05-15T11:03:00Z">
        <w:r w:rsidR="001339BD">
          <w:rPr>
            <w:rFonts w:ascii="Times New Roman" w:eastAsia="Times New Roman" w:hAnsi="Times New Roman" w:cs="Times New Roman"/>
            <w:sz w:val="24"/>
            <w:szCs w:val="24"/>
          </w:rPr>
          <w:t xml:space="preserve"> </w:t>
        </w:r>
      </w:ins>
      <w:r w:rsidR="0071536B" w:rsidRPr="00B65ED4">
        <w:rPr>
          <w:rFonts w:ascii="Times New Roman" w:eastAsia="Times New Roman" w:hAnsi="Times New Roman" w:cs="Times New Roman"/>
          <w:sz w:val="24"/>
          <w:szCs w:val="24"/>
        </w:rPr>
        <w:t>w</w:t>
      </w:r>
      <w:ins w:id="138" w:author="immccull@gmail.com" w:date="2018-05-15T11:03:00Z">
        <w:r w:rsidR="001339BD">
          <w:rPr>
            <w:rFonts w:ascii="Times New Roman" w:eastAsia="Times New Roman" w:hAnsi="Times New Roman" w:cs="Times New Roman"/>
            <w:sz w:val="24"/>
            <w:szCs w:val="24"/>
          </w:rPr>
          <w:t>ere</w:t>
        </w:r>
      </w:ins>
      <w:del w:id="139" w:author="immccull@gmail.com" w:date="2018-05-15T11:03:00Z">
        <w:r w:rsidR="0071536B" w:rsidRPr="00B65ED4" w:rsidDel="001339BD">
          <w:rPr>
            <w:rFonts w:ascii="Times New Roman" w:eastAsia="Times New Roman" w:hAnsi="Times New Roman" w:cs="Times New Roman"/>
            <w:sz w:val="24"/>
            <w:szCs w:val="24"/>
          </w:rPr>
          <w:delText>as</w:delText>
        </w:r>
      </w:del>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ins w:id="140" w:author="immccull@gmail.com" w:date="2018-05-15T11:00:00Z">
        <w:r w:rsidR="001339BD">
          <w:rPr>
            <w:rFonts w:ascii="Times New Roman" w:eastAsia="Times New Roman" w:hAnsi="Times New Roman" w:cs="Times New Roman"/>
            <w:sz w:val="24"/>
            <w:szCs w:val="24"/>
            <w:vertAlign w:val="subscript"/>
          </w:rPr>
          <w:t>lloch</w:t>
        </w:r>
      </w:ins>
      <w:proofErr w:type="spellEnd"/>
      <w:del w:id="141" w:author="immccull@gmail.com" w:date="2018-05-15T11:00:00Z">
        <w:r w:rsidR="00657C84" w:rsidRPr="00B65ED4" w:rsidDel="001339BD">
          <w:rPr>
            <w:rFonts w:ascii="Times New Roman" w:eastAsia="Times New Roman" w:hAnsi="Times New Roman" w:cs="Times New Roman"/>
            <w:sz w:val="24"/>
            <w:szCs w:val="24"/>
            <w:vertAlign w:val="subscript"/>
          </w:rPr>
          <w:delText>utoch</w:delText>
        </w:r>
      </w:del>
      <w:r w:rsidR="0071536B" w:rsidRPr="00B65ED4">
        <w:rPr>
          <w:rFonts w:ascii="Times New Roman" w:eastAsia="Times New Roman" w:hAnsi="Times New Roman" w:cs="Times New Roman"/>
          <w:sz w:val="24"/>
          <w:szCs w:val="24"/>
        </w:rPr>
        <w:t>, with modeled DOC ranging about 2-</w:t>
      </w:r>
      <w:ins w:id="142" w:author="immccull@gmail.com" w:date="2018-05-15T11:00:00Z">
        <w:r w:rsidR="001339BD">
          <w:rPr>
            <w:rFonts w:ascii="Times New Roman" w:eastAsia="Times New Roman" w:hAnsi="Times New Roman" w:cs="Times New Roman"/>
            <w:sz w:val="24"/>
            <w:szCs w:val="24"/>
          </w:rPr>
          <w:t>3</w:t>
        </w:r>
      </w:ins>
      <w:del w:id="143" w:author="immccull@gmail.com" w:date="2018-05-15T10:59:00Z">
        <w:r w:rsidR="0071536B" w:rsidRPr="00B65ED4" w:rsidDel="001339BD">
          <w:rPr>
            <w:rFonts w:ascii="Times New Roman" w:eastAsia="Times New Roman" w:hAnsi="Times New Roman" w:cs="Times New Roman"/>
            <w:sz w:val="24"/>
            <w:szCs w:val="24"/>
          </w:rPr>
          <w:delText>2.5</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w:t>
      </w:r>
      <w:proofErr w:type="spellStart"/>
      <w:del w:id="144" w:author="immccull@gmail.com" w:date="2018-05-15T11:04:00Z">
        <w:r w:rsidR="0071536B" w:rsidRPr="00B65ED4" w:rsidDel="001339BD">
          <w:rPr>
            <w:rFonts w:ascii="Times New Roman" w:eastAsia="Times New Roman" w:hAnsi="Times New Roman" w:cs="Times New Roman"/>
            <w:sz w:val="24"/>
            <w:szCs w:val="24"/>
          </w:rPr>
          <w:delText xml:space="preserve"> and Lake </w:delText>
        </w:r>
      </w:del>
      <w:del w:id="145" w:author="McCullough, Ian" w:date="2018-05-15T13:39:00Z">
        <w:r w:rsidR="0071536B" w:rsidRPr="00B65ED4" w:rsidDel="001901E2">
          <w:rPr>
            <w:rFonts w:ascii="Times New Roman" w:eastAsia="Times New Roman" w:hAnsi="Times New Roman" w:cs="Times New Roman"/>
            <w:sz w:val="24"/>
            <w:szCs w:val="24"/>
          </w:rPr>
          <w:delText>Vanern</w:delText>
        </w:r>
      </w:del>
      <w:ins w:id="146" w:author="McCullough, Ian" w:date="2018-05-15T13:39:00Z">
        <w:r w:rsidR="001901E2">
          <w:rPr>
            <w:rFonts w:ascii="Times New Roman" w:eastAsia="Times New Roman" w:hAnsi="Times New Roman" w:cs="Times New Roman"/>
            <w:sz w:val="24"/>
            <w:szCs w:val="24"/>
          </w:rPr>
          <w:t>Vänern</w:t>
        </w:r>
      </w:ins>
      <w:proofErr w:type="spellEnd"/>
      <w:del w:id="147" w:author="immccull@gmail.com" w:date="2018-05-15T11:04:00Z">
        <w:r w:rsidR="0071536B" w:rsidRPr="00B65ED4" w:rsidDel="001339BD">
          <w:rPr>
            <w:rFonts w:ascii="Times New Roman" w:eastAsia="Times New Roman" w:hAnsi="Times New Roman" w:cs="Times New Roman"/>
            <w:sz w:val="24"/>
            <w:szCs w:val="24"/>
          </w:rPr>
          <w:delText xml:space="preserve"> and Harp lake were minimally sensitive (&lt; 1 mg L</w:delText>
        </w:r>
        <w:r w:rsidR="0071536B" w:rsidRPr="00B65ED4" w:rsidDel="001339BD">
          <w:rPr>
            <w:rFonts w:ascii="Times New Roman" w:eastAsia="Times New Roman" w:hAnsi="Times New Roman" w:cs="Times New Roman"/>
            <w:sz w:val="24"/>
            <w:szCs w:val="24"/>
            <w:vertAlign w:val="superscript"/>
          </w:rPr>
          <w:delText>-1</w:delText>
        </w:r>
        <w:r w:rsidR="0071536B" w:rsidRPr="00B65ED4" w:rsidDel="001339BD">
          <w:rPr>
            <w:rFonts w:ascii="Times New Roman" w:eastAsia="Times New Roman" w:hAnsi="Times New Roman" w:cs="Times New Roman"/>
            <w:sz w:val="24"/>
            <w:szCs w:val="24"/>
          </w:rPr>
          <w:delText xml:space="preserve"> </w:delText>
        </w:r>
        <w:r w:rsidR="0071536B" w:rsidRPr="00B65ED4" w:rsidDel="001339BD">
          <w:rPr>
            <w:rFonts w:ascii="Times New Roman" w:eastAsia="Times New Roman" w:hAnsi="Times New Roman" w:cs="Times New Roman"/>
            <w:sz w:val="24"/>
            <w:szCs w:val="24"/>
          </w:rPr>
          <w:lastRenderedPageBreak/>
          <w:delText>differences)</w:delText>
        </w:r>
      </w:del>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Overall, parameter sensitivity was greatest for </w:t>
      </w:r>
      <w:del w:id="148" w:author="immccull@gmail.com" w:date="2018-05-15T11:05:00Z">
        <w:r w:rsidR="00657C84" w:rsidRPr="00B65ED4" w:rsidDel="001339BD">
          <w:rPr>
            <w:rFonts w:ascii="Times New Roman" w:eastAsia="Times New Roman" w:hAnsi="Times New Roman" w:cs="Times New Roman"/>
            <w:sz w:val="24"/>
            <w:szCs w:val="24"/>
          </w:rPr>
          <w:delText xml:space="preserve">Lake </w:delText>
        </w:r>
      </w:del>
      <w:del w:id="149" w:author="McCullough, Ian" w:date="2018-05-15T13:39:00Z">
        <w:r w:rsidR="00B80037" w:rsidRPr="00B65ED4" w:rsidDel="001901E2">
          <w:rPr>
            <w:rFonts w:ascii="Times New Roman" w:eastAsia="Times New Roman" w:hAnsi="Times New Roman" w:cs="Times New Roman"/>
            <w:sz w:val="24"/>
            <w:szCs w:val="24"/>
          </w:rPr>
          <w:delText>Vanern</w:delText>
        </w:r>
      </w:del>
      <w:proofErr w:type="spellStart"/>
      <w:ins w:id="150" w:author="McCullough, Ian" w:date="2018-05-15T13:39:00Z">
        <w:r w:rsidR="001901E2">
          <w:rPr>
            <w:rFonts w:ascii="Times New Roman" w:eastAsia="Times New Roman" w:hAnsi="Times New Roman" w:cs="Times New Roman"/>
            <w:sz w:val="24"/>
            <w:szCs w:val="24"/>
          </w:rPr>
          <w:t>Vänern</w:t>
        </w:r>
      </w:ins>
      <w:del w:id="151" w:author="immccull@gmail.com" w:date="2018-05-15T11:05:00Z">
        <w:r w:rsidR="00B80037" w:rsidRPr="00B65ED4" w:rsidDel="001339BD">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Harp</w:t>
      </w:r>
      <w:proofErr w:type="spellEnd"/>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del w:id="152" w:author="immccull@gmail.com" w:date="2018-05-15T11:05:00Z">
        <w:r w:rsidR="00B80037" w:rsidRPr="00B65ED4" w:rsidDel="001339BD">
          <w:rPr>
            <w:rFonts w:ascii="Times New Roman" w:eastAsia="Times New Roman" w:hAnsi="Times New Roman" w:cs="Times New Roman"/>
            <w:sz w:val="24"/>
            <w:szCs w:val="24"/>
          </w:rPr>
          <w:delText xml:space="preserve"> and</w:delText>
        </w:r>
      </w:del>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ins w:id="153" w:author="immccull@gmail.com" w:date="2018-05-15T11:05:00Z">
        <w:r w:rsidR="001339BD">
          <w:rPr>
            <w:rFonts w:ascii="Times New Roman" w:eastAsia="Times New Roman" w:hAnsi="Times New Roman" w:cs="Times New Roman"/>
            <w:sz w:val="24"/>
            <w:szCs w:val="24"/>
          </w:rPr>
          <w:t xml:space="preserve">and Trout Lake, </w:t>
        </w:r>
      </w:ins>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del w:id="154" w:author="immccull@gmail.com" w:date="2018-05-15T11:06:00Z">
        <w:r w:rsidR="00750233" w:rsidRPr="00B65ED4" w:rsidDel="001339BD">
          <w:rPr>
            <w:rFonts w:ascii="Times New Roman" w:eastAsia="Times New Roman" w:hAnsi="Times New Roman" w:cs="Times New Roman"/>
            <w:sz w:val="24"/>
            <w:szCs w:val="24"/>
          </w:rPr>
          <w:delText>Trout</w:delText>
        </w:r>
        <w:r w:rsidR="00657C84" w:rsidRPr="00B65ED4" w:rsidDel="001339BD">
          <w:rPr>
            <w:rFonts w:ascii="Times New Roman" w:eastAsia="Times New Roman" w:hAnsi="Times New Roman" w:cs="Times New Roman"/>
            <w:sz w:val="24"/>
            <w:szCs w:val="24"/>
          </w:rPr>
          <w:delText xml:space="preserve"> Lake</w:delText>
        </w:r>
      </w:del>
      <w:ins w:id="155" w:author="immccull@gmail.com" w:date="2018-05-15T11:06:00Z">
        <w:r w:rsidR="001339BD">
          <w:rPr>
            <w:rFonts w:ascii="Times New Roman" w:eastAsia="Times New Roman" w:hAnsi="Times New Roman" w:cs="Times New Roman"/>
            <w:sz w:val="24"/>
            <w:szCs w:val="24"/>
          </w:rPr>
          <w:t xml:space="preserve">Lake </w:t>
        </w:r>
        <w:del w:id="156" w:author="McCullough, Ian" w:date="2018-05-15T13:39:00Z">
          <w:r w:rsidR="001339BD" w:rsidDel="001901E2">
            <w:rPr>
              <w:rFonts w:ascii="Times New Roman" w:eastAsia="Times New Roman" w:hAnsi="Times New Roman" w:cs="Times New Roman"/>
              <w:sz w:val="24"/>
              <w:szCs w:val="24"/>
            </w:rPr>
            <w:delText>Vanern</w:delText>
          </w:r>
        </w:del>
      </w:ins>
      <w:proofErr w:type="spellStart"/>
      <w:ins w:id="157" w:author="McCullough, Ian" w:date="2018-05-15T13:39:00Z">
        <w:r w:rsidR="001901E2">
          <w:rPr>
            <w:rFonts w:ascii="Times New Roman" w:eastAsia="Times New Roman" w:hAnsi="Times New Roman" w:cs="Times New Roman"/>
            <w:sz w:val="24"/>
            <w:szCs w:val="24"/>
          </w:rPr>
          <w:t>Vänern</w:t>
        </w:r>
      </w:ins>
      <w:proofErr w:type="spellEnd"/>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58" w:name="_xlemxvr7c40e" w:colFirst="0" w:colLast="0"/>
      <w:bookmarkEnd w:id="158"/>
      <w:r w:rsidRPr="00B65ED4">
        <w:rPr>
          <w:rFonts w:ascii="Times New Roman" w:eastAsia="Times New Roman" w:hAnsi="Times New Roman" w:cs="Times New Roman"/>
          <w:i/>
          <w:sz w:val="24"/>
          <w:szCs w:val="24"/>
        </w:rPr>
        <w:t>Summary of fluxes and fates</w:t>
      </w:r>
    </w:p>
    <w:p w14:paraId="33A194CF" w14:textId="5DE93498"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ins w:id="159" w:author="immccull@gmail.com" w:date="2018-05-15T10:22:00Z">
        <w:r w:rsidR="002B3835">
          <w:rPr>
            <w:rFonts w:ascii="Times New Roman" w:eastAsia="Times New Roman" w:hAnsi="Times New Roman" w:cs="Times New Roman"/>
            <w:sz w:val="24"/>
            <w:szCs w:val="24"/>
          </w:rPr>
          <w:t>ous inputs</w:t>
        </w:r>
      </w:ins>
      <w:del w:id="160" w:author="immccull@gmail.com" w:date="2018-05-15T10:22: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ins w:id="161" w:author="immccull@gmail.com" w:date="2018-05-15T11:07:00Z">
        <w:r w:rsidR="007D4A7A">
          <w:rPr>
            <w:rFonts w:ascii="Times New Roman" w:eastAsia="Times New Roman" w:hAnsi="Times New Roman" w:cs="Times New Roman"/>
            <w:sz w:val="24"/>
            <w:szCs w:val="24"/>
          </w:rPr>
          <w:t>3.69</w:t>
        </w:r>
      </w:ins>
      <w:del w:id="162" w:author="immccull@gmail.com" w:date="2018-05-15T11:07:00Z">
        <w:r w:rsidRPr="00B65ED4" w:rsidDel="007D4A7A">
          <w:rPr>
            <w:rFonts w:ascii="Times New Roman" w:eastAsia="Times New Roman" w:hAnsi="Times New Roman" w:cs="Times New Roman"/>
            <w:sz w:val="24"/>
            <w:szCs w:val="24"/>
          </w:rPr>
          <w:delText>1.5</w:delText>
        </w:r>
        <w:r w:rsidR="00A13608" w:rsidRPr="00B65ED4" w:rsidDel="007D4A7A">
          <w:rPr>
            <w:rFonts w:ascii="Times New Roman" w:eastAsia="Times New Roman" w:hAnsi="Times New Roman" w:cs="Times New Roman"/>
            <w:sz w:val="24"/>
            <w:szCs w:val="24"/>
          </w:rPr>
          <w:delText>2</w:delText>
        </w:r>
      </w:del>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ins w:id="163" w:author="immccull@gmail.com" w:date="2018-05-15T11:07:00Z">
        <w:r w:rsidR="007D4A7A">
          <w:rPr>
            <w:rFonts w:ascii="Times New Roman" w:eastAsia="Times New Roman" w:hAnsi="Times New Roman" w:cs="Times New Roman"/>
            <w:sz w:val="24"/>
            <w:szCs w:val="24"/>
          </w:rPr>
          <w:t>09</w:t>
        </w:r>
      </w:ins>
      <w:del w:id="164" w:author="immccull@gmail.com" w:date="2018-05-15T11:07:00Z">
        <w:r w:rsidR="00D20B36" w:rsidRPr="00B65ED4" w:rsidDel="007D4A7A">
          <w:rPr>
            <w:rFonts w:ascii="Times New Roman" w:eastAsia="Times New Roman" w:hAnsi="Times New Roman" w:cs="Times New Roman"/>
            <w:sz w:val="24"/>
            <w:szCs w:val="24"/>
          </w:rPr>
          <w:delText>10</w:delText>
        </w:r>
      </w:del>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ins w:id="165" w:author="immccull@gmail.com" w:date="2018-05-15T11:07:00Z">
        <w:r w:rsidR="007D4A7A">
          <w:rPr>
            <w:rFonts w:ascii="Times New Roman" w:eastAsia="Times New Roman" w:hAnsi="Times New Roman" w:cs="Times New Roman"/>
            <w:sz w:val="24"/>
            <w:szCs w:val="24"/>
          </w:rPr>
          <w:t>76</w:t>
        </w:r>
      </w:ins>
      <w:del w:id="166" w:author="immccull@gmail.com" w:date="2018-05-15T11:07:00Z">
        <w:r w:rsidR="0020072F" w:rsidRPr="00B65ED4" w:rsidDel="007D4A7A">
          <w:rPr>
            <w:rFonts w:ascii="Times New Roman" w:eastAsia="Times New Roman" w:hAnsi="Times New Roman" w:cs="Times New Roman"/>
            <w:sz w:val="24"/>
            <w:szCs w:val="24"/>
          </w:rPr>
          <w:delText>90</w:delText>
        </w:r>
      </w:del>
      <w:r w:rsidR="0020072F" w:rsidRPr="00B65ED4">
        <w:rPr>
          <w:rFonts w:ascii="Times New Roman" w:eastAsia="Times New Roman" w:hAnsi="Times New Roman" w:cs="Times New Roman"/>
          <w:sz w:val="24"/>
          <w:szCs w:val="24"/>
        </w:rPr>
        <w:t>) and burial (0.</w:t>
      </w:r>
      <w:ins w:id="167" w:author="immccull@gmail.com" w:date="2018-05-15T11:08:00Z">
        <w:r w:rsidR="007D4A7A">
          <w:rPr>
            <w:rFonts w:ascii="Times New Roman" w:eastAsia="Times New Roman" w:hAnsi="Times New Roman" w:cs="Times New Roman"/>
            <w:sz w:val="24"/>
            <w:szCs w:val="24"/>
          </w:rPr>
          <w:t>17</w:t>
        </w:r>
      </w:ins>
      <w:del w:id="168" w:author="immccull@gmail.com" w:date="2018-05-15T11:07:00Z">
        <w:r w:rsidR="0020072F" w:rsidRPr="00B65ED4" w:rsidDel="007D4A7A">
          <w:rPr>
            <w:rFonts w:ascii="Times New Roman" w:eastAsia="Times New Roman" w:hAnsi="Times New Roman" w:cs="Times New Roman"/>
            <w:sz w:val="24"/>
            <w:szCs w:val="24"/>
          </w:rPr>
          <w:delText>03</w:delText>
        </w:r>
      </w:del>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ins w:id="169" w:author="immccull@gmail.com" w:date="2018-05-15T11:08:00Z">
        <w:r w:rsidR="007D4A7A">
          <w:rPr>
            <w:rFonts w:ascii="Times New Roman" w:eastAsia="Times New Roman" w:hAnsi="Times New Roman" w:cs="Times New Roman"/>
            <w:sz w:val="24"/>
            <w:szCs w:val="24"/>
          </w:rPr>
          <w:t>88</w:t>
        </w:r>
      </w:ins>
      <w:del w:id="170" w:author="immccull@gmail.com" w:date="2018-05-15T11:08:00Z">
        <w:r w:rsidR="002C52D1" w:rsidRPr="00B65ED4" w:rsidDel="007D4A7A">
          <w:rPr>
            <w:rFonts w:ascii="Times New Roman" w:eastAsia="Times New Roman" w:hAnsi="Times New Roman" w:cs="Times New Roman"/>
            <w:sz w:val="24"/>
            <w:szCs w:val="24"/>
          </w:rPr>
          <w:delText>97</w:delText>
        </w:r>
      </w:del>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ins w:id="171" w:author="immccull@gmail.com" w:date="2018-05-15T11:09:00Z">
        <w:r w:rsidR="007D4A7A">
          <w:rPr>
            <w:rFonts w:ascii="Times New Roman" w:eastAsia="Times New Roman" w:hAnsi="Times New Roman" w:cs="Times New Roman"/>
            <w:sz w:val="24"/>
            <w:szCs w:val="24"/>
          </w:rPr>
          <w:t>second-</w:t>
        </w:r>
      </w:ins>
      <w:r w:rsidR="002C52D1" w:rsidRPr="00B65ED4">
        <w:rPr>
          <w:rFonts w:ascii="Times New Roman" w:eastAsia="Times New Roman" w:hAnsi="Times New Roman" w:cs="Times New Roman"/>
          <w:sz w:val="24"/>
          <w:szCs w:val="24"/>
        </w:rPr>
        <w:t>greatest proportion buried (0.3</w:t>
      </w:r>
      <w:ins w:id="172" w:author="immccull@gmail.com" w:date="2018-05-15T11:09:00Z">
        <w:r w:rsidR="007D4A7A">
          <w:rPr>
            <w:rFonts w:ascii="Times New Roman" w:eastAsia="Times New Roman" w:hAnsi="Times New Roman" w:cs="Times New Roman"/>
            <w:sz w:val="24"/>
            <w:szCs w:val="24"/>
          </w:rPr>
          <w:t>6</w:t>
        </w:r>
      </w:ins>
      <w:del w:id="173" w:author="immccull@gmail.com" w:date="2018-05-15T11:09:00Z">
        <w:r w:rsidR="002C52D1" w:rsidRPr="00B65ED4" w:rsidDel="007D4A7A">
          <w:rPr>
            <w:rFonts w:ascii="Times New Roman" w:eastAsia="Times New Roman" w:hAnsi="Times New Roman" w:cs="Times New Roman"/>
            <w:sz w:val="24"/>
            <w:szCs w:val="24"/>
          </w:rPr>
          <w:delText>7</w:delText>
        </w:r>
      </w:del>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ins w:id="174" w:author="immccull@gmail.com" w:date="2018-05-15T11:11:00Z">
        <w:r w:rsidR="00692B8F">
          <w:rPr>
            <w:rFonts w:ascii="Times New Roman" w:eastAsia="Times New Roman" w:hAnsi="Times New Roman" w:cs="Times New Roman"/>
            <w:sz w:val="24"/>
            <w:szCs w:val="24"/>
          </w:rPr>
          <w:t xml:space="preserve">In contrast, proportions of burial (0.36) and respiration (0.37) </w:t>
        </w:r>
      </w:ins>
      <w:ins w:id="175" w:author="immccull@gmail.com" w:date="2018-05-15T11:12:00Z">
        <w:r w:rsidR="00692B8F">
          <w:rPr>
            <w:rFonts w:ascii="Times New Roman" w:eastAsia="Times New Roman" w:hAnsi="Times New Roman" w:cs="Times New Roman"/>
            <w:sz w:val="24"/>
            <w:szCs w:val="24"/>
          </w:rPr>
          <w:t xml:space="preserve">in Harp Lake </w:t>
        </w:r>
      </w:ins>
      <w:ins w:id="176" w:author="immccull@gmail.com" w:date="2018-05-15T11:11:00Z">
        <w:r w:rsidR="00692B8F">
          <w:rPr>
            <w:rFonts w:ascii="Times New Roman" w:eastAsia="Times New Roman" w:hAnsi="Times New Roman" w:cs="Times New Roman"/>
            <w:sz w:val="24"/>
            <w:szCs w:val="24"/>
          </w:rPr>
          <w:t>were approximately equal</w:t>
        </w:r>
      </w:ins>
      <w:del w:id="177" w:author="immccull@gmail.com" w:date="2018-05-15T11:12:00Z">
        <w:r w:rsidR="00BD4C89" w:rsidRPr="00B65ED4" w:rsidDel="00692B8F">
          <w:rPr>
            <w:rFonts w:ascii="Times New Roman" w:eastAsia="Times New Roman" w:hAnsi="Times New Roman" w:cs="Times New Roman"/>
            <w:sz w:val="24"/>
            <w:szCs w:val="24"/>
          </w:rPr>
          <w:delText xml:space="preserve">Harp </w:delText>
        </w:r>
        <w:r w:rsidR="00F54AAB" w:rsidDel="00692B8F">
          <w:rPr>
            <w:rFonts w:ascii="Times New Roman" w:eastAsia="Times New Roman" w:hAnsi="Times New Roman" w:cs="Times New Roman"/>
            <w:sz w:val="24"/>
            <w:szCs w:val="24"/>
          </w:rPr>
          <w:delText>L</w:delText>
        </w:r>
        <w:r w:rsidR="00BD4C89" w:rsidRPr="00B65ED4" w:rsidDel="00692B8F">
          <w:rPr>
            <w:rFonts w:ascii="Times New Roman" w:eastAsia="Times New Roman" w:hAnsi="Times New Roman" w:cs="Times New Roman"/>
            <w:sz w:val="24"/>
            <w:szCs w:val="24"/>
          </w:rPr>
          <w:delText>ake</w:delText>
        </w:r>
      </w:del>
      <w:ins w:id="178" w:author="immccull@gmail.com" w:date="2018-05-15T11:12:00Z">
        <w:r w:rsidR="00692B8F">
          <w:rPr>
            <w:rFonts w:ascii="Times New Roman" w:eastAsia="Times New Roman" w:hAnsi="Times New Roman" w:cs="Times New Roman"/>
            <w:sz w:val="24"/>
            <w:szCs w:val="24"/>
          </w:rPr>
          <w:t>. Harp Lake also</w:t>
        </w:r>
      </w:ins>
      <w:r w:rsidR="00BD4C89" w:rsidRPr="00B65ED4">
        <w:rPr>
          <w:rFonts w:ascii="Times New Roman" w:eastAsia="Times New Roman" w:hAnsi="Times New Roman" w:cs="Times New Roman"/>
          <w:sz w:val="24"/>
          <w:szCs w:val="24"/>
        </w:rPr>
        <w:t xml:space="preserve"> </w:t>
      </w:r>
      <w:del w:id="179" w:author="immccull@gmail.com" w:date="2018-05-15T11:12:00Z">
        <w:r w:rsidR="00BD4C89" w:rsidRPr="00B65ED4" w:rsidDel="00692B8F">
          <w:rPr>
            <w:rFonts w:ascii="Times New Roman" w:eastAsia="Times New Roman" w:hAnsi="Times New Roman" w:cs="Times New Roman"/>
            <w:sz w:val="24"/>
            <w:szCs w:val="24"/>
          </w:rPr>
          <w:delText>had the</w:delText>
        </w:r>
        <w:r w:rsidR="0020072F" w:rsidRPr="00B65ED4" w:rsidDel="00692B8F">
          <w:rPr>
            <w:rFonts w:ascii="Times New Roman" w:eastAsia="Times New Roman" w:hAnsi="Times New Roman" w:cs="Times New Roman"/>
            <w:sz w:val="24"/>
            <w:szCs w:val="24"/>
          </w:rPr>
          <w:delText xml:space="preserve"> second</w:delText>
        </w:r>
        <w:r w:rsidR="00BD4C89" w:rsidRPr="00B65ED4" w:rsidDel="00692B8F">
          <w:rPr>
            <w:rFonts w:ascii="Times New Roman" w:eastAsia="Times New Roman" w:hAnsi="Times New Roman" w:cs="Times New Roman"/>
            <w:sz w:val="24"/>
            <w:szCs w:val="24"/>
          </w:rPr>
          <w:delText xml:space="preserve"> lowest proportion buried (0.07) among </w:delText>
        </w:r>
        <w:r w:rsidR="00F54AAB" w:rsidDel="00692B8F">
          <w:rPr>
            <w:rFonts w:ascii="Times New Roman" w:eastAsia="Times New Roman" w:hAnsi="Times New Roman" w:cs="Times New Roman"/>
            <w:sz w:val="24"/>
            <w:szCs w:val="24"/>
          </w:rPr>
          <w:delText>all</w:delText>
        </w:r>
        <w:r w:rsidR="00BD4C89" w:rsidRPr="00B65ED4" w:rsidDel="00692B8F">
          <w:rPr>
            <w:rFonts w:ascii="Times New Roman" w:eastAsia="Times New Roman" w:hAnsi="Times New Roman" w:cs="Times New Roman"/>
            <w:sz w:val="24"/>
            <w:szCs w:val="24"/>
          </w:rPr>
          <w:delText xml:space="preserve"> lakes and </w:delText>
        </w:r>
      </w:del>
      <w:r w:rsidR="00BD4C89" w:rsidRPr="00B65ED4">
        <w:rPr>
          <w:rFonts w:ascii="Times New Roman" w:eastAsia="Times New Roman" w:hAnsi="Times New Roman" w:cs="Times New Roman"/>
          <w:sz w:val="24"/>
          <w:szCs w:val="24"/>
        </w:rPr>
        <w:t>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180" w:author="immccull@gmail.com" w:date="2018-05-15T10:22:00Z">
        <w:r w:rsidR="00692B8F">
          <w:rPr>
            <w:rFonts w:ascii="Times New Roman" w:eastAsia="Times New Roman" w:hAnsi="Times New Roman" w:cs="Times New Roman"/>
            <w:sz w:val="24"/>
            <w:szCs w:val="24"/>
          </w:rPr>
          <w:t>ous</w:t>
        </w:r>
      </w:ins>
      <w:del w:id="181"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182" w:author="immccull@gmail.com" w:date="2018-05-15T10:32:00Z">
        <w:r w:rsidR="00C86EDD">
          <w:rPr>
            <w:rFonts w:ascii="Times New Roman" w:eastAsia="Times New Roman" w:hAnsi="Times New Roman" w:cs="Times New Roman"/>
            <w:sz w:val="24"/>
            <w:szCs w:val="24"/>
          </w:rPr>
          <w:t>ous inputs</w:t>
        </w:r>
      </w:ins>
      <w:del w:id="183" w:author="immccull@gmail.com" w:date="2018-05-15T10:32:00Z">
        <w:r w:rsidR="00BD4C89" w:rsidRPr="00B65ED4" w:rsidDel="00C86EDD">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del w:id="184" w:author="McCullough, Ian" w:date="2018-05-15T13:39:00Z">
        <w:r w:rsidR="00695F23" w:rsidRPr="00B65ED4" w:rsidDel="001901E2">
          <w:rPr>
            <w:rFonts w:ascii="Times New Roman" w:eastAsia="Times New Roman" w:hAnsi="Times New Roman" w:cs="Times New Roman"/>
            <w:sz w:val="24"/>
            <w:szCs w:val="24"/>
          </w:rPr>
          <w:delText>Vanern</w:delText>
        </w:r>
      </w:del>
      <w:proofErr w:type="spellStart"/>
      <w:ins w:id="185" w:author="McCullough, Ian" w:date="2018-05-15T13:39:00Z">
        <w:r w:rsidR="001901E2">
          <w:rPr>
            <w:rFonts w:ascii="Times New Roman" w:eastAsia="Times New Roman" w:hAnsi="Times New Roman" w:cs="Times New Roman"/>
            <w:sz w:val="24"/>
            <w:szCs w:val="24"/>
          </w:rPr>
          <w:t>Vänern</w:t>
        </w:r>
      </w:ins>
      <w:proofErr w:type="spellEnd"/>
      <w:r w:rsidR="00695F23" w:rsidRPr="00B65ED4">
        <w:rPr>
          <w:rFonts w:ascii="Times New Roman" w:eastAsia="Times New Roman" w:hAnsi="Times New Roman" w:cs="Times New Roman"/>
          <w:sz w:val="24"/>
          <w:szCs w:val="24"/>
        </w:rPr>
        <w:t xml:space="preserve">. </w:t>
      </w:r>
      <w:del w:id="186" w:author="immccull@gmail.com" w:date="2018-05-15T11:13:00Z">
        <w:r w:rsidR="0020072F" w:rsidRPr="00B65ED4" w:rsidDel="00692B8F">
          <w:rPr>
            <w:rFonts w:ascii="Times New Roman" w:eastAsia="Times New Roman" w:hAnsi="Times New Roman" w:cs="Times New Roman"/>
            <w:sz w:val="24"/>
            <w:szCs w:val="24"/>
          </w:rPr>
          <w:delText xml:space="preserve">Similar to Trout Lake, Harp Lake demonstrated a relatively large proportional difference between respiration (0.66) and burial (0.07). </w:delText>
        </w:r>
      </w:del>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ins w:id="187" w:author="immccull@gmail.com" w:date="2018-05-15T11:13:00Z">
        <w:r w:rsidR="00692B8F">
          <w:rPr>
            <w:rFonts w:ascii="Times New Roman" w:eastAsia="Times New Roman" w:hAnsi="Times New Roman" w:cs="Times New Roman"/>
            <w:sz w:val="24"/>
            <w:szCs w:val="24"/>
          </w:rPr>
          <w:t>33</w:t>
        </w:r>
      </w:ins>
      <w:del w:id="188" w:author="immccull@gmail.com" w:date="2018-05-15T11:13:00Z">
        <w:r w:rsidR="00BD4C89" w:rsidRPr="00B65ED4" w:rsidDel="00692B8F">
          <w:rPr>
            <w:rFonts w:ascii="Times New Roman" w:eastAsia="Times New Roman" w:hAnsi="Times New Roman" w:cs="Times New Roman"/>
            <w:sz w:val="24"/>
            <w:szCs w:val="24"/>
          </w:rPr>
          <w:delText>45</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ins w:id="189" w:author="immccull@gmail.com" w:date="2018-05-15T11:13:00Z">
        <w:r w:rsidR="00692B8F">
          <w:rPr>
            <w:rFonts w:ascii="Times New Roman" w:eastAsia="Times New Roman" w:hAnsi="Times New Roman" w:cs="Times New Roman"/>
            <w:sz w:val="24"/>
            <w:szCs w:val="24"/>
          </w:rPr>
          <w:t>3</w:t>
        </w:r>
      </w:ins>
      <w:del w:id="190" w:author="immccull@gmail.com" w:date="2018-05-15T11:13:00Z">
        <w:r w:rsidR="00BD4C89" w:rsidRPr="00B65ED4" w:rsidDel="00692B8F">
          <w:rPr>
            <w:rFonts w:ascii="Times New Roman" w:eastAsia="Times New Roman" w:hAnsi="Times New Roman" w:cs="Times New Roman"/>
            <w:sz w:val="24"/>
            <w:szCs w:val="24"/>
          </w:rPr>
          <w:delText>2</w:delText>
        </w:r>
      </w:del>
      <w:r w:rsidR="00BD4C89" w:rsidRPr="00B65ED4">
        <w:rPr>
          <w:rFonts w:ascii="Times New Roman" w:eastAsia="Times New Roman" w:hAnsi="Times New Roman" w:cs="Times New Roman"/>
          <w:sz w:val="24"/>
          <w:szCs w:val="24"/>
        </w:rPr>
        <w:t>.</w:t>
      </w:r>
      <w:ins w:id="191" w:author="immccull@gmail.com" w:date="2018-05-15T11:13:00Z">
        <w:r w:rsidR="00692B8F">
          <w:rPr>
            <w:rFonts w:ascii="Times New Roman" w:eastAsia="Times New Roman" w:hAnsi="Times New Roman" w:cs="Times New Roman"/>
            <w:sz w:val="24"/>
            <w:szCs w:val="24"/>
          </w:rPr>
          <w:t>07</w:t>
        </w:r>
      </w:ins>
      <w:del w:id="192" w:author="immccull@gmail.com" w:date="2018-05-15T11:13:00Z">
        <w:r w:rsidR="00BD4C89" w:rsidRPr="00B65ED4" w:rsidDel="00692B8F">
          <w:rPr>
            <w:rFonts w:ascii="Times New Roman" w:eastAsia="Times New Roman" w:hAnsi="Times New Roman" w:cs="Times New Roman"/>
            <w:sz w:val="24"/>
            <w:szCs w:val="24"/>
          </w:rPr>
          <w:delText>91</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ins w:id="193" w:author="immccull@gmail.com" w:date="2018-05-15T10:22:00Z">
        <w:r w:rsidR="002B3835">
          <w:rPr>
            <w:rFonts w:ascii="Times New Roman" w:eastAsia="Times New Roman" w:hAnsi="Times New Roman" w:cs="Times New Roman"/>
            <w:sz w:val="24"/>
            <w:szCs w:val="24"/>
          </w:rPr>
          <w:t>ous inputs</w:t>
        </w:r>
      </w:ins>
      <w:del w:id="194"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lastRenderedPageBreak/>
        <w:t>Toolik</w:t>
      </w:r>
      <w:proofErr w:type="spellEnd"/>
      <w:r w:rsidR="00695F23" w:rsidRPr="00B65ED4">
        <w:rPr>
          <w:rFonts w:ascii="Times New Roman" w:eastAsia="Times New Roman" w:hAnsi="Times New Roman" w:cs="Times New Roman"/>
          <w:sz w:val="24"/>
          <w:szCs w:val="24"/>
        </w:rPr>
        <w:t xml:space="preserve"> Lake was driven by highly variable allochthon</w:t>
      </w:r>
      <w:ins w:id="195" w:author="immccull@gmail.com" w:date="2018-05-15T10:22:00Z">
        <w:r w:rsidR="002B3835">
          <w:rPr>
            <w:rFonts w:ascii="Times New Roman" w:eastAsia="Times New Roman" w:hAnsi="Times New Roman" w:cs="Times New Roman"/>
            <w:sz w:val="24"/>
            <w:szCs w:val="24"/>
          </w:rPr>
          <w:t>ous inputs</w:t>
        </w:r>
      </w:ins>
      <w:del w:id="196" w:author="immccull@gmail.com" w:date="2018-05-15T10:22:00Z">
        <w:r w:rsidR="00695F23" w:rsidRPr="00B65ED4" w:rsidDel="002B3835">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(SD = 64.</w:t>
      </w:r>
      <w:ins w:id="197" w:author="immccull@gmail.com" w:date="2018-05-15T11:14:00Z">
        <w:r w:rsidR="00692B8F">
          <w:rPr>
            <w:rFonts w:ascii="Times New Roman" w:eastAsia="Times New Roman" w:hAnsi="Times New Roman" w:cs="Times New Roman"/>
            <w:sz w:val="24"/>
            <w:szCs w:val="24"/>
          </w:rPr>
          <w:t>95</w:t>
        </w:r>
      </w:ins>
      <w:del w:id="198" w:author="immccull@gmail.com" w:date="2018-05-15T11:14:00Z">
        <w:r w:rsidR="00695F23" w:rsidRPr="00B65ED4" w:rsidDel="00692B8F">
          <w:rPr>
            <w:rFonts w:ascii="Times New Roman" w:eastAsia="Times New Roman" w:hAnsi="Times New Roman" w:cs="Times New Roman"/>
            <w:sz w:val="24"/>
            <w:szCs w:val="24"/>
          </w:rPr>
          <w:delText>78</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ins w:id="199" w:author="immccull@gmail.com" w:date="2018-05-15T11:14:00Z">
        <w:r w:rsidR="00692B8F">
          <w:rPr>
            <w:rFonts w:ascii="Times New Roman" w:eastAsia="Times New Roman" w:hAnsi="Times New Roman" w:cs="Times New Roman"/>
            <w:sz w:val="24"/>
            <w:szCs w:val="24"/>
          </w:rPr>
          <w:t>SD = 54.85</w:t>
        </w:r>
      </w:ins>
      <w:del w:id="200" w:author="immccull@gmail.com" w:date="2018-05-15T11:14:00Z">
        <w:r w:rsidR="00695F23" w:rsidRPr="00B65ED4" w:rsidDel="00692B8F">
          <w:rPr>
            <w:rFonts w:ascii="Times New Roman" w:eastAsia="Times New Roman" w:hAnsi="Times New Roman" w:cs="Times New Roman"/>
            <w:sz w:val="24"/>
            <w:szCs w:val="24"/>
          </w:rPr>
          <w:delText>53.53</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del w:id="201" w:author="immccull@gmail.com" w:date="2018-05-15T11:15:00Z">
        <w:r w:rsidR="00BD4C89" w:rsidRPr="00B65ED4" w:rsidDel="00692B8F">
          <w:rPr>
            <w:rFonts w:ascii="Times New Roman" w:eastAsia="Times New Roman" w:hAnsi="Times New Roman" w:cs="Times New Roman"/>
            <w:sz w:val="24"/>
            <w:szCs w:val="24"/>
          </w:rPr>
          <w:delText>relatively low</w:delText>
        </w:r>
      </w:del>
      <w:ins w:id="202" w:author="immccull@gmail.com" w:date="2018-05-15T11:15:00Z">
        <w:r w:rsidR="00692B8F">
          <w:rPr>
            <w:rFonts w:ascii="Times New Roman" w:eastAsia="Times New Roman" w:hAnsi="Times New Roman" w:cs="Times New Roman"/>
            <w:sz w:val="24"/>
            <w:szCs w:val="24"/>
          </w:rPr>
          <w:t>the lowest</w:t>
        </w:r>
      </w:ins>
      <w:r w:rsidR="00BD4C89" w:rsidRPr="00B65ED4">
        <w:rPr>
          <w:rFonts w:ascii="Times New Roman" w:eastAsia="Times New Roman" w:hAnsi="Times New Roman" w:cs="Times New Roman"/>
          <w:sz w:val="24"/>
          <w:szCs w:val="24"/>
        </w:rPr>
        <w:t xml:space="preserve"> proportion buried (0.0</w:t>
      </w:r>
      <w:ins w:id="203" w:author="immccull@gmail.com" w:date="2018-05-15T11:15:00Z">
        <w:r w:rsidR="00692B8F">
          <w:rPr>
            <w:rFonts w:ascii="Times New Roman" w:eastAsia="Times New Roman" w:hAnsi="Times New Roman" w:cs="Times New Roman"/>
            <w:sz w:val="24"/>
            <w:szCs w:val="24"/>
          </w:rPr>
          <w:t>7</w:t>
        </w:r>
      </w:ins>
      <w:del w:id="204" w:author="immccull@gmail.com" w:date="2018-05-15T11:15:00Z">
        <w:r w:rsidR="00BD4C89" w:rsidRPr="00B65ED4" w:rsidDel="00692B8F">
          <w:rPr>
            <w:rFonts w:ascii="Times New Roman" w:eastAsia="Times New Roman" w:hAnsi="Times New Roman" w:cs="Times New Roman"/>
            <w:sz w:val="24"/>
            <w:szCs w:val="24"/>
          </w:rPr>
          <w:delText>8</w:delText>
        </w:r>
      </w:del>
      <w:r w:rsidR="00BD4C89" w:rsidRPr="00B65ED4">
        <w:rPr>
          <w:rFonts w:ascii="Times New Roman" w:eastAsia="Times New Roman" w:hAnsi="Times New Roman" w:cs="Times New Roman"/>
          <w:sz w:val="24"/>
          <w:szCs w:val="24"/>
        </w:rPr>
        <w:t xml:space="preserve">) and </w:t>
      </w:r>
      <w:del w:id="205" w:author="immccull@gmail.com" w:date="2018-05-15T11:15:00Z">
        <w:r w:rsidR="00BD4C89" w:rsidRPr="00B65ED4" w:rsidDel="00692B8F">
          <w:rPr>
            <w:rFonts w:ascii="Times New Roman" w:eastAsia="Times New Roman" w:hAnsi="Times New Roman" w:cs="Times New Roman"/>
            <w:sz w:val="24"/>
            <w:szCs w:val="24"/>
          </w:rPr>
          <w:delText>relatively high</w:delText>
        </w:r>
      </w:del>
      <w:ins w:id="206" w:author="immccull@gmail.com" w:date="2018-05-15T11:15:00Z">
        <w:r w:rsidR="00692B8F">
          <w:rPr>
            <w:rFonts w:ascii="Times New Roman" w:eastAsia="Times New Roman" w:hAnsi="Times New Roman" w:cs="Times New Roman"/>
            <w:sz w:val="24"/>
            <w:szCs w:val="24"/>
          </w:rPr>
          <w:t>greatest</w:t>
        </w:r>
      </w:ins>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07" w:name="_23giog1xmb1e" w:colFirst="0" w:colLast="0"/>
      <w:bookmarkEnd w:id="207"/>
      <w:r w:rsidRPr="00B65ED4">
        <w:rPr>
          <w:rFonts w:ascii="Times New Roman" w:eastAsia="Times New Roman" w:hAnsi="Times New Roman" w:cs="Times New Roman"/>
          <w:i/>
          <w:sz w:val="24"/>
          <w:szCs w:val="24"/>
        </w:rPr>
        <w:t>Seasonal fates</w:t>
      </w:r>
    </w:p>
    <w:p w14:paraId="3AEF22B0" w14:textId="6B8243B2"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ins w:id="208" w:author="immccull@gmail.com" w:date="2018-05-15T10:33:00Z">
        <w:r w:rsidR="00C86EDD">
          <w:rPr>
            <w:rFonts w:ascii="Times New Roman" w:eastAsia="Times New Roman" w:hAnsi="Times New Roman" w:cs="Times New Roman"/>
            <w:sz w:val="24"/>
            <w:szCs w:val="24"/>
          </w:rPr>
          <w:t>ous inputs</w:t>
        </w:r>
      </w:ins>
      <w:del w:id="209" w:author="immccull@gmail.com" w:date="2018-05-15T10:33:00Z">
        <w:r w:rsidR="00695F23" w:rsidRPr="00B65ED4" w:rsidDel="00C86EDD">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ins w:id="210" w:author="immccull@gmail.com" w:date="2018-05-15T10:23:00Z">
        <w:r w:rsidR="002B3835">
          <w:rPr>
            <w:rFonts w:ascii="Times New Roman" w:eastAsia="Times New Roman" w:hAnsi="Times New Roman" w:cs="Times New Roman"/>
            <w:sz w:val="24"/>
            <w:szCs w:val="24"/>
          </w:rPr>
          <w:t>ous</w:t>
        </w:r>
      </w:ins>
      <w:del w:id="211"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and autochthon</w:t>
      </w:r>
      <w:ins w:id="212" w:author="immccull@gmail.com" w:date="2018-05-15T10:23:00Z">
        <w:r w:rsidR="002B3835">
          <w:rPr>
            <w:rFonts w:ascii="Times New Roman" w:eastAsia="Times New Roman" w:hAnsi="Times New Roman" w:cs="Times New Roman"/>
            <w:sz w:val="24"/>
            <w:szCs w:val="24"/>
          </w:rPr>
          <w:t xml:space="preserve">ous </w:t>
        </w:r>
        <w:proofErr w:type="spellStart"/>
        <w:r w:rsidR="002B3835">
          <w:rPr>
            <w:rFonts w:ascii="Times New Roman" w:eastAsia="Times New Roman" w:hAnsi="Times New Roman" w:cs="Times New Roman"/>
            <w:sz w:val="24"/>
            <w:szCs w:val="24"/>
          </w:rPr>
          <w:t>inputs</w:t>
        </w:r>
      </w:ins>
      <w:r w:rsidRPr="00B65ED4">
        <w:rPr>
          <w:rFonts w:ascii="Times New Roman" w:eastAsia="Times New Roman" w:hAnsi="Times New Roman" w:cs="Times New Roman"/>
          <w:sz w:val="24"/>
          <w:szCs w:val="24"/>
        </w:rPr>
        <w:t>y</w:t>
      </w:r>
      <w:proofErr w:type="spellEnd"/>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ins w:id="213" w:author="immccull@gmail.com" w:date="2018-05-15T10:33:00Z">
        <w:r w:rsidR="00C86EDD">
          <w:rPr>
            <w:rFonts w:ascii="Times New Roman" w:eastAsia="Times New Roman" w:hAnsi="Times New Roman" w:cs="Times New Roman"/>
            <w:sz w:val="24"/>
            <w:szCs w:val="24"/>
          </w:rPr>
          <w:t>ous inputs</w:t>
        </w:r>
      </w:ins>
      <w:del w:id="214" w:author="immccull@gmail.com" w:date="2018-05-15T10:33:00Z">
        <w:r w:rsidRPr="00B65ED4"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w:t>
      </w:r>
      <w:proofErr w:type="spellStart"/>
      <w:r w:rsidR="0034314A" w:rsidRPr="00B65ED4">
        <w:rPr>
          <w:rFonts w:ascii="Times New Roman" w:eastAsia="Times New Roman" w:hAnsi="Times New Roman" w:cs="Times New Roman"/>
          <w:sz w:val="24"/>
          <w:szCs w:val="24"/>
        </w:rPr>
        <w:t>Lake</w:t>
      </w:r>
      <w:del w:id="215" w:author="immccull@gmail.com" w:date="2018-05-15T11:16:00Z">
        <w:r w:rsidRPr="00B65ED4" w:rsidDel="00393DA6">
          <w:rPr>
            <w:rFonts w:ascii="Times New Roman" w:eastAsia="Times New Roman" w:hAnsi="Times New Roman" w:cs="Times New Roman"/>
            <w:sz w:val="24"/>
            <w:szCs w:val="24"/>
          </w:rPr>
          <w:delText>, Toolik</w:delText>
        </w:r>
        <w:r w:rsidR="0034314A" w:rsidRPr="00B65ED4" w:rsidDel="00393DA6">
          <w:rPr>
            <w:rFonts w:ascii="Times New Roman" w:eastAsia="Times New Roman" w:hAnsi="Times New Roman" w:cs="Times New Roman"/>
            <w:sz w:val="24"/>
            <w:szCs w:val="24"/>
          </w:rPr>
          <w:delText xml:space="preserve"> Lake</w:delText>
        </w:r>
        <w:r w:rsidR="00F83E0B" w:rsidRPr="00B65ED4" w:rsidDel="00393DA6">
          <w:rPr>
            <w:rFonts w:ascii="Times New Roman" w:eastAsia="Times New Roman" w:hAnsi="Times New Roman" w:cs="Times New Roman"/>
            <w:sz w:val="24"/>
            <w:szCs w:val="24"/>
          </w:rPr>
          <w:delText>,</w:delText>
        </w:r>
        <w:r w:rsidRPr="00B65ED4" w:rsidDel="00393DA6">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and</w:t>
      </w:r>
      <w:proofErr w:type="spellEnd"/>
      <w:r w:rsidRPr="00B65ED4">
        <w:rPr>
          <w:rFonts w:ascii="Times New Roman" w:eastAsia="Times New Roman" w:hAnsi="Times New Roman" w:cs="Times New Roman"/>
          <w:sz w:val="24"/>
          <w:szCs w:val="24"/>
        </w:rPr>
        <w:t xml:space="preserve"> </w:t>
      </w:r>
      <w:r w:rsidR="0034314A" w:rsidRPr="00B65ED4">
        <w:rPr>
          <w:rFonts w:ascii="Times New Roman" w:eastAsia="Times New Roman" w:hAnsi="Times New Roman" w:cs="Times New Roman"/>
          <w:sz w:val="24"/>
          <w:szCs w:val="24"/>
        </w:rPr>
        <w:t xml:space="preserve">Lake </w:t>
      </w:r>
      <w:del w:id="216" w:author="McCullough, Ian" w:date="2018-05-15T13:39:00Z">
        <w:r w:rsidRPr="00B65ED4" w:rsidDel="001901E2">
          <w:rPr>
            <w:rFonts w:ascii="Times New Roman" w:eastAsia="Times New Roman" w:hAnsi="Times New Roman" w:cs="Times New Roman"/>
            <w:sz w:val="24"/>
            <w:szCs w:val="24"/>
          </w:rPr>
          <w:delText>Vanern</w:delText>
        </w:r>
      </w:del>
      <w:proofErr w:type="spellStart"/>
      <w:ins w:id="217" w:author="McCullough, Ian" w:date="2018-05-15T13:39:00Z">
        <w:r w:rsidR="001901E2">
          <w:rPr>
            <w:rFonts w:ascii="Times New Roman" w:eastAsia="Times New Roman" w:hAnsi="Times New Roman" w:cs="Times New Roman"/>
            <w:sz w:val="24"/>
            <w:szCs w:val="24"/>
          </w:rPr>
          <w:t>Vänern</w:t>
        </w:r>
      </w:ins>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w:t>
      </w:r>
      <w:proofErr w:type="gramStart"/>
      <w:r w:rsidRPr="00B65ED4">
        <w:rPr>
          <w:rFonts w:ascii="Times New Roman" w:eastAsia="Times New Roman" w:hAnsi="Times New Roman" w:cs="Times New Roman"/>
          <w:sz w:val="24"/>
          <w:szCs w:val="24"/>
        </w:rPr>
        <w:t>season, but</w:t>
      </w:r>
      <w:proofErr w:type="gramEnd"/>
      <w:r w:rsidRPr="00B65ED4">
        <w:rPr>
          <w:rFonts w:ascii="Times New Roman" w:eastAsia="Times New Roman" w:hAnsi="Times New Roman" w:cs="Times New Roman"/>
          <w:sz w:val="24"/>
          <w:szCs w:val="24"/>
        </w:rPr>
        <w:t xml:space="preserve">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ins w:id="218" w:author="immccull@gmail.com" w:date="2018-05-15T11:20:00Z">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w:t>
        </w:r>
      </w:ins>
      <w:ins w:id="219" w:author="immccull@gmail.com" w:date="2018-05-15T11:21:00Z">
        <w:r w:rsidR="00393DA6">
          <w:rPr>
            <w:rFonts w:ascii="Times New Roman" w:eastAsia="Times New Roman" w:hAnsi="Times New Roman" w:cs="Times New Roman"/>
            <w:sz w:val="24"/>
            <w:szCs w:val="24"/>
          </w:rPr>
          <w:t xml:space="preserve">as the growing season progressed </w:t>
        </w:r>
      </w:ins>
      <w:ins w:id="220" w:author="immccull@gmail.com" w:date="2018-05-15T11:20:00Z">
        <w:r w:rsidR="00393DA6">
          <w:rPr>
            <w:rFonts w:ascii="Times New Roman" w:eastAsia="Times New Roman" w:hAnsi="Times New Roman" w:cs="Times New Roman"/>
            <w:sz w:val="24"/>
            <w:szCs w:val="24"/>
          </w:rPr>
          <w:t xml:space="preserve">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ins>
      <w:r w:rsidR="00797C4C" w:rsidRPr="00B65ED4">
        <w:rPr>
          <w:rFonts w:ascii="Times New Roman" w:eastAsia="Times New Roman" w:hAnsi="Times New Roman" w:cs="Times New Roman"/>
          <w:sz w:val="24"/>
          <w:szCs w:val="24"/>
        </w:rPr>
        <w:t xml:space="preserve"> </w:t>
      </w:r>
      <w:del w:id="221" w:author="immccull@gmail.com" w:date="2018-05-15T11:21:00Z">
        <w:r w:rsidR="00797C4C" w:rsidRPr="00B65ED4" w:rsidDel="00393DA6">
          <w:rPr>
            <w:rFonts w:ascii="Times New Roman" w:eastAsia="Times New Roman" w:hAnsi="Times New Roman" w:cs="Times New Roman"/>
            <w:sz w:val="24"/>
            <w:szCs w:val="24"/>
          </w:rPr>
          <w:delText xml:space="preserve">Lake Monona and Lake </w:delText>
        </w:r>
      </w:del>
      <w:del w:id="222" w:author="McCullough, Ian" w:date="2018-05-15T13:39:00Z">
        <w:r w:rsidR="00797C4C" w:rsidRPr="00B65ED4" w:rsidDel="001901E2">
          <w:rPr>
            <w:rFonts w:ascii="Times New Roman" w:eastAsia="Times New Roman" w:hAnsi="Times New Roman" w:cs="Times New Roman"/>
            <w:sz w:val="24"/>
            <w:szCs w:val="24"/>
          </w:rPr>
          <w:delText>Vanern</w:delText>
        </w:r>
      </w:del>
      <w:proofErr w:type="spellStart"/>
      <w:ins w:id="223" w:author="McCullough, Ian" w:date="2018-05-15T13:39:00Z">
        <w:r w:rsidR="001901E2">
          <w:rPr>
            <w:rFonts w:ascii="Times New Roman" w:eastAsia="Times New Roman" w:hAnsi="Times New Roman" w:cs="Times New Roman"/>
            <w:sz w:val="24"/>
            <w:szCs w:val="24"/>
          </w:rPr>
          <w:t>Vänern</w:t>
        </w:r>
      </w:ins>
      <w:del w:id="224" w:author="immccull@gmail.com" w:date="2018-05-15T11:21:00Z">
        <w:r w:rsidR="00797C4C" w:rsidRPr="00B65ED4" w:rsidDel="00393DA6">
          <w:rPr>
            <w:rFonts w:ascii="Times New Roman" w:eastAsia="Times New Roman" w:hAnsi="Times New Roman" w:cs="Times New Roman"/>
            <w:sz w:val="24"/>
            <w:szCs w:val="24"/>
          </w:rPr>
          <w:delText xml:space="preserve"> also showed less of a proportional increase in autochthon</w:delText>
        </w:r>
      </w:del>
      <w:del w:id="225" w:author="immccull@gmail.com" w:date="2018-05-15T10:33:00Z">
        <w:r w:rsidR="00797C4C" w:rsidRPr="00B65ED4" w:rsidDel="00C86EDD">
          <w:rPr>
            <w:rFonts w:ascii="Times New Roman" w:eastAsia="Times New Roman" w:hAnsi="Times New Roman" w:cs="Times New Roman"/>
            <w:sz w:val="24"/>
            <w:szCs w:val="24"/>
          </w:rPr>
          <w:delText>y</w:delText>
        </w:r>
      </w:del>
      <w:del w:id="226" w:author="immccull@gmail.com" w:date="2018-05-15T11:21:00Z">
        <w:r w:rsidR="00797C4C" w:rsidRPr="00B65ED4" w:rsidDel="00393DA6">
          <w:rPr>
            <w:rFonts w:ascii="Times New Roman" w:eastAsia="Times New Roman" w:hAnsi="Times New Roman" w:cs="Times New Roman"/>
            <w:sz w:val="24"/>
            <w:szCs w:val="24"/>
          </w:rPr>
          <w:delText xml:space="preserve"> (i.e., </w:delText>
        </w:r>
        <w:r w:rsidR="00B033EF" w:rsidDel="00393DA6">
          <w:rPr>
            <w:rFonts w:ascii="Times New Roman" w:eastAsia="Times New Roman" w:hAnsi="Times New Roman" w:cs="Times New Roman"/>
            <w:sz w:val="24"/>
            <w:szCs w:val="24"/>
          </w:rPr>
          <w:delText xml:space="preserve">lacked a </w:delText>
        </w:r>
        <w:r w:rsidR="00797C4C" w:rsidRPr="00B65ED4" w:rsidDel="00393DA6">
          <w:rPr>
            <w:rFonts w:ascii="Times New Roman" w:eastAsia="Times New Roman" w:hAnsi="Times New Roman" w:cs="Times New Roman"/>
            <w:sz w:val="24"/>
            <w:szCs w:val="24"/>
          </w:rPr>
          <w:delText xml:space="preserve">negative slope in Fig. 5) as the growing season progressed compared to other lakes, </w:delText>
        </w:r>
      </w:del>
      <w:r w:rsidR="00797C4C" w:rsidRPr="00B65ED4">
        <w:rPr>
          <w:rFonts w:ascii="Times New Roman" w:eastAsia="Times New Roman" w:hAnsi="Times New Roman" w:cs="Times New Roman"/>
          <w:sz w:val="24"/>
          <w:szCs w:val="24"/>
        </w:rPr>
        <w:t>suggesting</w:t>
      </w:r>
      <w:proofErr w:type="spellEnd"/>
      <w:r w:rsidR="00797C4C" w:rsidRPr="00B65ED4">
        <w:rPr>
          <w:rFonts w:ascii="Times New Roman" w:eastAsia="Times New Roman" w:hAnsi="Times New Roman" w:cs="Times New Roman"/>
          <w:sz w:val="24"/>
          <w:szCs w:val="24"/>
        </w:rPr>
        <w:t xml:space="preserve"> the importance of continued </w:t>
      </w:r>
      <w:r w:rsidR="00797C4C" w:rsidRPr="00B65ED4">
        <w:rPr>
          <w:rFonts w:ascii="Times New Roman" w:eastAsia="Times New Roman" w:hAnsi="Times New Roman" w:cs="Times New Roman"/>
          <w:sz w:val="24"/>
          <w:szCs w:val="24"/>
        </w:rPr>
        <w:lastRenderedPageBreak/>
        <w:t xml:space="preserve">allochthonous inputs during summer months in </w:t>
      </w:r>
      <w:del w:id="227" w:author="immccull@gmail.com" w:date="2018-05-15T11:21:00Z">
        <w:r w:rsidR="00797C4C" w:rsidRPr="00B65ED4" w:rsidDel="00393DA6">
          <w:rPr>
            <w:rFonts w:ascii="Times New Roman" w:eastAsia="Times New Roman" w:hAnsi="Times New Roman" w:cs="Times New Roman"/>
            <w:sz w:val="24"/>
            <w:szCs w:val="24"/>
          </w:rPr>
          <w:delText xml:space="preserve">these </w:delText>
        </w:r>
      </w:del>
      <w:ins w:id="228" w:author="immccull@gmail.com" w:date="2018-05-15T11:21:00Z">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ins>
      <w:r w:rsidR="00797C4C" w:rsidRPr="00B65ED4">
        <w:rPr>
          <w:rFonts w:ascii="Times New Roman" w:eastAsia="Times New Roman" w:hAnsi="Times New Roman" w:cs="Times New Roman"/>
          <w:sz w:val="24"/>
          <w:szCs w:val="24"/>
        </w:rPr>
        <w:t>lakes</w:t>
      </w:r>
      <w:ins w:id="229" w:author="immccull@gmail.com" w:date="2018-05-15T11:22:00Z">
        <w:r w:rsidR="00393DA6">
          <w:rPr>
            <w:rFonts w:ascii="Times New Roman" w:eastAsia="Times New Roman" w:hAnsi="Times New Roman" w:cs="Times New Roman"/>
            <w:sz w:val="24"/>
            <w:szCs w:val="24"/>
          </w:rPr>
          <w:t xml:space="preserve"> in addition to autochthonous inputs</w:t>
        </w:r>
      </w:ins>
      <w:r w:rsidR="00797C4C" w:rsidRPr="00B65ED4">
        <w:rPr>
          <w:rFonts w:ascii="Times New Roman" w:eastAsia="Times New Roman" w:hAnsi="Times New Roman" w:cs="Times New Roman"/>
          <w:sz w:val="24"/>
          <w:szCs w:val="24"/>
        </w:rPr>
        <w:t xml:space="preserve">. </w:t>
      </w:r>
      <w:del w:id="230" w:author="immccull@gmail.com" w:date="2018-05-15T11:22:00Z">
        <w:r w:rsidR="00797C4C" w:rsidRPr="00B65ED4" w:rsidDel="00393DA6">
          <w:rPr>
            <w:rFonts w:ascii="Times New Roman" w:eastAsia="Times New Roman" w:hAnsi="Times New Roman" w:cs="Times New Roman"/>
            <w:sz w:val="24"/>
            <w:szCs w:val="24"/>
          </w:rPr>
          <w:delText>In the other three lakes, the proportional shift toward autochthon</w:delText>
        </w:r>
      </w:del>
      <w:del w:id="231" w:author="immccull@gmail.com" w:date="2018-05-15T10:33:00Z">
        <w:r w:rsidR="00797C4C" w:rsidRPr="00B65ED4" w:rsidDel="00C86EDD">
          <w:rPr>
            <w:rFonts w:ascii="Times New Roman" w:eastAsia="Times New Roman" w:hAnsi="Times New Roman" w:cs="Times New Roman"/>
            <w:sz w:val="24"/>
            <w:szCs w:val="24"/>
          </w:rPr>
          <w:delText>y</w:delText>
        </w:r>
      </w:del>
      <w:del w:id="232" w:author="immccull@gmail.com" w:date="2018-05-15T11:22:00Z">
        <w:r w:rsidR="00797C4C" w:rsidRPr="00B65ED4" w:rsidDel="00393DA6">
          <w:rPr>
            <w:rFonts w:ascii="Times New Roman" w:eastAsia="Times New Roman" w:hAnsi="Times New Roman" w:cs="Times New Roman"/>
            <w:sz w:val="24"/>
            <w:szCs w:val="24"/>
          </w:rPr>
          <w:delText xml:space="preserve"> was associated </w:delText>
        </w:r>
        <w:r w:rsidR="002F0947" w:rsidDel="00393DA6">
          <w:rPr>
            <w:rFonts w:ascii="Times New Roman" w:eastAsia="Times New Roman" w:hAnsi="Times New Roman" w:cs="Times New Roman"/>
            <w:sz w:val="24"/>
            <w:szCs w:val="24"/>
          </w:rPr>
          <w:delText>with</w:delText>
        </w:r>
        <w:r w:rsidR="00797C4C" w:rsidRPr="00B65ED4" w:rsidDel="00393DA6">
          <w:rPr>
            <w:rFonts w:ascii="Times New Roman" w:eastAsia="Times New Roman" w:hAnsi="Times New Roman" w:cs="Times New Roman"/>
            <w:sz w:val="24"/>
            <w:szCs w:val="24"/>
          </w:rPr>
          <w:delText xml:space="preserve"> a proportional shift from burial to respiration </w:delText>
        </w:r>
        <w:r w:rsidR="002E0B60" w:rsidDel="00393DA6">
          <w:rPr>
            <w:rFonts w:ascii="Times New Roman" w:eastAsia="Times New Roman" w:hAnsi="Times New Roman" w:cs="Times New Roman"/>
            <w:sz w:val="24"/>
            <w:szCs w:val="24"/>
          </w:rPr>
          <w:delText xml:space="preserve">as </w:delText>
        </w:r>
        <w:r w:rsidR="00797C4C" w:rsidRPr="00B65ED4" w:rsidDel="00393DA6">
          <w:rPr>
            <w:rFonts w:ascii="Times New Roman" w:eastAsia="Times New Roman" w:hAnsi="Times New Roman" w:cs="Times New Roman"/>
            <w:sz w:val="24"/>
            <w:szCs w:val="24"/>
          </w:rPr>
          <w:delText>water temperatures</w:delText>
        </w:r>
        <w:r w:rsidR="002E0B60" w:rsidDel="00393DA6">
          <w:rPr>
            <w:rFonts w:ascii="Times New Roman" w:eastAsia="Times New Roman" w:hAnsi="Times New Roman" w:cs="Times New Roman"/>
            <w:sz w:val="24"/>
            <w:szCs w:val="24"/>
          </w:rPr>
          <w:delText xml:space="preserve"> increased</w:delText>
        </w:r>
        <w:r w:rsidR="00797C4C" w:rsidRPr="00B65ED4" w:rsidDel="00393DA6">
          <w:rPr>
            <w:rFonts w:ascii="Times New Roman" w:eastAsia="Times New Roman" w:hAnsi="Times New Roman" w:cs="Times New Roman"/>
            <w:sz w:val="24"/>
            <w:szCs w:val="24"/>
          </w:rPr>
          <w:delText xml:space="preserve">, but this association was relatively weaker in Lake Monona and Lake </w:delText>
        </w:r>
      </w:del>
      <w:del w:id="233" w:author="McCullough, Ian" w:date="2018-05-15T13:39:00Z">
        <w:r w:rsidR="00797C4C" w:rsidRPr="00B65ED4" w:rsidDel="001901E2">
          <w:rPr>
            <w:rFonts w:ascii="Times New Roman" w:eastAsia="Times New Roman" w:hAnsi="Times New Roman" w:cs="Times New Roman"/>
            <w:sz w:val="24"/>
            <w:szCs w:val="24"/>
          </w:rPr>
          <w:delText>Vanern</w:delText>
        </w:r>
      </w:del>
      <w:proofErr w:type="spellStart"/>
      <w:ins w:id="234" w:author="McCullough, Ian" w:date="2018-05-15T13:39:00Z">
        <w:r w:rsidR="001901E2">
          <w:rPr>
            <w:rFonts w:ascii="Times New Roman" w:eastAsia="Times New Roman" w:hAnsi="Times New Roman" w:cs="Times New Roman"/>
            <w:sz w:val="24"/>
            <w:szCs w:val="24"/>
          </w:rPr>
          <w:t>Vänern</w:t>
        </w:r>
      </w:ins>
      <w:del w:id="235" w:author="immccull@gmail.com" w:date="2018-05-15T11:22:00Z">
        <w:r w:rsidR="00797C4C" w:rsidRPr="00B65ED4" w:rsidDel="00393DA6">
          <w:rPr>
            <w:rFonts w:ascii="Times New Roman" w:eastAsia="Times New Roman" w:hAnsi="Times New Roman" w:cs="Times New Roman"/>
            <w:sz w:val="24"/>
            <w:szCs w:val="24"/>
          </w:rPr>
          <w:delText xml:space="preserve"> (Fig. 5). </w:delText>
        </w:r>
      </w:del>
      <w:r w:rsidR="0096075B" w:rsidRPr="00B65ED4">
        <w:rPr>
          <w:rFonts w:ascii="Times New Roman" w:eastAsia="Times New Roman" w:hAnsi="Times New Roman" w:cs="Times New Roman"/>
          <w:sz w:val="24"/>
          <w:szCs w:val="24"/>
        </w:rPr>
        <w:t>Overall</w:t>
      </w:r>
      <w:proofErr w:type="spellEnd"/>
      <w:r w:rsidR="0096075B" w:rsidRPr="00B65ED4">
        <w:rPr>
          <w:rFonts w:ascii="Times New Roman" w:eastAsia="Times New Roman" w:hAnsi="Times New Roman" w:cs="Times New Roman"/>
          <w:sz w:val="24"/>
          <w:szCs w:val="24"/>
        </w:rPr>
        <w:t xml:space="preserve">,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ins w:id="236" w:author="immccull@gmail.com" w:date="2018-05-15T10:23:00Z">
        <w:r w:rsidR="002B3835">
          <w:rPr>
            <w:rFonts w:ascii="Times New Roman" w:eastAsia="Times New Roman" w:hAnsi="Times New Roman" w:cs="Times New Roman"/>
            <w:sz w:val="24"/>
            <w:szCs w:val="24"/>
          </w:rPr>
          <w:t>ous</w:t>
        </w:r>
      </w:ins>
      <w:del w:id="237" w:author="immccull@gmail.com" w:date="2018-05-15T10:23:00Z">
        <w:r w:rsidR="002E0B60"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and autochthon</w:t>
      </w:r>
      <w:ins w:id="238" w:author="immccull@gmail.com" w:date="2018-05-15T10:23:00Z">
        <w:r w:rsidR="002B3835">
          <w:rPr>
            <w:rFonts w:ascii="Times New Roman" w:eastAsia="Times New Roman" w:hAnsi="Times New Roman" w:cs="Times New Roman"/>
            <w:sz w:val="24"/>
            <w:szCs w:val="24"/>
          </w:rPr>
          <w:t>ous inputs</w:t>
        </w:r>
      </w:ins>
      <w:del w:id="239" w:author="immccull@gmail.com" w:date="2018-05-15T10:23:00Z">
        <w:r w:rsidR="00534540" w:rsidRPr="00B65ED4"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40" w:name="_3o4ewidztyp5" w:colFirst="0" w:colLast="0"/>
      <w:bookmarkEnd w:id="240"/>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41" w:name="_a3c9orcnsv16" w:colFirst="0" w:colLast="0"/>
      <w:bookmarkEnd w:id="24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3075035E"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del w:id="242" w:author="immccull@gmail.com" w:date="2018-05-11T10:42:00Z">
        <w:r w:rsidR="00C2202B" w:rsidRPr="00B65ED4" w:rsidDel="00BD3E5B">
          <w:rPr>
            <w:rFonts w:ascii="Times New Roman" w:eastAsia="Times New Roman" w:hAnsi="Times New Roman" w:cs="Times New Roman"/>
            <w:sz w:val="24"/>
            <w:szCs w:val="24"/>
          </w:rPr>
          <w:delText xml:space="preserve">While postulated previously (Hanson et al. 2011), </w:delText>
        </w:r>
        <w:r w:rsidR="00D8130C" w:rsidDel="00BD3E5B">
          <w:rPr>
            <w:rFonts w:ascii="Times New Roman" w:eastAsia="Times New Roman" w:hAnsi="Times New Roman" w:cs="Times New Roman"/>
            <w:sz w:val="24"/>
            <w:szCs w:val="24"/>
          </w:rPr>
          <w:delText xml:space="preserve">to our knowledge, </w:delText>
        </w:r>
        <w:r w:rsidR="00C2202B" w:rsidRPr="00B65ED4" w:rsidDel="00BD3E5B">
          <w:rPr>
            <w:rFonts w:ascii="Times New Roman" w:eastAsia="Times New Roman" w:hAnsi="Times New Roman" w:cs="Times New Roman"/>
            <w:sz w:val="24"/>
            <w:szCs w:val="24"/>
          </w:rPr>
          <w:delText xml:space="preserve">this is the first demonstration </w:delText>
        </w:r>
        <w:r w:rsidR="004B6E1C" w:rsidRPr="00B65ED4" w:rsidDel="00BD3E5B">
          <w:rPr>
            <w:rFonts w:ascii="Times New Roman" w:eastAsia="Times New Roman" w:hAnsi="Times New Roman" w:cs="Times New Roman"/>
            <w:sz w:val="24"/>
            <w:szCs w:val="24"/>
          </w:rPr>
          <w:delText>of</w:delText>
        </w:r>
        <w:r w:rsidR="00C2202B" w:rsidRPr="00B65ED4" w:rsidDel="00BD3E5B">
          <w:rPr>
            <w:rFonts w:ascii="Times New Roman" w:eastAsia="Times New Roman" w:hAnsi="Times New Roman" w:cs="Times New Roman"/>
            <w:sz w:val="24"/>
            <w:szCs w:val="24"/>
          </w:rPr>
          <w:delText xml:space="preserve"> a </w:delText>
        </w:r>
        <w:r w:rsidR="00F07D20" w:rsidRPr="00B65ED4" w:rsidDel="00BD3E5B">
          <w:rPr>
            <w:rFonts w:ascii="Times New Roman" w:eastAsia="Times New Roman" w:hAnsi="Times New Roman" w:cs="Times New Roman"/>
            <w:sz w:val="24"/>
            <w:szCs w:val="24"/>
          </w:rPr>
          <w:delText>dynamic</w:delText>
        </w:r>
        <w:r w:rsidR="00C2202B" w:rsidRPr="00B65ED4" w:rsidDel="00BD3E5B">
          <w:rPr>
            <w:rFonts w:ascii="Times New Roman" w:eastAsia="Times New Roman" w:hAnsi="Times New Roman" w:cs="Times New Roman"/>
            <w:sz w:val="24"/>
            <w:szCs w:val="24"/>
          </w:rPr>
          <w:delText xml:space="preserve"> </w:delText>
        </w:r>
        <w:r w:rsidR="00636CED" w:rsidRPr="00B65ED4" w:rsidDel="00BD3E5B">
          <w:rPr>
            <w:rFonts w:ascii="Times New Roman" w:eastAsia="Times New Roman" w:hAnsi="Times New Roman" w:cs="Times New Roman"/>
            <w:sz w:val="24"/>
            <w:szCs w:val="24"/>
          </w:rPr>
          <w:delText xml:space="preserve">OC </w:delText>
        </w:r>
        <w:r w:rsidR="00C2202B" w:rsidRPr="00B65ED4" w:rsidDel="00BD3E5B">
          <w:rPr>
            <w:rFonts w:ascii="Times New Roman" w:eastAsia="Times New Roman" w:hAnsi="Times New Roman" w:cs="Times New Roman"/>
            <w:sz w:val="24"/>
            <w:szCs w:val="24"/>
          </w:rPr>
          <w:delText>model applie</w:delText>
        </w:r>
        <w:r w:rsidR="00B560B7" w:rsidRPr="00B65ED4" w:rsidDel="00BD3E5B">
          <w:rPr>
            <w:rFonts w:ascii="Times New Roman" w:eastAsia="Times New Roman" w:hAnsi="Times New Roman" w:cs="Times New Roman"/>
            <w:sz w:val="24"/>
            <w:szCs w:val="24"/>
          </w:rPr>
          <w:delText>d to contrasting lake</w:delText>
        </w:r>
        <w:r w:rsidR="00C279CB" w:rsidRPr="00B65ED4" w:rsidDel="00BD3E5B">
          <w:rPr>
            <w:rFonts w:ascii="Times New Roman" w:eastAsia="Times New Roman" w:hAnsi="Times New Roman" w:cs="Times New Roman"/>
            <w:sz w:val="24"/>
            <w:szCs w:val="24"/>
          </w:rPr>
          <w:delText>s</w:delText>
        </w:r>
        <w:r w:rsidR="00C2202B" w:rsidRPr="00B65ED4" w:rsidDel="00BD3E5B">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ins w:id="243" w:author="immccull@gmail.com" w:date="2018-05-15T10:23:00Z">
        <w:r w:rsidR="002B3835">
          <w:rPr>
            <w:rFonts w:ascii="Times New Roman" w:eastAsia="Times New Roman" w:hAnsi="Times New Roman" w:cs="Times New Roman"/>
            <w:sz w:val="24"/>
            <w:szCs w:val="24"/>
          </w:rPr>
          <w:t>ous input</w:t>
        </w:r>
      </w:ins>
      <w:ins w:id="244" w:author="McCullough, Ian" w:date="2018-05-15T13:24:00Z">
        <w:r w:rsidR="00DE20D2">
          <w:rPr>
            <w:rFonts w:ascii="Times New Roman" w:eastAsia="Times New Roman" w:hAnsi="Times New Roman" w:cs="Times New Roman"/>
            <w:sz w:val="24"/>
            <w:szCs w:val="24"/>
          </w:rPr>
          <w:t>s</w:t>
        </w:r>
      </w:ins>
      <w:del w:id="245" w:author="immccull@gmail.com" w:date="2018-05-15T10:23:00Z">
        <w:r w:rsidRPr="00B65ED4" w:rsidDel="002B3835">
          <w:rPr>
            <w:rFonts w:ascii="Times New Roman" w:eastAsia="Times New Roman" w:hAnsi="Times New Roman" w:cs="Times New Roman"/>
            <w:sz w:val="24"/>
            <w:szCs w:val="24"/>
          </w:rPr>
          <w:delText>y</w:delText>
        </w:r>
      </w:del>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ins w:id="246" w:author="immccull@gmail.com" w:date="2018-05-15T11:24:00Z">
        <w:r w:rsidR="00393DA6">
          <w:rPr>
            <w:rFonts w:ascii="Times New Roman" w:eastAsia="Times New Roman" w:hAnsi="Times New Roman" w:cs="Times New Roman"/>
            <w:sz w:val="24"/>
            <w:szCs w:val="24"/>
          </w:rPr>
          <w:t>15.65</w:t>
        </w:r>
      </w:ins>
      <w:del w:id="247" w:author="immccull@gmail.com" w:date="2018-05-15T11:24:00Z">
        <w:r w:rsidR="00D117AE" w:rsidRPr="00B65ED4" w:rsidDel="00393DA6">
          <w:rPr>
            <w:rFonts w:ascii="Times New Roman" w:eastAsia="Times New Roman" w:hAnsi="Times New Roman" w:cs="Times New Roman"/>
            <w:sz w:val="24"/>
            <w:szCs w:val="24"/>
          </w:rPr>
          <w:delText>13.</w:delText>
        </w:r>
        <w:r w:rsidR="00430173" w:rsidRPr="00B65ED4" w:rsidDel="00393DA6">
          <w:rPr>
            <w:rFonts w:ascii="Times New Roman" w:eastAsia="Times New Roman" w:hAnsi="Times New Roman" w:cs="Times New Roman"/>
            <w:sz w:val="24"/>
            <w:szCs w:val="24"/>
          </w:rPr>
          <w:delText>35</w:delText>
        </w:r>
      </w:del>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ins w:id="248" w:author="immccull@gmail.com" w:date="2018-05-15T11:24:00Z">
        <w:r w:rsidR="00393DA6">
          <w:rPr>
            <w:rFonts w:ascii="Times New Roman" w:eastAsia="Times New Roman" w:hAnsi="Times New Roman" w:cs="Times New Roman"/>
            <w:sz w:val="24"/>
            <w:szCs w:val="24"/>
          </w:rPr>
          <w:t>7.46</w:t>
        </w:r>
      </w:ins>
      <w:del w:id="249" w:author="immccull@gmail.com" w:date="2018-05-15T11:24:00Z">
        <w:r w:rsidR="00682298" w:rsidRPr="00B65ED4" w:rsidDel="00393DA6">
          <w:rPr>
            <w:rFonts w:ascii="Times New Roman" w:eastAsia="Times New Roman" w:hAnsi="Times New Roman" w:cs="Times New Roman"/>
            <w:sz w:val="24"/>
            <w:szCs w:val="24"/>
          </w:rPr>
          <w:delText>1.19</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ins w:id="250" w:author="immccull@gmail.com" w:date="2018-05-15T11:24:00Z">
        <w:r w:rsidR="00393DA6">
          <w:rPr>
            <w:rFonts w:ascii="Times New Roman" w:eastAsia="Times New Roman" w:hAnsi="Times New Roman" w:cs="Times New Roman"/>
            <w:sz w:val="24"/>
            <w:szCs w:val="24"/>
          </w:rPr>
          <w:t>6</w:t>
        </w:r>
      </w:ins>
      <w:del w:id="251" w:author="immccull@gmail.com" w:date="2018-05-15T11:24:00Z">
        <w:r w:rsidR="00682298" w:rsidRPr="00B65ED4" w:rsidDel="00393DA6">
          <w:rPr>
            <w:rFonts w:ascii="Times New Roman" w:eastAsia="Times New Roman" w:hAnsi="Times New Roman" w:cs="Times New Roman"/>
            <w:sz w:val="24"/>
            <w:szCs w:val="24"/>
          </w:rPr>
          <w:delText>5</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del w:id="252" w:author="immccull@gmail.com" w:date="2018-05-15T11:25:00Z">
        <w:r w:rsidR="00682298" w:rsidRPr="00B65ED4" w:rsidDel="00393DA6">
          <w:rPr>
            <w:rFonts w:ascii="Times New Roman" w:eastAsia="Times New Roman" w:hAnsi="Times New Roman" w:cs="Times New Roman"/>
            <w:sz w:val="24"/>
            <w:szCs w:val="24"/>
          </w:rPr>
          <w:delText>37.45</w:delText>
        </w:r>
      </w:del>
      <w:ins w:id="253" w:author="immccull@gmail.com" w:date="2018-05-15T11:25:00Z">
        <w:r w:rsidR="00393DA6">
          <w:rPr>
            <w:rFonts w:ascii="Times New Roman" w:eastAsia="Times New Roman" w:hAnsi="Times New Roman" w:cs="Times New Roman"/>
            <w:sz w:val="24"/>
            <w:szCs w:val="24"/>
          </w:rPr>
          <w:t>33.04</w:t>
        </w:r>
      </w:ins>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ins w:id="254" w:author="immccull@gmail.com" w:date="2018-05-15T10:23:00Z">
        <w:r w:rsidR="002B3835">
          <w:rPr>
            <w:rFonts w:ascii="Times New Roman" w:eastAsia="Times New Roman" w:hAnsi="Times New Roman" w:cs="Times New Roman"/>
            <w:sz w:val="24"/>
            <w:szCs w:val="24"/>
          </w:rPr>
          <w:t>ous inputs</w:t>
        </w:r>
      </w:ins>
      <w:del w:id="255" w:author="immccull@gmail.com" w:date="2018-05-15T10:23:00Z">
        <w:r w:rsidR="00492203"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ins w:id="256" w:author="immccull@gmail.com" w:date="2018-05-15T10:23:00Z">
        <w:r w:rsidR="002B3835">
          <w:rPr>
            <w:rFonts w:ascii="Times New Roman" w:eastAsia="Times New Roman" w:hAnsi="Times New Roman" w:cs="Times New Roman"/>
            <w:sz w:val="24"/>
            <w:szCs w:val="24"/>
          </w:rPr>
          <w:t>ous inputs</w:t>
        </w:r>
      </w:ins>
      <w:del w:id="257"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ins w:id="258" w:author="immccull@gmail.com" w:date="2018-05-15T10:23:00Z">
        <w:r w:rsidR="002B3835">
          <w:rPr>
            <w:rFonts w:ascii="Times New Roman" w:eastAsia="Times New Roman" w:hAnsi="Times New Roman" w:cs="Times New Roman"/>
            <w:sz w:val="24"/>
            <w:szCs w:val="24"/>
          </w:rPr>
          <w:t>ous inputs</w:t>
        </w:r>
      </w:ins>
      <w:del w:id="259" w:author="immccull@gmail.com" w:date="2018-05-15T10:23:00Z">
        <w:r w:rsidR="00C115EF" w:rsidDel="002B3835">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lastRenderedPageBreak/>
        <w:t>(Whalen and Cornwall: 0.02, our study: 0.0</w:t>
      </w:r>
      <w:ins w:id="260" w:author="immccull@gmail.com" w:date="2018-05-15T11:25:00Z">
        <w:r w:rsidR="00393DA6">
          <w:rPr>
            <w:rFonts w:ascii="Times New Roman" w:eastAsia="Times New Roman" w:hAnsi="Times New Roman" w:cs="Times New Roman"/>
            <w:sz w:val="24"/>
            <w:szCs w:val="24"/>
          </w:rPr>
          <w:t>7</w:t>
        </w:r>
      </w:ins>
      <w:del w:id="261" w:author="immccull@gmail.com" w:date="2018-05-15T11:25:00Z">
        <w:r w:rsidR="00227D54" w:rsidRPr="00B65ED4" w:rsidDel="00393DA6">
          <w:rPr>
            <w:rFonts w:ascii="Times New Roman" w:eastAsia="Times New Roman" w:hAnsi="Times New Roman" w:cs="Times New Roman"/>
            <w:sz w:val="24"/>
            <w:szCs w:val="24"/>
          </w:rPr>
          <w:delText>8</w:delText>
        </w:r>
      </w:del>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ins w:id="262" w:author="immccull@gmail.com" w:date="2018-05-15T11:25:00Z">
        <w:r w:rsidR="00393DA6">
          <w:rPr>
            <w:rFonts w:ascii="Times New Roman" w:eastAsia="Times New Roman" w:hAnsi="Times New Roman" w:cs="Times New Roman"/>
            <w:sz w:val="24"/>
            <w:szCs w:val="24"/>
          </w:rPr>
          <w:t>8</w:t>
        </w:r>
      </w:ins>
      <w:del w:id="263" w:author="immccull@gmail.com" w:date="2018-05-15T11:25:00Z">
        <w:r w:rsidR="00DE6417" w:rsidRPr="00B65ED4" w:rsidDel="00393DA6">
          <w:rPr>
            <w:rFonts w:ascii="Times New Roman" w:eastAsia="Times New Roman" w:hAnsi="Times New Roman" w:cs="Times New Roman"/>
            <w:sz w:val="24"/>
            <w:szCs w:val="24"/>
          </w:rPr>
          <w:delText>7</w:delText>
        </w:r>
      </w:del>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del w:id="264" w:author="immccull@gmail.com" w:date="2018-05-15T11:25:00Z">
        <w:r w:rsidR="00512D98" w:rsidRPr="00B65ED4" w:rsidDel="00393DA6">
          <w:rPr>
            <w:rFonts w:ascii="Times New Roman" w:eastAsia="Times New Roman" w:hAnsi="Times New Roman" w:cs="Times New Roman"/>
            <w:sz w:val="24"/>
            <w:szCs w:val="24"/>
          </w:rPr>
          <w:delText>and similar</w:delText>
        </w:r>
      </w:del>
      <w:ins w:id="265" w:author="immccull@gmail.com" w:date="2018-05-15T11:25:00Z">
        <w:r w:rsidR="00393DA6">
          <w:rPr>
            <w:rFonts w:ascii="Times New Roman" w:eastAsia="Times New Roman" w:hAnsi="Times New Roman" w:cs="Times New Roman"/>
            <w:sz w:val="24"/>
            <w:szCs w:val="24"/>
          </w:rPr>
          <w:t>compared</w:t>
        </w:r>
      </w:ins>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ins w:id="266" w:author="immccull@gmail.com" w:date="2018-05-15T11:25:00Z">
        <w:r w:rsidR="00393DA6">
          <w:rPr>
            <w:rFonts w:ascii="Times New Roman" w:eastAsia="Times New Roman" w:hAnsi="Times New Roman" w:cs="Times New Roman"/>
            <w:sz w:val="24"/>
            <w:szCs w:val="24"/>
          </w:rPr>
          <w:t>26.60</w:t>
        </w:r>
      </w:ins>
      <w:del w:id="267" w:author="immccull@gmail.com" w:date="2018-05-15T11:25:00Z">
        <w:r w:rsidR="00512D98" w:rsidRPr="00B65ED4" w:rsidDel="00393DA6">
          <w:rPr>
            <w:rFonts w:ascii="Times New Roman" w:eastAsia="Times New Roman" w:hAnsi="Times New Roman" w:cs="Times New Roman"/>
            <w:sz w:val="24"/>
            <w:szCs w:val="24"/>
          </w:rPr>
          <w:delText>0.07</w:delText>
        </w:r>
      </w:del>
      <w:r w:rsidR="00512D98" w:rsidRPr="00B65ED4">
        <w:rPr>
          <w:rFonts w:ascii="Times New Roman" w:eastAsia="Times New Roman" w:hAnsi="Times New Roman" w:cs="Times New Roman"/>
          <w:sz w:val="24"/>
          <w:szCs w:val="24"/>
        </w:rPr>
        <w:t>) and the magnitudes of allochthon</w:t>
      </w:r>
      <w:ins w:id="268" w:author="immccull@gmail.com" w:date="2018-05-15T10:24:00Z">
        <w:r w:rsidR="002B3835">
          <w:rPr>
            <w:rFonts w:ascii="Times New Roman" w:eastAsia="Times New Roman" w:hAnsi="Times New Roman" w:cs="Times New Roman"/>
            <w:sz w:val="24"/>
            <w:szCs w:val="24"/>
          </w:rPr>
          <w:t>ous inputs</w:t>
        </w:r>
      </w:ins>
      <w:del w:id="269"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ins w:id="270" w:author="immccull@gmail.com" w:date="2018-05-15T11:26:00Z">
        <w:r w:rsidR="00393DA6">
          <w:rPr>
            <w:rFonts w:ascii="Times New Roman" w:eastAsia="Times New Roman" w:hAnsi="Times New Roman" w:cs="Times New Roman"/>
            <w:sz w:val="24"/>
            <w:szCs w:val="24"/>
          </w:rPr>
          <w:t>40.05</w:t>
        </w:r>
      </w:ins>
      <w:del w:id="271" w:author="immccull@gmail.com" w:date="2018-05-15T11:26:00Z">
        <w:r w:rsidR="00512D98" w:rsidRPr="00B65ED4" w:rsidDel="00393DA6">
          <w:rPr>
            <w:rFonts w:ascii="Times New Roman" w:eastAsia="Times New Roman" w:hAnsi="Times New Roman" w:cs="Times New Roman"/>
            <w:sz w:val="24"/>
            <w:szCs w:val="24"/>
          </w:rPr>
          <w:delText>39.88</w:delText>
        </w:r>
      </w:del>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ins w:id="272" w:author="immccull@gmail.com" w:date="2018-05-15T10:24:00Z">
        <w:r w:rsidR="002B3835">
          <w:rPr>
            <w:rFonts w:ascii="Times New Roman" w:eastAsia="Times New Roman" w:hAnsi="Times New Roman" w:cs="Times New Roman"/>
            <w:sz w:val="24"/>
            <w:szCs w:val="24"/>
          </w:rPr>
          <w:t>ous inputs</w:t>
        </w:r>
      </w:ins>
      <w:del w:id="273"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ins w:id="274" w:author="immccull@gmail.com" w:date="2018-05-15T11:26:00Z">
        <w:r w:rsidR="00393DA6">
          <w:rPr>
            <w:rFonts w:ascii="Times New Roman" w:eastAsia="Times New Roman" w:hAnsi="Times New Roman" w:cs="Times New Roman"/>
            <w:sz w:val="24"/>
            <w:szCs w:val="24"/>
          </w:rPr>
          <w:t>5</w:t>
        </w:r>
      </w:ins>
      <w:del w:id="275" w:author="immccull@gmail.com" w:date="2018-05-15T11:26:00Z">
        <w:r w:rsidR="005B4433" w:rsidRPr="00B65ED4" w:rsidDel="00393DA6">
          <w:rPr>
            <w:rFonts w:ascii="Times New Roman" w:eastAsia="Times New Roman" w:hAnsi="Times New Roman" w:cs="Times New Roman"/>
            <w:sz w:val="24"/>
            <w:szCs w:val="24"/>
          </w:rPr>
          <w:delText>4</w:delText>
        </w:r>
      </w:del>
      <w:r w:rsidR="005B4433" w:rsidRPr="00B65ED4">
        <w:rPr>
          <w:rFonts w:ascii="Times New Roman" w:eastAsia="Times New Roman" w:hAnsi="Times New Roman" w:cs="Times New Roman"/>
          <w:sz w:val="24"/>
          <w:szCs w:val="24"/>
        </w:rPr>
        <w:t>)</w:t>
      </w:r>
      <w:ins w:id="276" w:author="McCullough, Ian" w:date="2018-05-15T13:54:00Z">
        <w:r w:rsidR="00DF7A7C">
          <w:rPr>
            <w:rFonts w:ascii="Times New Roman" w:eastAsia="Times New Roman" w:hAnsi="Times New Roman" w:cs="Times New Roman"/>
            <w:sz w:val="24"/>
            <w:szCs w:val="24"/>
          </w:rPr>
          <w:t>, which</w:t>
        </w:r>
      </w:ins>
      <w:r w:rsidR="005B4433" w:rsidRPr="00B65ED4">
        <w:rPr>
          <w:rFonts w:ascii="Times New Roman" w:eastAsia="Times New Roman" w:hAnsi="Times New Roman" w:cs="Times New Roman"/>
          <w:sz w:val="24"/>
          <w:szCs w:val="24"/>
        </w:rPr>
        <w:t xml:space="preserve"> may be explained by our inclusion of autochthon</w:t>
      </w:r>
      <w:ins w:id="277" w:author="immccull@gmail.com" w:date="2018-05-15T10:24:00Z">
        <w:r w:rsidR="002B3835">
          <w:rPr>
            <w:rFonts w:ascii="Times New Roman" w:eastAsia="Times New Roman" w:hAnsi="Times New Roman" w:cs="Times New Roman"/>
            <w:sz w:val="24"/>
            <w:szCs w:val="24"/>
          </w:rPr>
          <w:t>ous inputs</w:t>
        </w:r>
      </w:ins>
      <w:del w:id="278" w:author="immccull@gmail.com" w:date="2018-05-15T10:24:00Z">
        <w:r w:rsidR="005B4433" w:rsidRPr="00B65ED4" w:rsidDel="002B3835">
          <w:rPr>
            <w:rFonts w:ascii="Times New Roman" w:eastAsia="Times New Roman" w:hAnsi="Times New Roman" w:cs="Times New Roman"/>
            <w:sz w:val="24"/>
            <w:szCs w:val="24"/>
          </w:rPr>
          <w:delText>y</w:delText>
        </w:r>
      </w:del>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ins w:id="279" w:author="immccull@gmail.com" w:date="2018-05-15T10:33:00Z">
        <w:r w:rsidR="00C86EDD">
          <w:rPr>
            <w:rFonts w:ascii="Times New Roman" w:eastAsia="Times New Roman" w:hAnsi="Times New Roman" w:cs="Times New Roman"/>
            <w:sz w:val="24"/>
            <w:szCs w:val="24"/>
          </w:rPr>
          <w:t>ous inputs</w:t>
        </w:r>
      </w:ins>
      <w:del w:id="280" w:author="immccull@gmail.com" w:date="2018-05-15T10:33:00Z">
        <w:r w:rsidR="00C115EF" w:rsidDel="00C86EDD">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6B4B2B18"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commentRangeStart w:id="281"/>
      <w:ins w:id="282" w:author="McCullough, Ian" w:date="2018-05-15T13:49:00Z">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w:t>
        </w:r>
      </w:ins>
      <w:ins w:id="283" w:author="McCullough, Ian" w:date="2018-05-15T13:50:00Z">
        <w:r w:rsidR="00306BEA">
          <w:rPr>
            <w:rFonts w:ascii="Times New Roman" w:eastAsia="Times New Roman" w:hAnsi="Times New Roman" w:cs="Times New Roman"/>
            <w:sz w:val="24"/>
            <w:szCs w:val="24"/>
          </w:rPr>
          <w:t xml:space="preserve"> which accounted for up to 50% of modeled DOC </w:t>
        </w:r>
      </w:ins>
      <w:commentRangeEnd w:id="281"/>
      <w:ins w:id="284" w:author="McCullough, Ian" w:date="2018-05-15T13:52:00Z">
        <w:r w:rsidR="00306BEA">
          <w:rPr>
            <w:rStyle w:val="CommentReference"/>
          </w:rPr>
          <w:lastRenderedPageBreak/>
          <w:commentReference w:id="281"/>
        </w:r>
      </w:ins>
      <w:ins w:id="285" w:author="McCullough, Ian" w:date="2018-05-15T13:50:00Z">
        <w:r w:rsidR="00306BEA">
          <w:rPr>
            <w:rFonts w:ascii="Times New Roman" w:eastAsia="Times New Roman" w:hAnsi="Times New Roman" w:cs="Times New Roman"/>
            <w:sz w:val="24"/>
            <w:szCs w:val="24"/>
          </w:rPr>
          <w:t>(except for Lake Monona, which was highly se</w:t>
        </w:r>
      </w:ins>
      <w:ins w:id="286" w:author="McCullough, Ian" w:date="2018-05-15T13:51:00Z">
        <w:r w:rsidR="00306BEA">
          <w:rPr>
            <w:rFonts w:ascii="Times New Roman" w:eastAsia="Times New Roman" w:hAnsi="Times New Roman" w:cs="Times New Roman"/>
            <w:sz w:val="24"/>
            <w:szCs w:val="24"/>
          </w:rPr>
          <w:t xml:space="preserve">nsitive to </w:t>
        </w:r>
        <w:proofErr w:type="spellStart"/>
        <w:r w:rsidR="00306BEA">
          <w:rPr>
            <w:rFonts w:ascii="Times New Roman" w:eastAsia="Times New Roman" w:hAnsi="Times New Roman" w:cs="Times New Roman"/>
            <w:sz w:val="24"/>
            <w:szCs w:val="24"/>
          </w:rPr>
          <w:t>BPOC</w:t>
        </w:r>
        <w:r w:rsidR="00306BEA" w:rsidRPr="00306BEA">
          <w:rPr>
            <w:rFonts w:ascii="Times New Roman" w:eastAsia="Times New Roman" w:hAnsi="Times New Roman" w:cs="Times New Roman"/>
            <w:sz w:val="24"/>
            <w:szCs w:val="24"/>
            <w:vertAlign w:val="subscript"/>
            <w:rPrChange w:id="287" w:author="McCullough, Ian" w:date="2018-05-15T13:51:00Z">
              <w:rPr>
                <w:rFonts w:ascii="Times New Roman" w:eastAsia="Times New Roman" w:hAnsi="Times New Roman" w:cs="Times New Roman"/>
                <w:sz w:val="24"/>
                <w:szCs w:val="24"/>
              </w:rPr>
            </w:rPrChange>
          </w:rPr>
          <w:t>Alloch</w:t>
        </w:r>
      </w:ins>
      <w:proofErr w:type="spellEnd"/>
      <w:ins w:id="288" w:author="McCullough, Ian" w:date="2018-05-15T13:50:00Z">
        <w:r w:rsidR="00306BEA">
          <w:rPr>
            <w:rFonts w:ascii="Times New Roman" w:eastAsia="Times New Roman" w:hAnsi="Times New Roman" w:cs="Times New Roman"/>
            <w:sz w:val="24"/>
            <w:szCs w:val="24"/>
          </w:rPr>
          <w:t>)</w:t>
        </w:r>
      </w:ins>
      <w:ins w:id="289" w:author="McCullough, Ian" w:date="2018-05-15T13:49:00Z">
        <w:r w:rsidR="00306BEA">
          <w:rPr>
            <w:rFonts w:ascii="Times New Roman" w:eastAsia="Times New Roman" w:hAnsi="Times New Roman" w:cs="Times New Roman"/>
            <w:sz w:val="24"/>
            <w:szCs w:val="24"/>
          </w:rPr>
          <w:t xml:space="preserve">.  </w:t>
        </w:r>
      </w:ins>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del w:id="290" w:author="McCullough, Ian" w:date="2018-05-15T13:51:00Z">
        <w:r w:rsidR="0031151D" w:rsidRPr="00B65ED4" w:rsidDel="00306BEA">
          <w:rPr>
            <w:rFonts w:ascii="Times New Roman" w:eastAsia="Times New Roman" w:hAnsi="Times New Roman" w:cs="Times New Roman"/>
            <w:sz w:val="24"/>
            <w:szCs w:val="24"/>
          </w:rPr>
          <w:delText>four of five lakes</w:delText>
        </w:r>
      </w:del>
      <w:ins w:id="291" w:author="McCullough, Ian" w:date="2018-05-15T13:51:00Z">
        <w:r w:rsidR="00306BEA">
          <w:rPr>
            <w:rFonts w:ascii="Times New Roman" w:eastAsia="Times New Roman" w:hAnsi="Times New Roman" w:cs="Times New Roman"/>
            <w:sz w:val="24"/>
            <w:szCs w:val="24"/>
          </w:rPr>
          <w:t>all lakes except Lake Monona</w:t>
        </w:r>
      </w:ins>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 but this may be an underestimate, and does not account for potential seasonal variation in the </w:t>
      </w:r>
      <w:proofErr w:type="gramStart"/>
      <w:r w:rsidR="005B4433" w:rsidRPr="00B65ED4">
        <w:rPr>
          <w:rFonts w:ascii="Times New Roman" w:eastAsia="Times New Roman" w:hAnsi="Times New Roman" w:cs="Times New Roman"/>
          <w:sz w:val="24"/>
          <w:szCs w:val="24"/>
        </w:rPr>
        <w:t>DOC:POC</w:t>
      </w:r>
      <w:proofErr w:type="gramEnd"/>
      <w:r w:rsidR="005B4433" w:rsidRPr="00B65ED4">
        <w:rPr>
          <w:rFonts w:ascii="Times New Roman" w:eastAsia="Times New Roman" w:hAnsi="Times New Roman" w:cs="Times New Roman"/>
          <w:sz w:val="24"/>
          <w:szCs w:val="24"/>
        </w:rPr>
        <w:t xml:space="preserve">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del w:id="292" w:author="immccull@gmail.com" w:date="2018-05-11T10:45:00Z">
        <w:r w:rsidR="00444FA6" w:rsidRPr="00B65ED4" w:rsidDel="00BD3E5B">
          <w:rPr>
            <w:rFonts w:ascii="Times New Roman" w:eastAsia="Times New Roman" w:hAnsi="Times New Roman" w:cs="Times New Roman"/>
            <w:sz w:val="24"/>
            <w:szCs w:val="24"/>
          </w:rPr>
          <w:delText>In addition, our model demonstrated DOC responses to precipitation events when we had corresponding weather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data, but the assumed linear changes in inflow volume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between observation points may also have underrepresented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leading indirectly to underrepresentation of POC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w:delText>
        </w:r>
      </w:del>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del w:id="293" w:author="immccull@gmail.com" w:date="2018-05-11T10:45:00Z">
        <w:r w:rsidR="00444FA6" w:rsidRPr="00B65ED4" w:rsidDel="00BD3E5B">
          <w:rPr>
            <w:rFonts w:ascii="Times New Roman" w:eastAsia="Times New Roman" w:hAnsi="Times New Roman" w:cs="Times New Roman"/>
            <w:sz w:val="24"/>
            <w:szCs w:val="24"/>
          </w:rPr>
          <w:delText>.</w:delText>
        </w:r>
      </w:del>
      <w:ins w:id="294" w:author="immccull@gmail.com" w:date="2018-05-11T10:45:00Z">
        <w:del w:id="295" w:author="McCullough, Ian" w:date="2018-05-15T13:28:00Z">
          <w:r w:rsidR="00BD3E5B" w:rsidRPr="00BD3E5B" w:rsidDel="00DE20D2">
            <w:rPr>
              <w:rFonts w:ascii="Times New Roman" w:eastAsia="Times New Roman" w:hAnsi="Times New Roman" w:cs="Times New Roman"/>
              <w:sz w:val="24"/>
              <w:szCs w:val="24"/>
            </w:rPr>
            <w:delText xml:space="preserve"> </w:delText>
          </w:r>
        </w:del>
        <w:r w:rsidR="00BD3E5B">
          <w:rPr>
            <w:rFonts w:ascii="Times New Roman" w:eastAsia="Times New Roman" w:hAnsi="Times New Roman" w:cs="Times New Roman"/>
            <w:sz w:val="24"/>
            <w:szCs w:val="24"/>
          </w:rPr>
          <w:t>; however, short-term spikes in POC are unlikely to have large effects on long-term OC budgets</w:t>
        </w:r>
      </w:ins>
      <w:ins w:id="296" w:author="immccull@gmail.com" w:date="2018-05-11T10:49:00Z">
        <w:r w:rsidR="00BD3E5B">
          <w:rPr>
            <w:rFonts w:ascii="Times New Roman" w:eastAsia="Times New Roman" w:hAnsi="Times New Roman" w:cs="Times New Roman"/>
            <w:sz w:val="24"/>
            <w:szCs w:val="24"/>
          </w:rPr>
          <w:t xml:space="preserve"> and ratios between POC and DOC</w:t>
        </w:r>
      </w:ins>
      <w:ins w:id="297" w:author="immccull@gmail.com" w:date="2018-05-11T10:46:00Z">
        <w:r w:rsidR="00BD3E5B">
          <w:rPr>
            <w:rFonts w:ascii="Times New Roman" w:eastAsia="Times New Roman" w:hAnsi="Times New Roman" w:cs="Times New Roman"/>
            <w:sz w:val="24"/>
            <w:szCs w:val="24"/>
          </w:rPr>
          <w:t>.</w:t>
        </w:r>
      </w:ins>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del w:id="298" w:author="immccull@gmail.com" w:date="2018-05-15T11:27:00Z">
        <w:r w:rsidR="007F132D" w:rsidRPr="00B65ED4" w:rsidDel="00393DA6">
          <w:rPr>
            <w:rFonts w:ascii="Times New Roman" w:eastAsia="Times New Roman" w:hAnsi="Times New Roman" w:cs="Times New Roman"/>
            <w:sz w:val="24"/>
            <w:szCs w:val="24"/>
          </w:rPr>
          <w:delText>Harp</w:delText>
        </w:r>
        <w:r w:rsidR="006A6054" w:rsidRPr="00B65ED4" w:rsidDel="00393DA6">
          <w:rPr>
            <w:rFonts w:ascii="Times New Roman" w:eastAsia="Times New Roman" w:hAnsi="Times New Roman" w:cs="Times New Roman"/>
            <w:sz w:val="24"/>
            <w:szCs w:val="24"/>
          </w:rPr>
          <w:delText xml:space="preserve"> Lake</w:delText>
        </w:r>
        <w:r w:rsidR="007F132D" w:rsidRPr="00B65ED4" w:rsidDel="00393DA6">
          <w:rPr>
            <w:rFonts w:ascii="Times New Roman" w:eastAsia="Times New Roman" w:hAnsi="Times New Roman" w:cs="Times New Roman"/>
            <w:sz w:val="24"/>
            <w:szCs w:val="24"/>
          </w:rPr>
          <w:delText xml:space="preserve">, </w:delText>
        </w:r>
      </w:del>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ins w:id="299" w:author="immccull@gmail.com" w:date="2018-05-15T11:28:00Z">
        <w:r w:rsidR="00393DA6">
          <w:rPr>
            <w:rFonts w:ascii="Times New Roman" w:eastAsia="Times New Roman" w:hAnsi="Times New Roman" w:cs="Times New Roman"/>
            <w:sz w:val="24"/>
            <w:szCs w:val="24"/>
          </w:rPr>
          <w:t xml:space="preserve">affect long-term budgets and </w:t>
        </w:r>
      </w:ins>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ins w:id="300" w:author="McCullough, Ian" w:date="2018-05-15T13:59:00Z">
        <w:r w:rsidR="00DF7A7C">
          <w:rPr>
            <w:rFonts w:ascii="Times New Roman" w:eastAsia="Times New Roman" w:hAnsi="Times New Roman" w:cs="Times New Roman"/>
            <w:sz w:val="24"/>
            <w:szCs w:val="24"/>
          </w:rPr>
          <w:t xml:space="preserve"> given the insensitivity of mode</w:t>
        </w:r>
      </w:ins>
      <w:ins w:id="301" w:author="McCullough, Ian" w:date="2018-05-15T14:00:00Z">
        <w:r w:rsidR="00DF7A7C">
          <w:rPr>
            <w:rFonts w:ascii="Times New Roman" w:eastAsia="Times New Roman" w:hAnsi="Times New Roman" w:cs="Times New Roman"/>
            <w:sz w:val="24"/>
            <w:szCs w:val="24"/>
          </w:rPr>
          <w:t xml:space="preserve">led DOC to </w:t>
        </w:r>
        <w:proofErr w:type="spellStart"/>
        <w:r w:rsidR="00DF7A7C">
          <w:rPr>
            <w:rFonts w:ascii="Times New Roman" w:eastAsia="Times New Roman" w:hAnsi="Times New Roman" w:cs="Times New Roman"/>
            <w:sz w:val="24"/>
            <w:szCs w:val="24"/>
          </w:rPr>
          <w:t>BPOC</w:t>
        </w:r>
        <w:r w:rsidR="00DF7A7C" w:rsidRPr="00DF7A7C">
          <w:rPr>
            <w:rFonts w:ascii="Times New Roman" w:eastAsia="Times New Roman" w:hAnsi="Times New Roman" w:cs="Times New Roman"/>
            <w:sz w:val="24"/>
            <w:szCs w:val="24"/>
            <w:vertAlign w:val="subscript"/>
            <w:rPrChange w:id="302" w:author="McCullough, Ian" w:date="2018-05-15T14:00:00Z">
              <w:rPr>
                <w:rFonts w:ascii="Times New Roman" w:eastAsia="Times New Roman" w:hAnsi="Times New Roman" w:cs="Times New Roman"/>
                <w:sz w:val="24"/>
                <w:szCs w:val="24"/>
              </w:rPr>
            </w:rPrChange>
          </w:rPr>
          <w:t>Alloch</w:t>
        </w:r>
        <w:proofErr w:type="spellEnd"/>
        <w:r w:rsidR="00DF7A7C">
          <w:rPr>
            <w:rFonts w:ascii="Times New Roman" w:eastAsia="Times New Roman" w:hAnsi="Times New Roman" w:cs="Times New Roman"/>
            <w:sz w:val="24"/>
            <w:szCs w:val="24"/>
          </w:rPr>
          <w:t xml:space="preserve"> across our five study lakes</w:t>
        </w:r>
      </w:ins>
      <w:del w:id="303" w:author="McCullough, Ian" w:date="2018-05-15T13:59:00Z">
        <w:r w:rsidR="00334E20" w:rsidRPr="00B65ED4" w:rsidDel="00DF7A7C">
          <w:rPr>
            <w:rFonts w:ascii="Times New Roman" w:eastAsia="Times New Roman" w:hAnsi="Times New Roman" w:cs="Times New Roman"/>
            <w:sz w:val="24"/>
            <w:szCs w:val="24"/>
          </w:rPr>
          <w:delText>.</w:delText>
        </w:r>
      </w:del>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04" w:name="_3s028hwr8v82" w:colFirst="0" w:colLast="0"/>
      <w:bookmarkStart w:id="305" w:name="_vg8pldrl49h3" w:colFirst="0" w:colLast="0"/>
      <w:bookmarkEnd w:id="304"/>
      <w:bookmarkEnd w:id="305"/>
      <w:r w:rsidRPr="00B65ED4">
        <w:rPr>
          <w:rFonts w:ascii="Times New Roman" w:eastAsia="Times New Roman" w:hAnsi="Times New Roman" w:cs="Times New Roman"/>
          <w:i/>
          <w:sz w:val="24"/>
          <w:szCs w:val="24"/>
        </w:rPr>
        <w:lastRenderedPageBreak/>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01B6BA23"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ins w:id="306" w:author="McCullough, Ian" w:date="2018-05-15T14:15:00Z">
        <w:r w:rsidR="002D4100">
          <w:rPr>
            <w:rFonts w:ascii="Times New Roman" w:eastAsia="Times New Roman" w:hAnsi="Times New Roman" w:cs="Times New Roman"/>
            <w:sz w:val="24"/>
            <w:szCs w:val="24"/>
          </w:rPr>
          <w:t xml:space="preserve">Finally, data limitations required us to make simplifying assumptions about </w:t>
        </w:r>
      </w:ins>
      <w:ins w:id="307" w:author="McCullough, Ian" w:date="2018-05-15T14:16:00Z">
        <w:r w:rsidR="002D4100">
          <w:rPr>
            <w:rFonts w:ascii="Times New Roman" w:eastAsia="Times New Roman" w:hAnsi="Times New Roman" w:cs="Times New Roman"/>
            <w:sz w:val="24"/>
            <w:szCs w:val="24"/>
          </w:rPr>
          <w:t>the volume of groundwater</w:t>
        </w:r>
      </w:ins>
      <w:ins w:id="308" w:author="McCullough, Ian" w:date="2018-05-15T14:18:00Z">
        <w:r w:rsidR="002D4100">
          <w:rPr>
            <w:rFonts w:ascii="Times New Roman" w:eastAsia="Times New Roman" w:hAnsi="Times New Roman" w:cs="Times New Roman"/>
            <w:sz w:val="24"/>
            <w:szCs w:val="24"/>
          </w:rPr>
          <w:t xml:space="preserve"> inputs</w:t>
        </w:r>
      </w:ins>
      <w:ins w:id="309" w:author="McCullough, Ian" w:date="2018-05-15T14:16:00Z">
        <w:r w:rsidR="002D4100">
          <w:rPr>
            <w:rFonts w:ascii="Times New Roman" w:eastAsia="Times New Roman" w:hAnsi="Times New Roman" w:cs="Times New Roman"/>
            <w:sz w:val="24"/>
            <w:szCs w:val="24"/>
          </w:rPr>
          <w:t xml:space="preserve"> and</w:t>
        </w:r>
      </w:ins>
      <w:ins w:id="310" w:author="McCullough, Ian" w:date="2018-05-15T14:17:00Z">
        <w:r w:rsidR="002D4100">
          <w:rPr>
            <w:rFonts w:ascii="Times New Roman" w:eastAsia="Times New Roman" w:hAnsi="Times New Roman" w:cs="Times New Roman"/>
            <w:sz w:val="24"/>
            <w:szCs w:val="24"/>
          </w:rPr>
          <w:t xml:space="preserve"> </w:t>
        </w:r>
      </w:ins>
      <w:ins w:id="311" w:author="McCullough, Ian" w:date="2018-05-15T14:18:00Z">
        <w:r w:rsidR="002D4100">
          <w:rPr>
            <w:rFonts w:ascii="Times New Roman" w:eastAsia="Times New Roman" w:hAnsi="Times New Roman" w:cs="Times New Roman"/>
            <w:sz w:val="24"/>
            <w:szCs w:val="24"/>
          </w:rPr>
          <w:t xml:space="preserve">the </w:t>
        </w:r>
      </w:ins>
      <w:ins w:id="312" w:author="McCullough, Ian" w:date="2018-05-15T14:17:00Z">
        <w:r w:rsidR="002D4100">
          <w:rPr>
            <w:rFonts w:ascii="Times New Roman" w:eastAsia="Times New Roman" w:hAnsi="Times New Roman" w:cs="Times New Roman"/>
            <w:sz w:val="24"/>
            <w:szCs w:val="24"/>
          </w:rPr>
          <w:t xml:space="preserve">lakes themselves. </w:t>
        </w:r>
      </w:ins>
      <w:ins w:id="313" w:author="McCullough, Ian" w:date="2018-05-15T14:26:00Z">
        <w:r w:rsidR="00AF7748">
          <w:rPr>
            <w:rFonts w:ascii="Times New Roman" w:eastAsia="Times New Roman" w:hAnsi="Times New Roman" w:cs="Times New Roman"/>
            <w:sz w:val="24"/>
            <w:szCs w:val="24"/>
          </w:rPr>
          <w:t xml:space="preserve">Although these </w:t>
        </w:r>
      </w:ins>
      <w:ins w:id="314" w:author="McCullough, Ian" w:date="2018-05-15T14:27:00Z">
        <w:r w:rsidR="00AF7748">
          <w:rPr>
            <w:rFonts w:ascii="Times New Roman" w:eastAsia="Times New Roman" w:hAnsi="Times New Roman" w:cs="Times New Roman"/>
            <w:sz w:val="24"/>
            <w:szCs w:val="24"/>
          </w:rPr>
          <w:t>are common assumptions in similar mass balance s</w:t>
        </w:r>
      </w:ins>
      <w:ins w:id="315" w:author="McCullough, Ian" w:date="2018-05-15T14:28:00Z">
        <w:r w:rsidR="00AF7748">
          <w:rPr>
            <w:rFonts w:ascii="Times New Roman" w:eastAsia="Times New Roman" w:hAnsi="Times New Roman" w:cs="Times New Roman"/>
            <w:sz w:val="24"/>
            <w:szCs w:val="24"/>
          </w:rPr>
          <w:t>tudies, t</w:t>
        </w:r>
        <w:r w:rsidR="00AF7748">
          <w:rPr>
            <w:rFonts w:ascii="Times New Roman" w:eastAsia="Times New Roman" w:hAnsi="Times New Roman" w:cs="Times New Roman"/>
            <w:sz w:val="24"/>
            <w:szCs w:val="24"/>
          </w:rPr>
          <w:t>he inability to account for groundwater may lead to underestimates of allochthonous inputs and may complicate comparisons across lakes, particularly isolated lakes</w:t>
        </w:r>
      </w:ins>
      <w:ins w:id="316" w:author="McCullough, Ian" w:date="2018-05-15T14:31:00Z">
        <w:r w:rsidR="00AF7748">
          <w:rPr>
            <w:rFonts w:ascii="Times New Roman" w:eastAsia="Times New Roman" w:hAnsi="Times New Roman" w:cs="Times New Roman"/>
            <w:sz w:val="24"/>
            <w:szCs w:val="24"/>
          </w:rPr>
          <w:t xml:space="preserve">. The one lake with non-zero estimated groundwater volume, however, was Trout Lake, for which </w:t>
        </w:r>
      </w:ins>
      <w:ins w:id="317" w:author="McCullough, Ian" w:date="2018-05-15T14:30:00Z">
        <w:r w:rsidR="00AF7748">
          <w:rPr>
            <w:rFonts w:ascii="Times New Roman" w:eastAsia="Times New Roman" w:hAnsi="Times New Roman" w:cs="Times New Roman"/>
            <w:sz w:val="24"/>
            <w:szCs w:val="24"/>
          </w:rPr>
          <w:t>modeled allochthonous inputs were lowest across lakes in this study</w:t>
        </w:r>
      </w:ins>
      <w:ins w:id="318" w:author="McCullough, Ian" w:date="2018-05-15T14:28:00Z">
        <w:r w:rsidR="00AF7748">
          <w:rPr>
            <w:rFonts w:ascii="Times New Roman" w:eastAsia="Times New Roman" w:hAnsi="Times New Roman" w:cs="Times New Roman"/>
            <w:sz w:val="24"/>
            <w:szCs w:val="24"/>
          </w:rPr>
          <w:t xml:space="preserve">. </w:t>
        </w:r>
      </w:ins>
      <w:ins w:id="319" w:author="McCullough, Ian" w:date="2018-05-15T14:31:00Z">
        <w:r w:rsidR="00AF7748">
          <w:rPr>
            <w:rFonts w:ascii="Times New Roman" w:eastAsia="Times New Roman" w:hAnsi="Times New Roman" w:cs="Times New Roman"/>
            <w:sz w:val="24"/>
            <w:szCs w:val="24"/>
          </w:rPr>
          <w:t>Nonetheless</w:t>
        </w:r>
      </w:ins>
      <w:del w:id="320" w:author="McCullough, Ian" w:date="2018-05-15T14:31:00Z">
        <w:r w:rsidR="007D4291" w:rsidRPr="00B65ED4" w:rsidDel="00AF7748">
          <w:rPr>
            <w:rFonts w:ascii="Times New Roman" w:eastAsia="Times New Roman" w:hAnsi="Times New Roman" w:cs="Times New Roman"/>
            <w:sz w:val="24"/>
            <w:szCs w:val="24"/>
          </w:rPr>
          <w:delText>Thus</w:delText>
        </w:r>
      </w:del>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w:t>
      </w:r>
      <w:ins w:id="321" w:author="McCullough, Ian" w:date="2018-05-15T14:05:00Z">
        <w:r w:rsidR="003D34DE">
          <w:rPr>
            <w:rFonts w:ascii="Times New Roman" w:eastAsia="Times New Roman" w:hAnsi="Times New Roman" w:cs="Times New Roman"/>
            <w:sz w:val="24"/>
            <w:szCs w:val="24"/>
          </w:rPr>
          <w:t xml:space="preserve">and groundwater </w:t>
        </w:r>
      </w:ins>
      <w:ins w:id="322" w:author="McCullough, Ian" w:date="2018-05-15T14:28:00Z">
        <w:r w:rsidR="00AF7748">
          <w:rPr>
            <w:rFonts w:ascii="Times New Roman" w:eastAsia="Times New Roman" w:hAnsi="Times New Roman" w:cs="Times New Roman"/>
            <w:sz w:val="24"/>
            <w:szCs w:val="24"/>
          </w:rPr>
          <w:t xml:space="preserve">volume and </w:t>
        </w:r>
      </w:ins>
      <w:r w:rsidRPr="00B65ED4">
        <w:rPr>
          <w:rFonts w:ascii="Times New Roman" w:eastAsia="Times New Roman" w:hAnsi="Times New Roman" w:cs="Times New Roman"/>
          <w:sz w:val="24"/>
          <w:szCs w:val="24"/>
        </w:rPr>
        <w:t xml:space="preserve">DOC concentrations, </w:t>
      </w:r>
      <w:commentRangeStart w:id="323"/>
      <w:r w:rsidRPr="00B65ED4">
        <w:rPr>
          <w:rFonts w:ascii="Times New Roman" w:eastAsia="Times New Roman" w:hAnsi="Times New Roman" w:cs="Times New Roman"/>
          <w:sz w:val="24"/>
          <w:szCs w:val="24"/>
        </w:rPr>
        <w:t>POC cycling</w:t>
      </w:r>
      <w:commentRangeEnd w:id="323"/>
      <w:r w:rsidR="00BD3E5B">
        <w:rPr>
          <w:rStyle w:val="CommentReference"/>
        </w:rPr>
        <w:commentReference w:id="323"/>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commentRangeStart w:id="324"/>
      <w:del w:id="325" w:author="McCullough, Ian" w:date="2018-05-15T13:31:00Z">
        <w:r w:rsidR="00F63265" w:rsidRPr="00B65ED4" w:rsidDel="00DE20D2">
          <w:rPr>
            <w:rFonts w:ascii="Times New Roman" w:eastAsia="Times New Roman" w:hAnsi="Times New Roman" w:cs="Times New Roman"/>
            <w:sz w:val="24"/>
            <w:szCs w:val="24"/>
          </w:rPr>
          <w:delText>Despite these uncertainties, l</w:delText>
        </w:r>
        <w:r w:rsidRPr="00B65ED4" w:rsidDel="00DE20D2">
          <w:rPr>
            <w:rFonts w:ascii="Times New Roman" w:eastAsia="Times New Roman" w:hAnsi="Times New Roman" w:cs="Times New Roman"/>
            <w:sz w:val="24"/>
            <w:szCs w:val="24"/>
          </w:rPr>
          <w:delText xml:space="preserve">ake resource </w:delText>
        </w:r>
        <w:r w:rsidRPr="00B65ED4" w:rsidDel="00DE20D2">
          <w:rPr>
            <w:rFonts w:ascii="Times New Roman" w:eastAsia="Times New Roman" w:hAnsi="Times New Roman" w:cs="Times New Roman"/>
            <w:sz w:val="24"/>
            <w:szCs w:val="24"/>
          </w:rPr>
          <w:lastRenderedPageBreak/>
          <w:delText xml:space="preserve">managers should be aware of the importance of </w:delText>
        </w:r>
        <w:r w:rsidR="00C115EF" w:rsidDel="00DE20D2">
          <w:rPr>
            <w:rFonts w:ascii="Times New Roman" w:eastAsia="Times New Roman" w:hAnsi="Times New Roman" w:cs="Times New Roman"/>
            <w:sz w:val="24"/>
            <w:szCs w:val="24"/>
          </w:rPr>
          <w:delText xml:space="preserve">the balance between </w:delText>
        </w:r>
        <w:r w:rsidRPr="00B65ED4" w:rsidDel="00DE20D2">
          <w:rPr>
            <w:rFonts w:ascii="Times New Roman" w:eastAsia="Times New Roman" w:hAnsi="Times New Roman" w:cs="Times New Roman"/>
            <w:sz w:val="24"/>
            <w:szCs w:val="24"/>
          </w:rPr>
          <w:delText>allochthonous</w:delText>
        </w:r>
        <w:r w:rsidR="00C115EF" w:rsidDel="00DE20D2">
          <w:rPr>
            <w:rFonts w:ascii="Times New Roman" w:eastAsia="Times New Roman" w:hAnsi="Times New Roman" w:cs="Times New Roman"/>
            <w:sz w:val="24"/>
            <w:szCs w:val="24"/>
          </w:rPr>
          <w:delText xml:space="preserve"> and autochthonous </w:delText>
        </w:r>
        <w:r w:rsidRPr="00B65ED4" w:rsidDel="00DE20D2">
          <w:rPr>
            <w:rFonts w:ascii="Times New Roman" w:eastAsia="Times New Roman" w:hAnsi="Times New Roman" w:cs="Times New Roman"/>
            <w:sz w:val="24"/>
            <w:szCs w:val="24"/>
          </w:rPr>
          <w:delText>inputs</w:delText>
        </w:r>
        <w:r w:rsidR="00C115EF" w:rsidDel="00DE20D2">
          <w:rPr>
            <w:rFonts w:ascii="Times New Roman" w:eastAsia="Times New Roman" w:hAnsi="Times New Roman" w:cs="Times New Roman"/>
            <w:sz w:val="24"/>
            <w:szCs w:val="24"/>
          </w:rPr>
          <w:delText xml:space="preserve"> to</w:delText>
        </w:r>
        <w:r w:rsidRPr="00B65ED4" w:rsidDel="00DE20D2">
          <w:rPr>
            <w:rFonts w:ascii="Times New Roman" w:eastAsia="Times New Roman" w:hAnsi="Times New Roman" w:cs="Times New Roman"/>
            <w:sz w:val="24"/>
            <w:szCs w:val="24"/>
          </w:rPr>
          <w:delText xml:space="preserve"> lake OC budgets. </w:delText>
        </w:r>
      </w:del>
      <w:commentRangeEnd w:id="324"/>
      <w:r w:rsidR="00DE20D2">
        <w:rPr>
          <w:rStyle w:val="CommentReference"/>
        </w:rPr>
        <w:commentReference w:id="324"/>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B590B22"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ins w:id="326" w:author="immccull@gmail.com" w:date="2018-05-15T10:33:00Z">
        <w:r w:rsidR="00C86EDD">
          <w:rPr>
            <w:rFonts w:ascii="Times New Roman" w:eastAsia="Times New Roman" w:hAnsi="Times New Roman" w:cs="Times New Roman"/>
            <w:sz w:val="24"/>
            <w:szCs w:val="24"/>
          </w:rPr>
          <w:t>ous inputs</w:t>
        </w:r>
      </w:ins>
      <w:del w:id="327" w:author="immccull@gmail.com" w:date="2018-05-15T10:33:00Z">
        <w:r w:rsidR="006615FD"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ins w:id="328" w:author="immccull@gmail.com" w:date="2018-05-15T10:24:00Z">
        <w:r w:rsidR="002B3835">
          <w:rPr>
            <w:rFonts w:ascii="Times New Roman" w:eastAsia="Times New Roman" w:hAnsi="Times New Roman" w:cs="Times New Roman"/>
            <w:sz w:val="24"/>
            <w:szCs w:val="24"/>
          </w:rPr>
          <w:t>ous</w:t>
        </w:r>
      </w:ins>
      <w:del w:id="329" w:author="immccull@gmail.com" w:date="2018-05-15T10:24: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ins w:id="330" w:author="immccull@gmail.com" w:date="2018-05-15T10:24:00Z">
        <w:r w:rsidR="002B3835">
          <w:rPr>
            <w:rFonts w:ascii="Times New Roman" w:eastAsia="Times New Roman" w:hAnsi="Times New Roman" w:cs="Times New Roman"/>
            <w:sz w:val="24"/>
            <w:szCs w:val="24"/>
          </w:rPr>
          <w:t>ous inputs.</w:t>
        </w:r>
      </w:ins>
      <w:del w:id="331" w:author="immccull@gmail.com" w:date="2018-05-15T10:24:00Z">
        <w:r w:rsidRPr="00B65ED4" w:rsidDel="002B3835">
          <w:rPr>
            <w:rFonts w:ascii="Times New Roman" w:eastAsia="Times New Roman" w:hAnsi="Times New Roman" w:cs="Times New Roman"/>
            <w:sz w:val="24"/>
            <w:szCs w:val="24"/>
          </w:rPr>
          <w:delText>y</w:delText>
        </w:r>
        <w:r w:rsidR="0088566A" w:rsidRPr="00B65ED4" w:rsidDel="002B3835">
          <w:rPr>
            <w:rFonts w:ascii="Times New Roman" w:eastAsia="Times New Roman" w:hAnsi="Times New Roman" w:cs="Times New Roman"/>
            <w:sz w:val="24"/>
            <w:szCs w:val="24"/>
          </w:rPr>
          <w:delText>.</w:delText>
        </w:r>
      </w:del>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ins w:id="332" w:author="McCullough, Ian" w:date="2018-05-15T13:33:00Z">
        <w:r w:rsidR="001901E2">
          <w:rPr>
            <w:rFonts w:ascii="Times New Roman" w:eastAsia="Times New Roman" w:hAnsi="Times New Roman" w:cs="Times New Roman"/>
            <w:sz w:val="24"/>
            <w:szCs w:val="24"/>
          </w:rPr>
          <w:t>,</w:t>
        </w:r>
      </w:ins>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0C684EE"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ins w:id="333" w:author="immccull@gmail.com" w:date="2018-05-15T10:30:00Z">
        <w:r w:rsidR="00C86EDD">
          <w:rPr>
            <w:rFonts w:ascii="Times New Roman" w:eastAsia="Times New Roman" w:hAnsi="Times New Roman" w:cs="Times New Roman"/>
            <w:sz w:val="24"/>
            <w:szCs w:val="24"/>
          </w:rPr>
          <w:t>ous</w:t>
        </w:r>
      </w:ins>
      <w:del w:id="334" w:author="immccull@gmail.com" w:date="2018-05-15T10:30:00Z">
        <w:r w:rsidR="00F57B98" w:rsidRPr="00B65ED4"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relative to allochthon</w:t>
      </w:r>
      <w:ins w:id="335" w:author="immccull@gmail.com" w:date="2018-05-15T10:30:00Z">
        <w:r w:rsidR="00C86EDD">
          <w:rPr>
            <w:rFonts w:ascii="Times New Roman" w:eastAsia="Times New Roman" w:hAnsi="Times New Roman" w:cs="Times New Roman"/>
            <w:sz w:val="24"/>
            <w:szCs w:val="24"/>
          </w:rPr>
          <w:t>ous inputs</w:t>
        </w:r>
      </w:ins>
      <w:del w:id="336" w:author="immccull@gmail.com" w:date="2018-05-15T10:30:00Z">
        <w:r w:rsidR="00E61835"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ins w:id="337" w:author="immccull@gmail.com" w:date="2018-05-15T10:30:00Z">
        <w:r w:rsidR="00C86EDD">
          <w:rPr>
            <w:rFonts w:ascii="Times New Roman" w:eastAsia="Times New Roman" w:hAnsi="Times New Roman" w:cs="Times New Roman"/>
            <w:sz w:val="24"/>
            <w:szCs w:val="24"/>
          </w:rPr>
          <w:t>ous</w:t>
        </w:r>
      </w:ins>
      <w:del w:id="338"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relative to allochthon</w:t>
      </w:r>
      <w:ins w:id="339" w:author="immccull@gmail.com" w:date="2018-05-15T10:30:00Z">
        <w:r w:rsidR="00C86EDD">
          <w:rPr>
            <w:rFonts w:ascii="Times New Roman" w:eastAsia="Times New Roman" w:hAnsi="Times New Roman" w:cs="Times New Roman"/>
            <w:sz w:val="24"/>
            <w:szCs w:val="24"/>
          </w:rPr>
          <w:t>ous inputs</w:t>
        </w:r>
      </w:ins>
      <w:del w:id="340"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w:t>
      </w:r>
      <w:r w:rsidR="00F57B98" w:rsidRPr="00E801C4">
        <w:rPr>
          <w:rFonts w:ascii="Times New Roman" w:eastAsia="Times New Roman" w:hAnsi="Times New Roman" w:cs="Times New Roman"/>
          <w:sz w:val="24"/>
          <w:szCs w:val="24"/>
        </w:rPr>
        <w:lastRenderedPageBreak/>
        <w:t xml:space="preserve">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ins w:id="341" w:author="immccull@gmail.com" w:date="2018-05-15T10:30:00Z">
        <w:r w:rsidR="00C86EDD">
          <w:rPr>
            <w:rFonts w:ascii="Times New Roman" w:eastAsia="Times New Roman" w:hAnsi="Times New Roman" w:cs="Times New Roman"/>
            <w:sz w:val="24"/>
            <w:szCs w:val="24"/>
          </w:rPr>
          <w:t>ous input</w:t>
        </w:r>
      </w:ins>
      <w:ins w:id="342" w:author="immccull@gmail.com" w:date="2018-05-15T10:31:00Z">
        <w:r w:rsidR="00C86EDD">
          <w:rPr>
            <w:rFonts w:ascii="Times New Roman" w:eastAsia="Times New Roman" w:hAnsi="Times New Roman" w:cs="Times New Roman"/>
            <w:sz w:val="24"/>
            <w:szCs w:val="24"/>
          </w:rPr>
          <w:t>s</w:t>
        </w:r>
      </w:ins>
      <w:del w:id="343"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will generally have a greater effect on OC burial than processes that drive autochthon</w:t>
      </w:r>
      <w:ins w:id="344" w:author="immccull@gmail.com" w:date="2018-05-15T10:31:00Z">
        <w:r w:rsidR="00C86EDD">
          <w:rPr>
            <w:rFonts w:ascii="Times New Roman" w:eastAsia="Times New Roman" w:hAnsi="Times New Roman" w:cs="Times New Roman"/>
            <w:sz w:val="24"/>
            <w:szCs w:val="24"/>
          </w:rPr>
          <w:t>ous inputs</w:t>
        </w:r>
      </w:ins>
      <w:del w:id="345"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ins w:id="346" w:author="immccull@gmail.com" w:date="2018-05-15T10:31:00Z">
        <w:r w:rsidR="00C86EDD">
          <w:rPr>
            <w:rFonts w:ascii="Times New Roman" w:eastAsia="Times New Roman" w:hAnsi="Times New Roman" w:cs="Times New Roman"/>
            <w:sz w:val="24"/>
            <w:szCs w:val="24"/>
          </w:rPr>
          <w:t>ous</w:t>
        </w:r>
      </w:ins>
      <w:del w:id="347"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over allochthon</w:t>
      </w:r>
      <w:ins w:id="348" w:author="immccull@gmail.com" w:date="2018-05-15T10:31:00Z">
        <w:r w:rsidR="00C86EDD">
          <w:rPr>
            <w:rFonts w:ascii="Times New Roman" w:eastAsia="Times New Roman" w:hAnsi="Times New Roman" w:cs="Times New Roman"/>
            <w:sz w:val="24"/>
            <w:szCs w:val="24"/>
          </w:rPr>
          <w:t>ous inputs</w:t>
        </w:r>
      </w:ins>
      <w:del w:id="349"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w:t>
      </w:r>
      <w:ins w:id="350" w:author="immccull@gmail.com" w:date="2018-05-15T10:31:00Z">
        <w:r w:rsidR="00C86EDD">
          <w:rPr>
            <w:rFonts w:ascii="Times New Roman" w:eastAsia="Times New Roman" w:hAnsi="Times New Roman" w:cs="Times New Roman"/>
            <w:sz w:val="24"/>
            <w:szCs w:val="24"/>
          </w:rPr>
          <w:t>ous</w:t>
        </w:r>
      </w:ins>
      <w:del w:id="351" w:author="immccull@gmail.com" w:date="2018-05-15T10:31:00Z">
        <w:r w:rsidR="00EB54C2" w:rsidDel="00C86EDD">
          <w:rPr>
            <w:rFonts w:ascii="Times New Roman" w:eastAsia="Times New Roman" w:hAnsi="Times New Roman" w:cs="Times New Roman"/>
            <w:sz w:val="24"/>
            <w:szCs w:val="24"/>
          </w:rPr>
          <w:delText>y</w:delText>
        </w:r>
      </w:del>
      <w:r w:rsidR="00EB54C2">
        <w:rPr>
          <w:rFonts w:ascii="Times New Roman" w:eastAsia="Times New Roman" w:hAnsi="Times New Roman" w:cs="Times New Roman"/>
          <w:sz w:val="24"/>
          <w:szCs w:val="24"/>
        </w:rPr>
        <w:t xml:space="preserve"> and autochthon</w:t>
      </w:r>
      <w:ins w:id="352" w:author="immccull@gmail.com" w:date="2018-05-15T10:32:00Z">
        <w:r w:rsidR="00C86EDD">
          <w:rPr>
            <w:rFonts w:ascii="Times New Roman" w:eastAsia="Times New Roman" w:hAnsi="Times New Roman" w:cs="Times New Roman"/>
            <w:sz w:val="24"/>
            <w:szCs w:val="24"/>
          </w:rPr>
          <w:t>ous inputs</w:t>
        </w:r>
      </w:ins>
      <w:del w:id="353" w:author="immccull@gmail.com" w:date="2018-05-15T10:32:00Z">
        <w:r w:rsidR="00EB54C2"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54" w:name="_jodkgtnyf02z" w:colFirst="0" w:colLast="0"/>
      <w:bookmarkEnd w:id="354"/>
      <w:r w:rsidRPr="00B65ED4">
        <w:rPr>
          <w:rFonts w:ascii="Times New Roman" w:eastAsia="Times New Roman" w:hAnsi="Times New Roman" w:cs="Times New Roman"/>
          <w:b/>
          <w:sz w:val="24"/>
          <w:szCs w:val="24"/>
        </w:rPr>
        <w:t xml:space="preserve"> ACKNOWLEDGMENTS</w:t>
      </w:r>
    </w:p>
    <w:p w14:paraId="230D69F3" w14:textId="6DA3AFFB"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 xml:space="preserve">Ecosystem Studies, the University of Wisconsin Trout Lake Station, the Lake Sunapee Protective </w:t>
      </w:r>
      <w:r w:rsidRPr="00B65ED4">
        <w:rPr>
          <w:rFonts w:ascii="Times New Roman" w:eastAsia="Times New Roman" w:hAnsi="Times New Roman" w:cs="Times New Roman"/>
          <w:sz w:val="24"/>
          <w:szCs w:val="24"/>
        </w:rPr>
        <w:lastRenderedPageBreak/>
        <w:t>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del w:id="355" w:author="McCullough, Ian" w:date="2018-05-15T13:39:00Z">
        <w:r w:rsidR="007E652C" w:rsidRPr="00B65ED4" w:rsidDel="001901E2">
          <w:rPr>
            <w:rFonts w:ascii="Times New Roman" w:eastAsia="Times New Roman" w:hAnsi="Times New Roman" w:cs="Times New Roman"/>
            <w:sz w:val="24"/>
            <w:szCs w:val="24"/>
          </w:rPr>
          <w:delText>Vanern</w:delText>
        </w:r>
      </w:del>
      <w:proofErr w:type="spellStart"/>
      <w:ins w:id="356" w:author="McCullough, Ian" w:date="2018-05-15T13:39:00Z">
        <w:r w:rsidR="001901E2">
          <w:rPr>
            <w:rFonts w:ascii="Times New Roman" w:eastAsia="Times New Roman" w:hAnsi="Times New Roman" w:cs="Times New Roman"/>
            <w:sz w:val="24"/>
            <w:szCs w:val="24"/>
          </w:rPr>
          <w:t>Vänern</w:t>
        </w:r>
      </w:ins>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2"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357" w:name="_j77eak7kbqvt" w:colFirst="0" w:colLast="0"/>
      <w:bookmarkEnd w:id="357"/>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lastRenderedPageBreak/>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w:t>
      </w:r>
      <w:r w:rsidRPr="00B65ED4">
        <w:rPr>
          <w:rFonts w:ascii="Times New Roman" w:hAnsi="Times New Roman" w:cs="Times New Roman"/>
          <w:color w:val="222222"/>
          <w:sz w:val="24"/>
          <w:szCs w:val="24"/>
        </w:rPr>
        <w:lastRenderedPageBreak/>
        <w:t xml:space="preserve">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lastRenderedPageBreak/>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3"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05B9CC8" w:rsidR="008E2573" w:rsidRDefault="008E2573" w:rsidP="00504420">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6A5DE14B" w14:textId="77777777" w:rsidR="00504420" w:rsidRDefault="00504420" w:rsidP="00504420">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an</w:t>
      </w:r>
      <w:proofErr w:type="gramEnd"/>
      <w:r w:rsidRPr="00B65ED4">
        <w:rPr>
          <w:rFonts w:ascii="Times New Roman" w:eastAsia="Times New Roman" w:hAnsi="Times New Roman" w:cs="Times New Roman"/>
          <w:sz w:val="24"/>
          <w:szCs w:val="24"/>
        </w:rPr>
        <w:t xml:space="preserve">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lastRenderedPageBreak/>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4"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5"/>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07"/>
        <w:gridCol w:w="1891"/>
        <w:gridCol w:w="1932"/>
        <w:gridCol w:w="1932"/>
        <w:gridCol w:w="2175"/>
        <w:gridCol w:w="1763"/>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A9BC4B7" w:rsidR="00CD3C59" w:rsidRPr="00B65ED4" w:rsidRDefault="00CD3C59" w:rsidP="008A25D2">
            <w:pPr>
              <w:spacing w:line="240" w:lineRule="auto"/>
              <w:jc w:val="center"/>
              <w:rPr>
                <w:rFonts w:ascii="Times New Roman" w:eastAsia="Times New Roman" w:hAnsi="Times New Roman" w:cs="Times New Roman"/>
                <w:b/>
                <w:sz w:val="24"/>
                <w:szCs w:val="24"/>
              </w:rPr>
            </w:pPr>
            <w:del w:id="358" w:author="McCullough, Ian" w:date="2018-05-15T13:39:00Z">
              <w:r w:rsidRPr="00B65ED4" w:rsidDel="001901E2">
                <w:rPr>
                  <w:rFonts w:ascii="Times New Roman" w:eastAsia="Times New Roman" w:hAnsi="Times New Roman" w:cs="Times New Roman"/>
                  <w:b/>
                  <w:sz w:val="24"/>
                  <w:szCs w:val="24"/>
                </w:rPr>
                <w:delText>Vanern</w:delText>
              </w:r>
            </w:del>
            <w:proofErr w:type="spellStart"/>
            <w:ins w:id="359" w:author="McCullough, Ian" w:date="2018-05-15T13:39:00Z">
              <w:r w:rsidR="001901E2">
                <w:rPr>
                  <w:rFonts w:ascii="Times New Roman" w:eastAsia="Times New Roman" w:hAnsi="Times New Roman" w:cs="Times New Roman"/>
                  <w:b/>
                  <w:sz w:val="24"/>
                  <w:szCs w:val="24"/>
                </w:rPr>
                <w:t>Vänern</w:t>
              </w:r>
            </w:ins>
            <w:proofErr w:type="spellEnd"/>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Secchi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6"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roofErr w:type="spellEnd"/>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360"/>
            <w:r w:rsidRPr="00B65ED4">
              <w:rPr>
                <w:rFonts w:ascii="Times New Roman" w:eastAsia="Times New Roman" w:hAnsi="Times New Roman" w:cs="Times New Roman"/>
                <w:sz w:val="24"/>
                <w:szCs w:val="24"/>
              </w:rPr>
              <w:t>0.10</w:t>
            </w:r>
            <w:commentRangeEnd w:id="360"/>
            <w:r w:rsidR="007F4D86">
              <w:rPr>
                <w:rStyle w:val="CommentReference"/>
              </w:rPr>
              <w:commentReference w:id="360"/>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roofErr w:type="spellEnd"/>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roofErr w:type="spellEnd"/>
          </w:p>
          <w:p w14:paraId="403B4A65" w14:textId="527B823F"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roofErr w:type="spellEnd"/>
          </w:p>
          <w:p w14:paraId="3DA1CA4D" w14:textId="49F54194"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roofErr w:type="spellEnd"/>
          </w:p>
          <w:p w14:paraId="02DABC00" w14:textId="34837EF6"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roofErr w:type="spellEnd"/>
          </w:p>
          <w:p w14:paraId="1C6AFF2E" w14:textId="3D82DADF"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proofErr w:type="spellEnd"/>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5757B2F"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ins w:id="361" w:author="immccull@gmail.com" w:date="2018-05-15T10:26:00Z">
              <w:r w:rsidR="002B3835">
                <w:rPr>
                  <w:rFonts w:ascii="Times New Roman" w:hAnsi="Times New Roman" w:cs="Times New Roman"/>
                  <w:b/>
                  <w:sz w:val="24"/>
                  <w:szCs w:val="24"/>
                </w:rPr>
                <w:t>ous</w:t>
              </w:r>
            </w:ins>
            <w:del w:id="362"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SWconc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GWconc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PrecipConc</w:t>
            </w:r>
            <w:proofErr w:type="spellEnd"/>
            <w:r w:rsidR="00CD3C59" w:rsidRPr="00FA7B67">
              <w:rPr>
                <w:rFonts w:ascii="Times New Roman" w:eastAsia="Times New Roman" w:hAnsi="Times New Roman" w:cs="Times New Roman"/>
                <w:bCs/>
                <w:sz w:val="24"/>
                <w:szCs w:val="24"/>
              </w:rPr>
              <w:softHyphen/>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Precip</w:t>
            </w:r>
            <w:proofErr w:type="spellEnd"/>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proofErr w:type="spellEnd"/>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46A686B8"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ins w:id="363" w:author="immccull@gmail.com" w:date="2018-05-15T10:26:00Z">
              <w:r w:rsidR="002B3835">
                <w:rPr>
                  <w:rFonts w:ascii="Times New Roman" w:hAnsi="Times New Roman" w:cs="Times New Roman"/>
                  <w:b/>
                  <w:sz w:val="24"/>
                  <w:szCs w:val="24"/>
                </w:rPr>
                <w:t>ous</w:t>
              </w:r>
            </w:ins>
            <w:del w:id="364"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roofErr w:type="spellEnd"/>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52AAE35B"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365" w:author="immccull@gmail.com" w:date="2018-05-15T10:26:00Z">
              <w:r w:rsidR="002B3835">
                <w:rPr>
                  <w:rFonts w:ascii="Times New Roman" w:eastAsia="Times New Roman" w:hAnsi="Times New Roman" w:cs="Times New Roman"/>
                  <w:b/>
                  <w:sz w:val="24"/>
                  <w:szCs w:val="24"/>
                </w:rPr>
                <w:t>ous</w:t>
              </w:r>
            </w:ins>
            <w:del w:id="366"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w:t>
            </w:r>
            <w:proofErr w:type="spellStart"/>
            <w:r w:rsidR="00CD3C59" w:rsidRPr="00FA7B67">
              <w:rPr>
                <w:rFonts w:ascii="Times New Roman" w:eastAsia="Times New Roman" w:hAnsi="Times New Roman" w:cs="Times New Roman"/>
                <w:sz w:val="24"/>
                <w:szCs w:val="24"/>
                <w:vertAlign w:val="superscript"/>
              </w:rPr>
              <w:t>chl</w:t>
            </w:r>
            <w:proofErr w:type="spellEnd"/>
            <w:r w:rsidR="00CD3C59" w:rsidRPr="00FA7B67">
              <w:rPr>
                <w:rFonts w:ascii="Times New Roman" w:eastAsia="Times New Roman" w:hAnsi="Times New Roman" w:cs="Times New Roman"/>
                <w:sz w:val="24"/>
                <w:szCs w:val="24"/>
                <w:vertAlign w:val="superscript"/>
              </w:rPr>
              <w:t>-</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xml:space="preserve">* </w:t>
            </w:r>
            <w:proofErr w:type="spellStart"/>
            <w:r w:rsidR="002746E7" w:rsidRPr="00FA7B67">
              <w:rPr>
                <w:rFonts w:ascii="Times New Roman" w:eastAsia="Times New Roman" w:hAnsi="Times New Roman" w:cs="Times New Roman"/>
                <w:sz w:val="24"/>
                <w:szCs w:val="24"/>
                <w:vertAlign w:val="superscript"/>
              </w:rPr>
              <w:t>Z</w:t>
            </w:r>
            <w:r w:rsidR="001D3F59" w:rsidRPr="00FA7B67">
              <w:rPr>
                <w:rFonts w:ascii="Times New Roman" w:eastAsia="Times New Roman" w:hAnsi="Times New Roman" w:cs="Times New Roman"/>
                <w:sz w:val="24"/>
                <w:szCs w:val="24"/>
                <w:vertAlign w:val="superscript"/>
              </w:rPr>
              <w:t>mix</w:t>
            </w:r>
            <w:proofErr w:type="spellEnd"/>
            <w:r w:rsidR="001D3F59" w:rsidRPr="00FA7B67">
              <w:rPr>
                <w:rFonts w:ascii="Times New Roman" w:eastAsia="Times New Roman" w:hAnsi="Times New Roman" w:cs="Times New Roman"/>
                <w:sz w:val="24"/>
                <w:szCs w:val="24"/>
                <w:vertAlign w:val="superscript"/>
              </w:rPr>
              <w:t>)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chl</w:t>
            </w:r>
            <w:proofErr w:type="spellEnd"/>
            <w:r w:rsidR="00CD3C59" w:rsidRPr="00FA7B67">
              <w:rPr>
                <w:rFonts w:ascii="Times New Roman" w:eastAsia="Times New Roman" w:hAnsi="Times New Roman" w:cs="Times New Roman"/>
                <w:sz w:val="24"/>
                <w:szCs w:val="24"/>
              </w:rPr>
              <w:t>-</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z</w:t>
            </w:r>
            <w:r w:rsidR="00CD3C59" w:rsidRPr="00FA7B67">
              <w:rPr>
                <w:rFonts w:ascii="Times New Roman" w:eastAsia="Times New Roman" w:hAnsi="Times New Roman" w:cs="Times New Roman"/>
                <w:sz w:val="24"/>
                <w:szCs w:val="24"/>
                <w:vertAlign w:val="subscript"/>
              </w:rPr>
              <w:t>mix</w:t>
            </w:r>
            <w:proofErr w:type="spellEnd"/>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243E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367" w:author="immccull@gmail.com" w:date="2018-05-15T10:26:00Z">
              <w:r w:rsidR="002B3835">
                <w:rPr>
                  <w:rFonts w:ascii="Times New Roman" w:eastAsia="Times New Roman" w:hAnsi="Times New Roman" w:cs="Times New Roman"/>
                  <w:b/>
                  <w:sz w:val="24"/>
                  <w:szCs w:val="24"/>
                </w:rPr>
                <w:t>ous</w:t>
              </w:r>
            </w:ins>
            <w:del w:id="368"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proofErr w:type="spellEnd"/>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ins w:id="369" w:author="immccull@gmail.com" w:date="2018-05-15T09:54:00Z">
              <w:r w:rsidR="002A6844" w:rsidRPr="002A6844">
                <w:rPr>
                  <w:rFonts w:ascii="Times New Roman" w:eastAsia="Times New Roman" w:hAnsi="Times New Roman" w:cs="Times New Roman"/>
                  <w:sz w:val="24"/>
                  <w:szCs w:val="24"/>
                  <w:vertAlign w:val="subscript"/>
                  <w:rPrChange w:id="370" w:author="immccull@gmail.com" w:date="2018-05-15T09:54:00Z">
                    <w:rPr>
                      <w:rFonts w:ascii="Times New Roman" w:eastAsia="Times New Roman" w:hAnsi="Times New Roman" w:cs="Times New Roman"/>
                      <w:sz w:val="24"/>
                      <w:szCs w:val="24"/>
                    </w:rPr>
                  </w:rPrChange>
                </w:rPr>
                <w:t>H</w:t>
              </w:r>
            </w:ins>
            <w:r w:rsidRPr="00FA7B67">
              <w:rPr>
                <w:rFonts w:ascii="Times New Roman" w:eastAsia="Times New Roman" w:hAnsi="Times New Roman" w:cs="Times New Roman"/>
                <w:sz w:val="24"/>
                <w:szCs w:val="24"/>
                <w:vertAlign w:val="subscript"/>
              </w:rPr>
              <w:t>Tot</w:t>
            </w:r>
            <w:proofErr w:type="spellEnd"/>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ins w:id="371" w:author="immccull@gmail.com" w:date="2018-05-15T09:54:00Z">
              <w:r w:rsidR="002A6844" w:rsidRPr="002A6844">
                <w:rPr>
                  <w:rFonts w:ascii="Times New Roman" w:eastAsia="Times New Roman" w:hAnsi="Times New Roman" w:cs="Times New Roman"/>
                  <w:sz w:val="24"/>
                  <w:szCs w:val="24"/>
                  <w:vertAlign w:val="subscript"/>
                  <w:rPrChange w:id="372" w:author="immccull@gmail.com" w:date="2018-05-15T09:54:00Z">
                    <w:rPr>
                      <w:rFonts w:ascii="Times New Roman" w:eastAsia="Times New Roman" w:hAnsi="Times New Roman" w:cs="Times New Roman"/>
                      <w:sz w:val="24"/>
                      <w:szCs w:val="24"/>
                    </w:rPr>
                  </w:rPrChange>
                </w:rPr>
                <w:t>H</w:t>
              </w:r>
            </w:ins>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proofErr w:type="spellStart"/>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ins w:id="373" w:author="immccull@gmail.com" w:date="2018-05-15T10:46:00Z">
              <w:r w:rsidR="00D616F4">
                <w:rPr>
                  <w:rFonts w:ascii="Times New Roman" w:eastAsia="Times New Roman" w:hAnsi="Times New Roman" w:cs="Times New Roman"/>
                  <w:sz w:val="24"/>
                  <w:szCs w:val="24"/>
                </w:rPr>
                <w:t xml:space="preserve">, </w:t>
              </w:r>
              <w:proofErr w:type="spellStart"/>
              <w:r w:rsidR="00D616F4">
                <w:rPr>
                  <w:rFonts w:ascii="Times New Roman" w:eastAsia="Times New Roman" w:hAnsi="Times New Roman" w:cs="Times New Roman"/>
                  <w:sz w:val="24"/>
                  <w:szCs w:val="24"/>
                </w:rPr>
                <w:t>T</w:t>
              </w:r>
              <w:r w:rsidR="00D616F4" w:rsidRPr="00D616F4">
                <w:rPr>
                  <w:rFonts w:ascii="Times New Roman" w:eastAsia="Times New Roman" w:hAnsi="Times New Roman" w:cs="Times New Roman"/>
                  <w:sz w:val="24"/>
                  <w:szCs w:val="24"/>
                  <w:vertAlign w:val="subscript"/>
                  <w:rPrChange w:id="374" w:author="immccull@gmail.com" w:date="2018-05-15T10:46:00Z">
                    <w:rPr>
                      <w:rFonts w:ascii="Times New Roman" w:eastAsia="Times New Roman" w:hAnsi="Times New Roman" w:cs="Times New Roman"/>
                      <w:sz w:val="24"/>
                      <w:szCs w:val="24"/>
                    </w:rPr>
                  </w:rPrChange>
                </w:rPr>
                <w:t>Base</w:t>
              </w:r>
              <w:proofErr w:type="spellEnd"/>
              <w:r w:rsidR="00D616F4">
                <w:rPr>
                  <w:rFonts w:ascii="Times New Roman" w:eastAsia="Times New Roman" w:hAnsi="Times New Roman" w:cs="Times New Roman"/>
                  <w:sz w:val="24"/>
                  <w:szCs w:val="24"/>
                </w:rPr>
                <w:t xml:space="preserve"> = 20°C</w:t>
              </w:r>
            </w:ins>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629"/>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proofErr w:type="spellEnd"/>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proofErr w:type="spellEnd"/>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roofErr w:type="spellEnd"/>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44D68F86" w:rsidR="00CD3C59" w:rsidRPr="00B65ED4" w:rsidRDefault="00CD3C59" w:rsidP="00CD3C59">
            <w:pPr>
              <w:jc w:val="center"/>
              <w:rPr>
                <w:rFonts w:ascii="Times New Roman" w:eastAsia="Times New Roman" w:hAnsi="Times New Roman" w:cs="Times New Roman"/>
                <w:sz w:val="24"/>
                <w:szCs w:val="24"/>
              </w:rPr>
            </w:pPr>
            <w:del w:id="375" w:author="McCullough, Ian" w:date="2018-05-15T13:39:00Z">
              <w:r w:rsidRPr="00B65ED4" w:rsidDel="001901E2">
                <w:rPr>
                  <w:rFonts w:ascii="Times New Roman" w:eastAsia="Times New Roman" w:hAnsi="Times New Roman" w:cs="Times New Roman"/>
                  <w:sz w:val="24"/>
                  <w:szCs w:val="24"/>
                </w:rPr>
                <w:delText>Vanern</w:delText>
              </w:r>
            </w:del>
            <w:proofErr w:type="spellStart"/>
            <w:ins w:id="376" w:author="McCullough, Ian" w:date="2018-05-15T13:39:00Z">
              <w:r w:rsidR="001901E2">
                <w:rPr>
                  <w:rFonts w:ascii="Times New Roman" w:eastAsia="Times New Roman" w:hAnsi="Times New Roman" w:cs="Times New Roman"/>
                  <w:sz w:val="24"/>
                  <w:szCs w:val="24"/>
                </w:rPr>
                <w:t>Vänern</w:t>
              </w:r>
            </w:ins>
            <w:proofErr w:type="spellEnd"/>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including allochthonous (</w:t>
      </w:r>
      <w:proofErr w:type="spellStart"/>
      <w:r w:rsidR="00672ADB" w:rsidRPr="005D41D3">
        <w:rPr>
          <w:rFonts w:ascii="Times New Roman" w:eastAsia="Times New Roman" w:hAnsi="Times New Roman" w:cs="Times New Roman"/>
          <w:b/>
          <w:sz w:val="24"/>
          <w:szCs w:val="24"/>
        </w:rPr>
        <w:t>Alloch</w:t>
      </w:r>
      <w:proofErr w:type="spellEnd"/>
      <w:r w:rsidR="00672ADB" w:rsidRPr="005D41D3">
        <w:rPr>
          <w:rFonts w:ascii="Times New Roman" w:eastAsia="Times New Roman" w:hAnsi="Times New Roman" w:cs="Times New Roman"/>
          <w:b/>
          <w:sz w:val="24"/>
          <w:szCs w:val="24"/>
        </w:rPr>
        <w:t>) and autochthonous (</w:t>
      </w:r>
      <w:proofErr w:type="spellStart"/>
      <w:r w:rsidR="00672ADB" w:rsidRPr="005D41D3">
        <w:rPr>
          <w:rFonts w:ascii="Times New Roman" w:eastAsia="Times New Roman" w:hAnsi="Times New Roman" w:cs="Times New Roman"/>
          <w:b/>
          <w:sz w:val="24"/>
          <w:szCs w:val="24"/>
        </w:rPr>
        <w:t>Autoch</w:t>
      </w:r>
      <w:proofErr w:type="spellEnd"/>
      <w:r w:rsidR="00672ADB" w:rsidRPr="005D41D3">
        <w:rPr>
          <w:rFonts w:ascii="Times New Roman" w:eastAsia="Times New Roman" w:hAnsi="Times New Roman" w:cs="Times New Roman"/>
          <w:b/>
          <w:sz w:val="24"/>
          <w:szCs w:val="24"/>
        </w:rPr>
        <w:t xml:space="preserve">)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64CE902" w:rsidR="00672ADB" w:rsidRPr="00B65ED4" w:rsidRDefault="00672ADB">
            <w:pPr>
              <w:rPr>
                <w:rFonts w:ascii="Times New Roman" w:hAnsi="Times New Roman" w:cs="Times New Roman"/>
                <w:sz w:val="24"/>
                <w:szCs w:val="24"/>
              </w:rPr>
            </w:pPr>
            <w:del w:id="377" w:author="McCullough, Ian" w:date="2018-05-15T13:39:00Z">
              <w:r w:rsidRPr="00B65ED4" w:rsidDel="001901E2">
                <w:rPr>
                  <w:rFonts w:ascii="Times New Roman" w:hAnsi="Times New Roman" w:cs="Times New Roman"/>
                  <w:sz w:val="24"/>
                  <w:szCs w:val="24"/>
                </w:rPr>
                <w:delText>Vanern</w:delText>
              </w:r>
            </w:del>
            <w:proofErr w:type="spellStart"/>
            <w:ins w:id="378"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F93F00D" w:rsidR="00672ADB" w:rsidRPr="00B65ED4" w:rsidRDefault="00672ADB">
            <w:pPr>
              <w:rPr>
                <w:rFonts w:ascii="Times New Roman" w:hAnsi="Times New Roman" w:cs="Times New Roman"/>
                <w:sz w:val="24"/>
                <w:szCs w:val="24"/>
              </w:rPr>
            </w:pPr>
            <w:del w:id="379" w:author="McCullough, Ian" w:date="2018-05-15T13:39:00Z">
              <w:r w:rsidRPr="00B65ED4" w:rsidDel="001901E2">
                <w:rPr>
                  <w:rFonts w:ascii="Times New Roman" w:hAnsi="Times New Roman" w:cs="Times New Roman"/>
                  <w:sz w:val="24"/>
                  <w:szCs w:val="24"/>
                </w:rPr>
                <w:delText>Vanern</w:delText>
              </w:r>
            </w:del>
            <w:proofErr w:type="spellStart"/>
            <w:ins w:id="380"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696D2C83" w:rsidR="00672ADB" w:rsidRPr="00B65ED4" w:rsidRDefault="00672ADB">
            <w:pPr>
              <w:rPr>
                <w:rFonts w:ascii="Times New Roman" w:hAnsi="Times New Roman" w:cs="Times New Roman"/>
                <w:sz w:val="24"/>
                <w:szCs w:val="24"/>
              </w:rPr>
            </w:pPr>
            <w:del w:id="381" w:author="McCullough, Ian" w:date="2018-05-15T13:39:00Z">
              <w:r w:rsidRPr="00B65ED4" w:rsidDel="001901E2">
                <w:rPr>
                  <w:rFonts w:ascii="Times New Roman" w:hAnsi="Times New Roman" w:cs="Times New Roman"/>
                  <w:sz w:val="24"/>
                  <w:szCs w:val="24"/>
                </w:rPr>
                <w:delText>Vanern</w:delText>
              </w:r>
            </w:del>
            <w:proofErr w:type="spellStart"/>
            <w:ins w:id="382"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7"/>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proofErr w:type="spellStart"/>
      <w:r w:rsidR="002C01C0" w:rsidRPr="00B65ED4">
        <w:rPr>
          <w:rFonts w:ascii="Times New Roman" w:eastAsia="Times New Roman" w:hAnsi="Times New Roman" w:cs="Times New Roman"/>
          <w:sz w:val="24"/>
          <w:szCs w:val="24"/>
        </w:rPr>
        <w:t>alloch</w:t>
      </w:r>
      <w:proofErr w:type="spellEnd"/>
      <w:r w:rsidR="002C01C0" w:rsidRPr="00B65ED4">
        <w:rPr>
          <w:rFonts w:ascii="Times New Roman" w:eastAsia="Times New Roman" w:hAnsi="Times New Roman" w:cs="Times New Roman"/>
          <w:sz w:val="24"/>
          <w:szCs w:val="24"/>
        </w:rPr>
        <w:t xml:space="preserve">;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w:t>
      </w:r>
      <w:proofErr w:type="spellStart"/>
      <w:r w:rsidR="002C01C0" w:rsidRPr="00B65ED4">
        <w:rPr>
          <w:rFonts w:ascii="Times New Roman" w:eastAsia="Times New Roman" w:hAnsi="Times New Roman" w:cs="Times New Roman"/>
          <w:sz w:val="24"/>
          <w:szCs w:val="24"/>
        </w:rPr>
        <w:t>autoch</w:t>
      </w:r>
      <w:proofErr w:type="spellEnd"/>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8">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w:t>
      </w:r>
      <w:proofErr w:type="spellStart"/>
      <w:r w:rsidR="006628ED" w:rsidRPr="00B65ED4">
        <w:rPr>
          <w:rFonts w:ascii="Times New Roman" w:eastAsia="Times New Roman" w:hAnsi="Times New Roman" w:cs="Times New Roman"/>
          <w:sz w:val="24"/>
          <w:szCs w:val="24"/>
        </w:rPr>
        <w:t>Toolik</w:t>
      </w:r>
      <w:proofErr w:type="spellEnd"/>
      <w:r w:rsidR="006628ED" w:rsidRPr="00B65ED4">
        <w:rPr>
          <w:rFonts w:ascii="Times New Roman" w:eastAsia="Times New Roman" w:hAnsi="Times New Roman" w:cs="Times New Roman"/>
          <w:sz w:val="24"/>
          <w:szCs w:val="24"/>
        </w:rPr>
        <w:t xml:space="preserve">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9">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proofErr w:type="spellEnd"/>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proofErr w:type="spellEnd"/>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20">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48E85C3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w:t>
      </w:r>
      <w:proofErr w:type="spellStart"/>
      <w:r w:rsidR="003A1DB2" w:rsidRPr="00B65ED4">
        <w:rPr>
          <w:color w:val="000000"/>
        </w:rPr>
        <w:t>Toolik</w:t>
      </w:r>
      <w:proofErr w:type="spellEnd"/>
      <w:r w:rsidR="003A1DB2" w:rsidRPr="00B65ED4">
        <w:rPr>
          <w:color w:val="000000"/>
        </w:rPr>
        <w:t xml:space="preserve"> Lake plots were truncated to enable visualization of relat</w:t>
      </w:r>
      <w:r w:rsidR="007F4D86">
        <w:rPr>
          <w:color w:val="000000"/>
        </w:rPr>
        <w:t>ively lower fluxes. Maximum allo</w:t>
      </w:r>
      <w:r w:rsidR="003A1DB2" w:rsidRPr="00B65ED4">
        <w:rPr>
          <w:color w:val="000000"/>
        </w:rPr>
        <w:t>chthon</w:t>
      </w:r>
      <w:ins w:id="383" w:author="immccull@gmail.com" w:date="2018-05-15T10:26:00Z">
        <w:r w:rsidR="002B3835">
          <w:rPr>
            <w:color w:val="000000"/>
          </w:rPr>
          <w:t>ous inputs</w:t>
        </w:r>
      </w:ins>
      <w:del w:id="384" w:author="immccull@gmail.com" w:date="2018-05-15T10:26:00Z">
        <w:r w:rsidR="003A1DB2" w:rsidRPr="00B65ED4" w:rsidDel="002B3835">
          <w:rPr>
            <w:color w:val="000000"/>
          </w:rPr>
          <w:delText>y</w:delText>
        </w:r>
      </w:del>
      <w:r w:rsidR="003A1DB2" w:rsidRPr="00B65ED4">
        <w:rPr>
          <w:color w:val="000000"/>
        </w:rPr>
        <w:t xml:space="preserve"> and </w:t>
      </w:r>
      <w:r w:rsidR="007F4D86">
        <w:rPr>
          <w:color w:val="000000"/>
        </w:rPr>
        <w:t xml:space="preserve">export for </w:t>
      </w:r>
      <w:proofErr w:type="spellStart"/>
      <w:r w:rsidR="007F4D86">
        <w:rPr>
          <w:color w:val="000000"/>
        </w:rPr>
        <w:t>Toolik</w:t>
      </w:r>
      <w:proofErr w:type="spellEnd"/>
      <w:r w:rsidR="007F4D86">
        <w:rPr>
          <w:color w:val="000000"/>
        </w:rPr>
        <w:t xml:space="preserve">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DE20D2" w:rsidP="000233C2">
      <w:pPr>
        <w:pStyle w:val="NormalWeb"/>
        <w:spacing w:before="0" w:beforeAutospacing="0" w:after="0" w:afterAutospacing="0" w:line="480" w:lineRule="auto"/>
        <w:rPr>
          <w:b/>
        </w:rPr>
      </w:pPr>
      <w:r>
        <w:rPr>
          <w:b/>
          <w:noProof/>
        </w:rPr>
        <w:pict w14:anchorId="50393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34pt">
            <v:imagedata r:id="rId21" o:title="beardplot2"/>
          </v:shape>
        </w:pict>
      </w:r>
    </w:p>
    <w:p w14:paraId="19495297" w14:textId="019454CE"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ins w:id="385" w:author="immccull@gmail.com" w:date="2018-05-15T10:27:00Z">
        <w:r w:rsidR="002B3835">
          <w:rPr>
            <w:color w:val="000000"/>
          </w:rPr>
          <w:t>ous</w:t>
        </w:r>
      </w:ins>
      <w:del w:id="386" w:author="immccull@gmail.com" w:date="2018-05-15T10:27:00Z">
        <w:r w:rsidRPr="00B65ED4" w:rsidDel="002B3835">
          <w:rPr>
            <w:color w:val="000000"/>
          </w:rPr>
          <w:delText>y</w:delText>
        </w:r>
      </w:del>
      <w:r w:rsidRPr="00B65ED4">
        <w:rPr>
          <w:color w:val="000000"/>
        </w:rPr>
        <w:t>/autochthon</w:t>
      </w:r>
      <w:ins w:id="387" w:author="immccull@gmail.com" w:date="2018-05-15T10:27:00Z">
        <w:r w:rsidR="002B3835">
          <w:rPr>
            <w:color w:val="000000"/>
          </w:rPr>
          <w:t>ous inputs</w:t>
        </w:r>
      </w:ins>
      <w:del w:id="388" w:author="immccull@gmail.com" w:date="2018-05-15T10:27:00Z">
        <w:r w:rsidRPr="00B65ED4" w:rsidDel="002B3835">
          <w:rPr>
            <w:color w:val="000000"/>
          </w:rPr>
          <w:delText>y</w:delText>
        </w:r>
      </w:del>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mmccull@gmail.com" w:date="2018-05-15T10:09:00Z" w:initials="i">
    <w:p w14:paraId="282CAF0B" w14:textId="16838BF7" w:rsidR="002D4100" w:rsidRDefault="002D4100">
      <w:pPr>
        <w:pStyle w:val="CommentText"/>
      </w:pPr>
      <w:r>
        <w:rPr>
          <w:rStyle w:val="CommentReference"/>
        </w:rPr>
        <w:annotationRef/>
      </w:r>
      <w:r>
        <w:t>One reviewer didn’t like the title. I am out of puns for this project. We could revert back to the part after the colon</w:t>
      </w:r>
    </w:p>
  </w:comment>
  <w:comment w:id="24" w:author="immccull@gmail.com" w:date="2018-05-14T14:21:00Z" w:initials="i">
    <w:p w14:paraId="490F0BE0" w14:textId="46D15944" w:rsidR="002D4100" w:rsidRDefault="002D4100">
      <w:pPr>
        <w:pStyle w:val="CommentText"/>
      </w:pPr>
      <w:r>
        <w:rPr>
          <w:rStyle w:val="CommentReference"/>
        </w:rPr>
        <w:annotationRef/>
      </w:r>
      <w:r>
        <w:t xml:space="preserve">A reviewer said that this could also be allochthonous, so to avoid that I say we just remove it. </w:t>
      </w:r>
    </w:p>
  </w:comment>
  <w:comment w:id="31" w:author="immccull@gmail.com" w:date="2018-05-15T09:38:00Z" w:initials="i">
    <w:p w14:paraId="3B70BEDA" w14:textId="2B873A72" w:rsidR="002D4100" w:rsidRDefault="002D4100">
      <w:pPr>
        <w:pStyle w:val="CommentText"/>
      </w:pPr>
      <w:r>
        <w:rPr>
          <w:rStyle w:val="CommentReference"/>
        </w:rPr>
        <w:annotationRef/>
      </w:r>
      <w:r>
        <w:t>One reviewer thought we had too much background text, so I tried to eliminate a few lines</w:t>
      </w:r>
    </w:p>
  </w:comment>
  <w:comment w:id="33" w:author="immccull@gmail.com" w:date="2018-05-14T14:32:00Z" w:initials="i">
    <w:p w14:paraId="5FA3E49D" w14:textId="343DA5E0" w:rsidR="002D4100" w:rsidRDefault="002D4100">
      <w:pPr>
        <w:pStyle w:val="CommentText"/>
      </w:pPr>
      <w:r>
        <w:rPr>
          <w:rStyle w:val="CommentReference"/>
        </w:rPr>
        <w:annotationRef/>
      </w:r>
      <w:r>
        <w:t>This is meant to cover the fact that we are not modeling every single process that might affect OC budgets</w:t>
      </w:r>
    </w:p>
  </w:comment>
  <w:comment w:id="55" w:author="immccull@gmail.com" w:date="2018-05-14T14:35:00Z" w:initials="i">
    <w:p w14:paraId="1CC04E89" w14:textId="2243E1CE" w:rsidR="002D4100" w:rsidRDefault="002D4100">
      <w:pPr>
        <w:pStyle w:val="CommentText"/>
      </w:pPr>
      <w:r>
        <w:rPr>
          <w:rStyle w:val="CommentReference"/>
        </w:rPr>
        <w:annotationRef/>
      </w:r>
      <w:r>
        <w:t>I was never in favor of going down this path, and mentioning it just invites criticism</w:t>
      </w:r>
    </w:p>
  </w:comment>
  <w:comment w:id="63" w:author="immccull@gmail.com" w:date="2018-05-15T10:01:00Z" w:initials="i">
    <w:p w14:paraId="25C3BEB6" w14:textId="1EDA30D7" w:rsidR="002D4100" w:rsidRDefault="002D4100">
      <w:pPr>
        <w:pStyle w:val="CommentText"/>
      </w:pPr>
      <w:r>
        <w:rPr>
          <w:rStyle w:val="CommentReference"/>
        </w:rPr>
        <w:annotationRef/>
      </w:r>
      <w:r>
        <w:t>A reviewer said we made too many assumptions about static relationships. Is it worth saying what other variables we considered calibrating? Looking at Table 2, most of these look like general relationships from the literature, though</w:t>
      </w:r>
    </w:p>
  </w:comment>
  <w:comment w:id="71" w:author="immccull@gmail.com" w:date="2018-05-11T10:21:00Z" w:initials="i">
    <w:p w14:paraId="7528271C" w14:textId="29125939" w:rsidR="002D4100" w:rsidRDefault="002D4100">
      <w:pPr>
        <w:pStyle w:val="CommentText"/>
      </w:pPr>
      <w:r>
        <w:rPr>
          <w:rStyle w:val="CommentReference"/>
        </w:rPr>
        <w:annotationRef/>
      </w:r>
      <w:r>
        <w:t xml:space="preserve">We could maybe say more about the 9 models rather than simply referring to Kelly. How do the various models differ? </w:t>
      </w:r>
    </w:p>
  </w:comment>
  <w:comment w:id="84" w:author="immccull@gmail.com" w:date="2018-05-15T09:45:00Z" w:initials="i">
    <w:p w14:paraId="4919A722" w14:textId="6E502DA1" w:rsidR="002D4100" w:rsidRDefault="002D4100">
      <w:pPr>
        <w:pStyle w:val="CommentText"/>
      </w:pPr>
      <w:r>
        <w:rPr>
          <w:rStyle w:val="CommentReference"/>
        </w:rPr>
        <w:annotationRef/>
      </w:r>
      <w:r>
        <w:t>I propose deleting because a reviewer found it confusing. If we assume constant volume, then I think we don’t have to mention evaporation</w:t>
      </w:r>
    </w:p>
  </w:comment>
  <w:comment w:id="113" w:author="immccull@gmail.com" w:date="2018-05-15T09:58:00Z" w:initials="i">
    <w:p w14:paraId="556E0DFF" w14:textId="3D9264ED" w:rsidR="002D4100" w:rsidRDefault="002D4100">
      <w:pPr>
        <w:pStyle w:val="CommentText"/>
      </w:pPr>
      <w:r>
        <w:rPr>
          <w:rStyle w:val="CommentReference"/>
        </w:rPr>
        <w:annotationRef/>
      </w:r>
      <w:r>
        <w:t>A reviewer raised the question of downstream oxygen export. I have no idea how big an issue that is</w:t>
      </w:r>
    </w:p>
  </w:comment>
  <w:comment w:id="114" w:author="immccull@gmail.com" w:date="2018-05-15T09:59:00Z" w:initials="i">
    <w:p w14:paraId="66756843" w14:textId="60F86CAB" w:rsidR="002D4100" w:rsidRDefault="002D4100">
      <w:pPr>
        <w:pStyle w:val="CommentText"/>
      </w:pPr>
      <w:r>
        <w:rPr>
          <w:rStyle w:val="CommentReference"/>
        </w:rPr>
        <w:annotationRef/>
      </w:r>
      <w:r>
        <w:t>Do we have a citation for that?</w:t>
      </w:r>
    </w:p>
  </w:comment>
  <w:comment w:id="121" w:author="immccull@gmail.com" w:date="2018-05-15T10:57:00Z" w:initials="i">
    <w:p w14:paraId="01BD3E28" w14:textId="2690A5A6" w:rsidR="002D4100" w:rsidRDefault="002D4100">
      <w:pPr>
        <w:pStyle w:val="CommentText"/>
      </w:pPr>
      <w:r>
        <w:rPr>
          <w:rStyle w:val="CommentReference"/>
        </w:rPr>
        <w:annotationRef/>
      </w:r>
      <w:r>
        <w:t>Given the amount of confusion this has caused co-authors and reviewers, I like the idea of reporting NSE for both DOC and DO separately; however, should we be concerned about negative NSE values?</w:t>
      </w:r>
    </w:p>
  </w:comment>
  <w:comment w:id="126" w:author="McCullough, Ian" w:date="2018-05-15T13:38:00Z" w:initials="MI">
    <w:p w14:paraId="5AFDB43B" w14:textId="3D00D64F" w:rsidR="002D4100" w:rsidRDefault="002D4100">
      <w:pPr>
        <w:pStyle w:val="CommentText"/>
      </w:pPr>
      <w:r>
        <w:rPr>
          <w:rStyle w:val="CommentReference"/>
        </w:rPr>
        <w:annotationRef/>
      </w:r>
      <w:r>
        <w:t>This has obvious implications for the output fates. One reviewer asked how plausible we think this is.</w:t>
      </w:r>
    </w:p>
  </w:comment>
  <w:comment w:id="281" w:author="McCullough, Ian" w:date="2018-05-15T13:52:00Z" w:initials="MI">
    <w:p w14:paraId="27CEFA08" w14:textId="1FBB6A65" w:rsidR="002D4100" w:rsidRDefault="002D4100">
      <w:pPr>
        <w:pStyle w:val="CommentText"/>
      </w:pPr>
      <w:r>
        <w:rPr>
          <w:rStyle w:val="CommentReference"/>
        </w:rPr>
        <w:annotationRef/>
      </w:r>
      <w:r>
        <w:t xml:space="preserve">A reviewer suggested we point out that the 1-2 mg/L differences in modeled DOC in the sensitivity analysis represents </w:t>
      </w:r>
      <w:proofErr w:type="gramStart"/>
      <w:r>
        <w:t>a large portion</w:t>
      </w:r>
      <w:proofErr w:type="gramEnd"/>
      <w:r>
        <w:t xml:space="preserve"> of the DOC pool</w:t>
      </w:r>
    </w:p>
  </w:comment>
  <w:comment w:id="323" w:author="immccull@gmail.com" w:date="2018-05-11T10:47:00Z" w:initials="i">
    <w:p w14:paraId="7EECFB38" w14:textId="4EF2349C" w:rsidR="002D4100" w:rsidRDefault="002D4100">
      <w:pPr>
        <w:pStyle w:val="CommentText"/>
      </w:pPr>
      <w:r>
        <w:rPr>
          <w:rStyle w:val="CommentReference"/>
        </w:rPr>
        <w:annotationRef/>
      </w:r>
      <w:r>
        <w:t>Is this still a major research need if we think POC doesn’t have a large effect on long-term budgets?</w:t>
      </w:r>
    </w:p>
  </w:comment>
  <w:comment w:id="324" w:author="McCullough, Ian" w:date="2018-05-15T13:31:00Z" w:initials="MI">
    <w:p w14:paraId="7F6A5DD6" w14:textId="279D80D1" w:rsidR="002D4100" w:rsidRDefault="002D4100">
      <w:pPr>
        <w:pStyle w:val="CommentText"/>
      </w:pPr>
      <w:r>
        <w:rPr>
          <w:rStyle w:val="CommentReference"/>
        </w:rPr>
        <w:annotationRef/>
      </w:r>
      <w:r>
        <w:t>Feels tacked on, so I propose deleting</w:t>
      </w:r>
    </w:p>
  </w:comment>
  <w:comment w:id="360" w:author="immccull@gmail.com" w:date="2018-05-09T14:52:00Z" w:initials="i">
    <w:p w14:paraId="6D61B8A5" w14:textId="34DE2A03" w:rsidR="002D4100" w:rsidRDefault="002D4100">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2CAF0B" w15:done="0"/>
  <w15:commentEx w15:paraId="490F0BE0" w15:done="0"/>
  <w15:commentEx w15:paraId="3B70BEDA" w15:done="0"/>
  <w15:commentEx w15:paraId="5FA3E49D" w15:done="0"/>
  <w15:commentEx w15:paraId="1CC04E89" w15:done="0"/>
  <w15:commentEx w15:paraId="25C3BEB6" w15:done="0"/>
  <w15:commentEx w15:paraId="7528271C" w15:done="0"/>
  <w15:commentEx w15:paraId="4919A722" w15:done="0"/>
  <w15:commentEx w15:paraId="556E0DFF" w15:done="0"/>
  <w15:commentEx w15:paraId="66756843" w15:done="0"/>
  <w15:commentEx w15:paraId="01BD3E28" w15:done="0"/>
  <w15:commentEx w15:paraId="5AFDB43B" w15:done="0"/>
  <w15:commentEx w15:paraId="27CEFA08" w15:done="0"/>
  <w15:commentEx w15:paraId="7EECFB38" w15:done="0"/>
  <w15:commentEx w15:paraId="7F6A5DD6"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2CAF0B" w16cid:durableId="1EA55D7C"/>
  <w16cid:commentId w16cid:paraId="490F0BE0" w16cid:durableId="1EA55D7D"/>
  <w16cid:commentId w16cid:paraId="3B70BEDA" w16cid:durableId="1EA55D7E"/>
  <w16cid:commentId w16cid:paraId="5FA3E49D" w16cid:durableId="1EA55D7F"/>
  <w16cid:commentId w16cid:paraId="1CC04E89" w16cid:durableId="1EA55D80"/>
  <w16cid:commentId w16cid:paraId="25C3BEB6" w16cid:durableId="1EA55D81"/>
  <w16cid:commentId w16cid:paraId="7528271C" w16cid:durableId="1EA55D82"/>
  <w16cid:commentId w16cid:paraId="4919A722" w16cid:durableId="1EA55D83"/>
  <w16cid:commentId w16cid:paraId="556E0DFF" w16cid:durableId="1EA55D84"/>
  <w16cid:commentId w16cid:paraId="66756843" w16cid:durableId="1EA55D85"/>
  <w16cid:commentId w16cid:paraId="01BD3E28" w16cid:durableId="1EA55D86"/>
  <w16cid:commentId w16cid:paraId="5AFDB43B" w16cid:durableId="1EA5613C"/>
  <w16cid:commentId w16cid:paraId="27CEFA08" w16cid:durableId="1EA56484"/>
  <w16cid:commentId w16cid:paraId="7EECFB38" w16cid:durableId="1EA55D87"/>
  <w16cid:commentId w16cid:paraId="7F6A5DD6" w16cid:durableId="1EA55FC7"/>
  <w16cid:commentId w16cid:paraId="6D61B8A5" w16cid:durableId="1EA55D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74A32" w14:textId="77777777" w:rsidR="006C4096" w:rsidRDefault="006C4096">
      <w:pPr>
        <w:spacing w:line="240" w:lineRule="auto"/>
      </w:pPr>
      <w:r>
        <w:separator/>
      </w:r>
    </w:p>
  </w:endnote>
  <w:endnote w:type="continuationSeparator" w:id="0">
    <w:p w14:paraId="59D401C2" w14:textId="77777777" w:rsidR="006C4096" w:rsidRDefault="006C4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06F4C" w14:textId="77777777" w:rsidR="006C4096" w:rsidRDefault="006C4096">
      <w:pPr>
        <w:spacing w:line="240" w:lineRule="auto"/>
      </w:pPr>
      <w:r>
        <w:separator/>
      </w:r>
    </w:p>
  </w:footnote>
  <w:footnote w:type="continuationSeparator" w:id="0">
    <w:p w14:paraId="0F4117E8" w14:textId="77777777" w:rsidR="006C4096" w:rsidRDefault="006C4096">
      <w:pPr>
        <w:spacing w:line="240" w:lineRule="auto"/>
      </w:pPr>
      <w:r>
        <w:continuationSeparator/>
      </w:r>
    </w:p>
  </w:footnote>
  <w:footnote w:id="1">
    <w:p w14:paraId="6318265D" w14:textId="77777777" w:rsidR="002D4100" w:rsidRDefault="002D4100">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610C08A1" w:rsidR="002D4100" w:rsidRDefault="002D4100">
        <w:pPr>
          <w:pStyle w:val="Header"/>
          <w:jc w:val="right"/>
        </w:pPr>
        <w:r>
          <w:fldChar w:fldCharType="begin"/>
        </w:r>
        <w:r>
          <w:instrText xml:space="preserve"> PAGE   \* MERGEFORMAT </w:instrText>
        </w:r>
        <w:r>
          <w:fldChar w:fldCharType="separate"/>
        </w:r>
        <w:r>
          <w:rPr>
            <w:noProof/>
          </w:rPr>
          <w:t>25</w:t>
        </w:r>
        <w:r>
          <w:rPr>
            <w:noProof/>
          </w:rPr>
          <w:fldChar w:fldCharType="end"/>
        </w:r>
      </w:p>
    </w:sdtContent>
  </w:sdt>
  <w:p w14:paraId="69AD8F9A" w14:textId="77777777" w:rsidR="002D4100" w:rsidRDefault="002D410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McCullough, Ian">
    <w15:presenceInfo w15:providerId="AD" w15:userId="S-1-5-21-1785325256-3808005945-168888340-100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3DA6"/>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lter.limnology.wisc.edu/datacatalog/search"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hzambran.github.io/hydroGO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AC710-2768-4137-8E9F-E9B263CB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10368</TotalTime>
  <Pages>48</Pages>
  <Words>10164</Words>
  <Characters>57935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McCullough, Ian</cp:lastModifiedBy>
  <cp:revision>95</cp:revision>
  <cp:lastPrinted>2017-11-14T13:33:00Z</cp:lastPrinted>
  <dcterms:created xsi:type="dcterms:W3CDTF">2017-11-16T20:12:00Z</dcterms:created>
  <dcterms:modified xsi:type="dcterms:W3CDTF">2018-05-15T18:36:00Z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