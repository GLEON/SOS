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52763" w14:textId="3F0538CD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Running head: </w:t>
      </w:r>
      <w:r w:rsidR="006F4C36" w:rsidRPr="00B65ED4">
        <w:rPr>
          <w:rFonts w:ascii="Times New Roman" w:eastAsia="Times New Roman" w:hAnsi="Times New Roman" w:cs="Times New Roman"/>
          <w:sz w:val="24"/>
          <w:szCs w:val="24"/>
        </w:rPr>
        <w:t xml:space="preserve">Organic carbon </w:t>
      </w:r>
      <w:commentRangeStart w:id="0"/>
      <w:r w:rsidR="006F4C36" w:rsidRPr="00B65ED4">
        <w:rPr>
          <w:rFonts w:ascii="Times New Roman" w:eastAsia="Times New Roman" w:hAnsi="Times New Roman" w:cs="Times New Roman"/>
          <w:sz w:val="24"/>
          <w:szCs w:val="24"/>
        </w:rPr>
        <w:t>fates</w:t>
      </w:r>
      <w:r w:rsidR="009E6399">
        <w:rPr>
          <w:rFonts w:ascii="Times New Roman" w:eastAsia="Times New Roman" w:hAnsi="Times New Roman" w:cs="Times New Roman"/>
          <w:sz w:val="24"/>
          <w:szCs w:val="24"/>
        </w:rPr>
        <w:t xml:space="preserve"> in lakes</w:t>
      </w:r>
      <w:commentRangeEnd w:id="0"/>
      <w:r w:rsidR="000854D8">
        <w:rPr>
          <w:rStyle w:val="CommentReference"/>
        </w:rPr>
        <w:commentReference w:id="0"/>
      </w:r>
    </w:p>
    <w:p w14:paraId="5A44E66B" w14:textId="77777777" w:rsidR="0032009C" w:rsidRPr="00B65ED4" w:rsidRDefault="0032009C" w:rsidP="002F35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714A7A" w14:textId="54364D26" w:rsidR="00E801C4" w:rsidRDefault="00E801C4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commentRangeStart w:id="1"/>
      <w:commentRangeStart w:id="2"/>
      <w:del w:id="3" w:author="Hilary Dugan" w:date="2018-05-15T14:42:00Z">
        <w:r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Tracking the carbon footprint of lakes: </w:delText>
        </w:r>
      </w:del>
      <w:ins w:id="4" w:author="Hilary Dugan" w:date="2018-05-15T14:42:00Z">
        <w:r w:rsidR="00796F45">
          <w:rPr>
            <w:rFonts w:ascii="Times New Roman" w:eastAsia="Times New Roman" w:hAnsi="Times New Roman" w:cs="Times New Roman"/>
            <w:sz w:val="24"/>
            <w:szCs w:val="24"/>
          </w:rPr>
          <w:t>D</w:t>
        </w:r>
      </w:ins>
      <w:del w:id="5" w:author="Hilary Dugan" w:date="2018-05-15T14:42:00Z">
        <w:r w:rsidDel="00796F45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ynamic modeling of organic carbon fates in lake ecosystems</w:t>
      </w:r>
      <w:commentRangeEnd w:id="1"/>
      <w:r w:rsidR="00A365E6">
        <w:rPr>
          <w:rStyle w:val="CommentReference"/>
        </w:rPr>
        <w:commentReference w:id="1"/>
      </w:r>
      <w:commentRangeEnd w:id="2"/>
      <w:r w:rsidR="00796F45">
        <w:rPr>
          <w:rStyle w:val="CommentReference"/>
        </w:rPr>
        <w:commentReference w:id="2"/>
      </w:r>
    </w:p>
    <w:p w14:paraId="343CF6A9" w14:textId="77777777" w:rsidR="00796F45" w:rsidRDefault="00796F45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75010D" w14:textId="21F90B98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Ian M. McCullough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1*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Hilary A. Dugan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del w:id="6" w:author="Hilary Dugan" w:date="2018-05-15T14:41:00Z">
        <w:r w:rsidRPr="00B65ED4" w:rsidDel="00796F45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delText>,14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>, Kaitlin J. Farrell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="00B32522" w:rsidRPr="00B65ED4"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customMarkFollows="1" w:id="1"/>
        <w:sym w:font="Symbol" w:char="F0D9"/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Ana M. Morales-Williams</w:t>
      </w:r>
      <w:r w:rsidR="008B57C5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Zutao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Ouyang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5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Derek Roberts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Facundo Scordo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7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Sarah L. Bartlett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8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Samantha M. Burke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9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Jonathan P. Doubek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Flora E. Krivak-Tetley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Nicholas K. Skaff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Jamie C. Summers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Kathleen C. Weathers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14</w:t>
      </w:r>
      <w:r w:rsidR="00BB2DA5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  </w:t>
      </w:r>
      <w:r w:rsidR="00BB2DA5" w:rsidRPr="00B65ED4">
        <w:rPr>
          <w:rFonts w:ascii="Times New Roman" w:eastAsia="Times New Roman" w:hAnsi="Times New Roman" w:cs="Times New Roman"/>
          <w:sz w:val="24"/>
          <w:szCs w:val="24"/>
        </w:rPr>
        <w:t>and Paul C. Hanson</w:t>
      </w:r>
      <w:r w:rsidR="00BB2DA5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</w:p>
    <w:p w14:paraId="1AB63913" w14:textId="77777777" w:rsidR="0032009C" w:rsidRPr="00B65ED4" w:rsidRDefault="0032009C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</w:p>
    <w:p w14:paraId="5BB85036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1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Bren School of Environmental Science and Management, </w:t>
      </w:r>
      <w:r w:rsidRPr="00B65E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University of California, 2400 Bren Hall, Santa Barbara,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CA, 93106, US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14:paraId="48EA1E4E" w14:textId="5D61AFE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3446FB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Center for Limnology, University of Wisconsin-Madison, 680 N Park St, Madison, WI, </w:t>
      </w:r>
      <w:r w:rsidR="00DB4F36" w:rsidRPr="00B65ED4">
        <w:rPr>
          <w:rFonts w:ascii="Times New Roman" w:eastAsia="Times New Roman" w:hAnsi="Times New Roman" w:cs="Times New Roman"/>
          <w:sz w:val="24"/>
          <w:szCs w:val="24"/>
        </w:rPr>
        <w:t>53706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US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996562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Odum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School of Ecology, University of Georgia, 140 E. Green Street, Athens, GA, 30602, US</w:t>
      </w:r>
      <w:r w:rsidR="00E110D8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D352A5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4 </w:t>
      </w:r>
      <w:r w:rsidR="00B32522" w:rsidRPr="00B65ED4">
        <w:rPr>
          <w:rFonts w:ascii="Times New Roman" w:eastAsia="Times New Roman" w:hAnsi="Times New Roman" w:cs="Times New Roman"/>
          <w:sz w:val="24"/>
          <w:szCs w:val="24"/>
        </w:rPr>
        <w:t>Rubenstein School of Environment and Natural Resources, University of Vermont, 81 Carrigan Drive, Burlington, VT, 05405.</w:t>
      </w:r>
    </w:p>
    <w:p w14:paraId="391648F3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5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Center for Global Change and Earth Observation</w:t>
      </w:r>
      <w:r w:rsidR="00E14FF3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Michigan State University, 1405, S. Harrison Rd. East Lansing, MI, 48823, US</w:t>
      </w:r>
      <w:r w:rsidR="00E110D8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F97748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6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Department of Civil &amp; Environmental Engineering, University of California, 1 Shields Avenue, Davis, CA, 95616, US. UC Davis Tahoe Environmental Research Center, 291 Country Club Drive, Incline Village, NV, 89451, US.</w:t>
      </w:r>
    </w:p>
    <w:p w14:paraId="4B61D94D" w14:textId="77777777" w:rsidR="0032009C" w:rsidRPr="00B65ED4" w:rsidRDefault="00F63154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s-AR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  <w:lang w:val="es-AR"/>
        </w:rPr>
        <w:lastRenderedPageBreak/>
        <w:t xml:space="preserve">7 </w:t>
      </w:r>
      <w:r w:rsidRPr="00B65ED4">
        <w:rPr>
          <w:rFonts w:ascii="Times New Roman" w:eastAsia="Times New Roman" w:hAnsi="Times New Roman" w:cs="Times New Roman"/>
          <w:sz w:val="24"/>
          <w:szCs w:val="24"/>
          <w:lang w:val="es-AR"/>
        </w:rPr>
        <w:t>Instituto Argentino de Oceanografía, Universidad Nacional del Sur - CONICET, 8000 Florida St,</w:t>
      </w:r>
      <w:r w:rsidR="00EB3F8A" w:rsidRPr="00B65ED4">
        <w:rPr>
          <w:rFonts w:ascii="Times New Roman" w:hAnsi="Times New Roman" w:cs="Times New Roman"/>
          <w:sz w:val="24"/>
          <w:szCs w:val="24"/>
          <w:lang w:val="es-AR"/>
        </w:rPr>
        <w:t xml:space="preserve"> Bahía Blanca, B8000BFW, Buenos Aires, Argentina</w:t>
      </w:r>
      <w:r w:rsidR="00E110D8" w:rsidRPr="00B65ED4">
        <w:rPr>
          <w:rFonts w:ascii="Times New Roman" w:hAnsi="Times New Roman" w:cs="Times New Roman"/>
          <w:sz w:val="24"/>
          <w:szCs w:val="24"/>
          <w:lang w:val="es-AR"/>
        </w:rPr>
        <w:t>.</w:t>
      </w:r>
    </w:p>
    <w:p w14:paraId="03DA3824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8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School of Freshwater Sciences, University of Wisconsin-Milwaukee, 600 E Greenfield Ave, Milwaukee, WI, 53204, US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A87665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9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Department of Biology, University of Waterloo, 200 University Ave. W, Waterloo, ON, N2L 3G1, Canada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D2FF2D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Department of Biological Sciences, Virginia Tech, 926 West Campus Drive, Blacksburg, VA, 24061, US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9405D6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11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Department of Biological Sciences, Dartmouth College, Hanover, NH, 03755, US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B0CE30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12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Department of Fisheries and Wildlife, Michigan State University, 13 Natural Resources Building, East Lansing, MI, 48824, US.</w:t>
      </w:r>
    </w:p>
    <w:p w14:paraId="11E2F36A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13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Department of Biology, Queen’s University, 99 University Ave, Kingston, ON, K7L 3N6, Canada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A0D32B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14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Cary Institute of Ecosystem Studies, Box AB, Millbrook, NY, 12545, US</w:t>
      </w:r>
      <w:r w:rsidR="00CD35AF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D1F22A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*Corresponding author: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 Current address: Department of Fisheries and Wildlife, Michigan State University, 13 Natural Resources Building, East Lansing, MI, 48824, US.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>
        <w:r w:rsidRPr="00B65ED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immccull@gmail.com</w:t>
        </w:r>
      </w:hyperlink>
      <w:r w:rsidR="00370B48" w:rsidRPr="00B65ED4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 </w:t>
      </w:r>
    </w:p>
    <w:p w14:paraId="0F43EB0F" w14:textId="77777777" w:rsidR="006F4EC1" w:rsidRPr="00B65ED4" w:rsidRDefault="006F4EC1" w:rsidP="002F35B3">
      <w:pPr>
        <w:spacing w:line="480" w:lineRule="auto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 w:rsidRPr="00B65ED4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br w:type="page"/>
      </w:r>
    </w:p>
    <w:p w14:paraId="3B9D61F6" w14:textId="77777777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sz w:val="24"/>
          <w:szCs w:val="24"/>
        </w:rPr>
      </w:pPr>
      <w:bookmarkStart w:id="7" w:name="_6hiy0534m7k8" w:colFirst="0" w:colLast="0"/>
      <w:bookmarkEnd w:id="7"/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ABSTRACT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3E719" w14:textId="6F8DC725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  <w:t>Lakes are active processors of organic carbon (OC) and play important roles in landscape and global carbon cycl</w:t>
      </w:r>
      <w:r w:rsidR="00F870E0" w:rsidRPr="00B65ED4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13341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Allochthonous </w:t>
      </w:r>
      <w:r w:rsidR="00A5184D" w:rsidRPr="00B65ED4">
        <w:rPr>
          <w:rFonts w:ascii="Times New Roman" w:eastAsia="Times New Roman" w:hAnsi="Times New Roman" w:cs="Times New Roman"/>
          <w:sz w:val="24"/>
          <w:szCs w:val="24"/>
        </w:rPr>
        <w:t xml:space="preserve">OC </w:t>
      </w:r>
      <w:r w:rsidR="002A0000" w:rsidRPr="00B65ED4">
        <w:rPr>
          <w:rFonts w:ascii="Times New Roman" w:eastAsia="Times New Roman" w:hAnsi="Times New Roman" w:cs="Times New Roman"/>
          <w:sz w:val="24"/>
          <w:szCs w:val="24"/>
        </w:rPr>
        <w:t xml:space="preserve">loads from the landscape, along with internal OC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 xml:space="preserve">autochthonous </w:t>
      </w:r>
      <w:r w:rsidR="002A0000" w:rsidRPr="00B65ED4">
        <w:rPr>
          <w:rFonts w:ascii="Times New Roman" w:eastAsia="Times New Roman" w:hAnsi="Times New Roman" w:cs="Times New Roman"/>
          <w:sz w:val="24"/>
          <w:szCs w:val="24"/>
        </w:rPr>
        <w:t>loads from</w:t>
      </w:r>
      <w:r w:rsidR="00A5184D" w:rsidRPr="00B65ED4">
        <w:rPr>
          <w:rFonts w:ascii="Times New Roman" w:eastAsia="Times New Roman" w:hAnsi="Times New Roman" w:cs="Times New Roman"/>
          <w:sz w:val="24"/>
          <w:szCs w:val="24"/>
        </w:rPr>
        <w:t xml:space="preserve"> primary production</w:t>
      </w:r>
      <w:r w:rsidR="002A0000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E7B71" w:rsidRPr="00B65ED4">
        <w:rPr>
          <w:rFonts w:ascii="Times New Roman" w:eastAsia="Times New Roman" w:hAnsi="Times New Roman" w:cs="Times New Roman"/>
          <w:sz w:val="24"/>
          <w:szCs w:val="24"/>
        </w:rPr>
        <w:t>are</w:t>
      </w:r>
      <w:r w:rsidR="002A0000" w:rsidRPr="00B65ED4">
        <w:rPr>
          <w:rFonts w:ascii="Times New Roman" w:eastAsia="Times New Roman" w:hAnsi="Times New Roman" w:cs="Times New Roman"/>
          <w:sz w:val="24"/>
          <w:szCs w:val="24"/>
        </w:rPr>
        <w:t xml:space="preserve"> mineralized</w:t>
      </w:r>
      <w:r w:rsidR="00A5184D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lakes, buried in lake sediments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A5184D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exported via surface or groundwater outflows.</w:t>
      </w:r>
      <w:r w:rsidR="009B3B8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Although these processes provide a basis for a conceptual understanding of lake OC budgets, few studies have integrated these fluxes under a </w:t>
      </w:r>
      <w:r w:rsidR="00D64296" w:rsidRPr="00B65ED4">
        <w:rPr>
          <w:rFonts w:ascii="Times New Roman" w:eastAsia="Times New Roman" w:hAnsi="Times New Roman" w:cs="Times New Roman"/>
          <w:sz w:val="24"/>
          <w:szCs w:val="24"/>
        </w:rPr>
        <w:t xml:space="preserve">dynamic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modeling framework to examine their interactions and relative magnitudes. We develop</w:t>
      </w:r>
      <w:r w:rsidR="006A79B4" w:rsidRPr="00B65ED4">
        <w:rPr>
          <w:rFonts w:ascii="Times New Roman" w:eastAsia="Times New Roman" w:hAnsi="Times New Roman" w:cs="Times New Roman"/>
          <w:sz w:val="24"/>
          <w:szCs w:val="24"/>
        </w:rPr>
        <w:t>ed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2A0000" w:rsidRPr="00B65ED4">
        <w:rPr>
          <w:rFonts w:ascii="Times New Roman" w:eastAsia="Times New Roman" w:hAnsi="Times New Roman" w:cs="Times New Roman"/>
          <w:sz w:val="24"/>
          <w:szCs w:val="24"/>
        </w:rPr>
        <w:t>simple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mass balance model for OC</w:t>
      </w:r>
      <w:r w:rsidR="00E110D8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applied the model to </w:t>
      </w:r>
      <w:r w:rsidR="008E2573" w:rsidRPr="00B65ED4">
        <w:rPr>
          <w:rFonts w:ascii="Times New Roman" w:eastAsia="Times New Roman" w:hAnsi="Times New Roman" w:cs="Times New Roman"/>
          <w:sz w:val="24"/>
          <w:szCs w:val="24"/>
        </w:rPr>
        <w:t xml:space="preserve">a set of </w:t>
      </w:r>
      <w:r w:rsidR="001D5C98" w:rsidRPr="00B65ED4">
        <w:rPr>
          <w:rFonts w:ascii="Times New Roman" w:eastAsia="Times New Roman" w:hAnsi="Times New Roman" w:cs="Times New Roman"/>
          <w:sz w:val="24"/>
          <w:szCs w:val="24"/>
        </w:rPr>
        <w:t>five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lakes. We examined the relative</w:t>
      </w:r>
      <w:r w:rsidR="00322B5F" w:rsidRPr="00B65ED4">
        <w:rPr>
          <w:rFonts w:ascii="Times New Roman" w:eastAsia="Times New Roman" w:hAnsi="Times New Roman" w:cs="Times New Roman"/>
          <w:sz w:val="24"/>
          <w:szCs w:val="24"/>
        </w:rPr>
        <w:t xml:space="preserve"> magnitudes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OC fluxes and found that long-term</w:t>
      </w:r>
      <w:r w:rsidR="00313D4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13EC" w:rsidRPr="00B65ED4">
        <w:rPr>
          <w:rFonts w:ascii="Times New Roman" w:eastAsia="Times New Roman" w:hAnsi="Times New Roman" w:cs="Times New Roman"/>
          <w:sz w:val="24"/>
          <w:szCs w:val="24"/>
        </w:rPr>
        <w:t xml:space="preserve">(&gt; 10 year)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OC dynamics were predominantly driven by allochthonous loads in </w:t>
      </w:r>
      <w:r w:rsidR="001D5C98" w:rsidRPr="00B65ED4">
        <w:rPr>
          <w:rFonts w:ascii="Times New Roman" w:eastAsia="Times New Roman" w:hAnsi="Times New Roman" w:cs="Times New Roman"/>
          <w:sz w:val="24"/>
          <w:szCs w:val="24"/>
        </w:rPr>
        <w:t xml:space="preserve">four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of the </w:t>
      </w:r>
      <w:r w:rsidR="001D5C98" w:rsidRPr="00B65ED4">
        <w:rPr>
          <w:rFonts w:ascii="Times New Roman" w:eastAsia="Times New Roman" w:hAnsi="Times New Roman" w:cs="Times New Roman"/>
          <w:sz w:val="24"/>
          <w:szCs w:val="24"/>
        </w:rPr>
        <w:t xml:space="preserve">five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lakes, underscoring the importance of terrestrially-derived OC in </w:t>
      </w:r>
      <w:r w:rsidR="00ED6458">
        <w:rPr>
          <w:rFonts w:ascii="Times New Roman" w:eastAsia="Times New Roman" w:hAnsi="Times New Roman" w:cs="Times New Roman"/>
          <w:sz w:val="24"/>
          <w:szCs w:val="24"/>
        </w:rPr>
        <w:t>north</w:t>
      </w:r>
      <w:r w:rsidR="00A10AD3">
        <w:rPr>
          <w:rFonts w:ascii="Times New Roman" w:eastAsia="Times New Roman" w:hAnsi="Times New Roman" w:cs="Times New Roman"/>
          <w:sz w:val="24"/>
          <w:szCs w:val="24"/>
        </w:rPr>
        <w:t xml:space="preserve">ern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ecosystems. </w:t>
      </w:r>
      <w:del w:id="8" w:author="Hilary Dugan" w:date="2018-05-15T14:44:00Z">
        <w:r w:rsidR="009876C9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Respiration, the</w:delText>
        </w:r>
        <w:r w:rsidR="000E47C5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primary</w:delText>
        </w:r>
        <w:r w:rsidR="009876C9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mechanism by which lakes </w:delText>
        </w:r>
        <w:r w:rsidR="002A0000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convert OC to inorganic </w:delText>
        </w:r>
        <w:r w:rsidR="009876C9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carbon, ranged from</w:delText>
        </w:r>
        <w:r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1</w:delText>
        </w:r>
        <w:r w:rsidR="00A022F0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4</w:delText>
        </w:r>
        <w:r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-</w:delText>
        </w:r>
        <w:r w:rsidR="003446FB" w:rsidDel="00796F45">
          <w:rPr>
            <w:rFonts w:ascii="Times New Roman" w:eastAsia="Times New Roman" w:hAnsi="Times New Roman" w:cs="Times New Roman"/>
            <w:sz w:val="24"/>
            <w:szCs w:val="24"/>
          </w:rPr>
          <w:delText>76</w:delText>
        </w:r>
        <w:r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% of total </w:delText>
        </w:r>
        <w:r w:rsidR="00B76C17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OC </w:delText>
        </w:r>
        <w:r w:rsidR="008F6F4B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loads</w:delText>
        </w:r>
        <w:r w:rsidR="00C86EDD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(allochthon</w:delText>
        </w:r>
      </w:del>
      <w:ins w:id="9" w:author="immccull@gmail.com" w:date="2018-05-15T10:29:00Z">
        <w:del w:id="10" w:author="Hilary Dugan" w:date="2018-05-15T14:44:00Z">
          <w:r w:rsidR="00C86EDD" w:rsidDel="00796F45">
            <w:rPr>
              <w:rFonts w:ascii="Times New Roman" w:eastAsia="Times New Roman" w:hAnsi="Times New Roman" w:cs="Times New Roman"/>
              <w:sz w:val="24"/>
              <w:szCs w:val="24"/>
            </w:rPr>
            <w:delText>ous</w:delText>
          </w:r>
        </w:del>
      </w:ins>
      <w:del w:id="11" w:author="Hilary Dugan" w:date="2018-05-15T14:44:00Z">
        <w:r w:rsidR="002A0000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+ autochthon</w:delText>
        </w:r>
      </w:del>
      <w:ins w:id="12" w:author="immccull@gmail.com" w:date="2018-05-15T10:29:00Z">
        <w:del w:id="13" w:author="Hilary Dugan" w:date="2018-05-15T14:44:00Z">
          <w:r w:rsidR="00C86EDD" w:rsidDel="00796F45">
            <w:rPr>
              <w:rFonts w:ascii="Times New Roman" w:eastAsia="Times New Roman" w:hAnsi="Times New Roman" w:cs="Times New Roman"/>
              <w:sz w:val="24"/>
              <w:szCs w:val="24"/>
            </w:rPr>
            <w:delText>ous inputs</w:delText>
          </w:r>
        </w:del>
      </w:ins>
      <w:del w:id="14" w:author="Hilary Dugan" w:date="2018-05-15T14:44:00Z">
        <w:r w:rsidR="002A0000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y)</w:delText>
        </w:r>
        <w:r w:rsidR="00457CF5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. In contrast, </w:delText>
        </w:r>
        <w:r w:rsidR="00036C4D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burial</w:delText>
        </w:r>
        <w:r w:rsidR="00457CF5" w:rsidDel="00796F45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="00036C4D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457CF5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the main OC storage mechanism in lakes</w:delText>
        </w:r>
        <w:r w:rsidR="00457CF5" w:rsidDel="00796F45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="00457CF5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 represented a relatively small component of </w:delText>
        </w:r>
        <w:r w:rsidR="00457CF5" w:rsidDel="00796F45">
          <w:rPr>
            <w:rFonts w:ascii="Times New Roman" w:eastAsia="Times New Roman" w:hAnsi="Times New Roman" w:cs="Times New Roman"/>
            <w:sz w:val="24"/>
            <w:szCs w:val="24"/>
          </w:rPr>
          <w:delText>total OC loads (</w:delText>
        </w:r>
        <w:r w:rsidR="003446FB" w:rsidDel="00796F45">
          <w:rPr>
            <w:rFonts w:ascii="Times New Roman" w:eastAsia="Times New Roman" w:hAnsi="Times New Roman" w:cs="Times New Roman"/>
            <w:sz w:val="24"/>
            <w:szCs w:val="24"/>
          </w:rPr>
          <w:delText>7</w:delText>
        </w:r>
        <w:r w:rsidR="008F6F4B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-37%</w:delText>
        </w:r>
        <w:r w:rsidR="00457CF5" w:rsidDel="00796F45">
          <w:rPr>
            <w:rFonts w:ascii="Times New Roman" w:eastAsia="Times New Roman" w:hAnsi="Times New Roman" w:cs="Times New Roman"/>
            <w:sz w:val="24"/>
            <w:szCs w:val="24"/>
          </w:rPr>
          <w:delText>)</w:delText>
        </w:r>
        <w:r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</w:del>
      <w:r w:rsidR="000B5E17">
        <w:rPr>
          <w:rFonts w:ascii="Times New Roman" w:eastAsia="Times New Roman" w:hAnsi="Times New Roman" w:cs="Times New Roman"/>
          <w:sz w:val="24"/>
          <w:szCs w:val="24"/>
        </w:rPr>
        <w:t>Our model highlighted seasonal patterns in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6F4C36" w:rsidRPr="00B65ED4">
        <w:rPr>
          <w:rFonts w:ascii="Times New Roman" w:eastAsia="Times New Roman" w:hAnsi="Times New Roman" w:cs="Times New Roman"/>
          <w:sz w:val="24"/>
          <w:szCs w:val="24"/>
        </w:rPr>
        <w:t xml:space="preserve"> OC budgets</w:t>
      </w:r>
      <w:r w:rsidR="000B5E17">
        <w:rPr>
          <w:rFonts w:ascii="Times New Roman" w:eastAsia="Times New Roman" w:hAnsi="Times New Roman" w:cs="Times New Roman"/>
          <w:sz w:val="24"/>
          <w:szCs w:val="24"/>
        </w:rPr>
        <w:t>, with increasing water temperatures and lake productivity throughout the growing season corresponding to a transition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>from burial- to respiration-dominated</w:t>
      </w:r>
      <w:r w:rsidR="000B5E17">
        <w:rPr>
          <w:rFonts w:ascii="Times New Roman" w:eastAsia="Times New Roman" w:hAnsi="Times New Roman" w:cs="Times New Roman"/>
          <w:sz w:val="24"/>
          <w:szCs w:val="24"/>
        </w:rPr>
        <w:t xml:space="preserve"> OC fates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Ratios of respiration to burial, however, were </w:t>
      </w:r>
      <w:r w:rsidR="00673144" w:rsidRPr="00B65ED4">
        <w:rPr>
          <w:rFonts w:ascii="Times New Roman" w:eastAsia="Times New Roman" w:hAnsi="Times New Roman" w:cs="Times New Roman"/>
          <w:sz w:val="24"/>
          <w:szCs w:val="24"/>
        </w:rPr>
        <w:t xml:space="preserve">also 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mediated by the </w:t>
      </w:r>
      <w:r w:rsidR="00FC0147">
        <w:rPr>
          <w:rFonts w:ascii="Times New Roman" w:eastAsia="Times New Roman" w:hAnsi="Times New Roman" w:cs="Times New Roman"/>
          <w:sz w:val="24"/>
          <w:szCs w:val="24"/>
        </w:rPr>
        <w:t>sou</w:t>
      </w:r>
      <w:r w:rsidR="0042238D">
        <w:rPr>
          <w:rFonts w:ascii="Times New Roman" w:eastAsia="Times New Roman" w:hAnsi="Times New Roman" w:cs="Times New Roman"/>
          <w:sz w:val="24"/>
          <w:szCs w:val="24"/>
        </w:rPr>
        <w:t>r</w:t>
      </w:r>
      <w:r w:rsidR="00FC0147">
        <w:rPr>
          <w:rFonts w:ascii="Times New Roman" w:eastAsia="Times New Roman" w:hAnsi="Times New Roman" w:cs="Times New Roman"/>
          <w:sz w:val="24"/>
          <w:szCs w:val="24"/>
        </w:rPr>
        <w:t>ce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(autoc</w:t>
      </w:r>
      <w:r w:rsidR="00FC0147">
        <w:rPr>
          <w:rFonts w:ascii="Times New Roman" w:eastAsia="Times New Roman" w:hAnsi="Times New Roman" w:cs="Times New Roman"/>
          <w:sz w:val="24"/>
          <w:szCs w:val="24"/>
        </w:rPr>
        <w:t>h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>thon</w:t>
      </w:r>
      <w:ins w:id="15" w:author="immccull@gmail.com" w:date="2018-05-15T10:29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16" w:author="immccull@gmail.com" w:date="2018-05-15T10:29:00Z">
        <w:r w:rsidR="008239E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vs. allochthon</w:t>
      </w:r>
      <w:ins w:id="17" w:author="immccull@gmail.com" w:date="2018-05-15T10:29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18" w:author="immccull@gmail.com" w:date="2018-05-15T10:29:00Z">
        <w:r w:rsidR="008239E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>) of total OC loads</w:t>
      </w:r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3144" w:rsidRPr="00B65ED4">
        <w:rPr>
          <w:rFonts w:ascii="Times New Roman" w:eastAsia="Times New Roman" w:hAnsi="Times New Roman" w:cs="Times New Roman"/>
          <w:sz w:val="24"/>
          <w:szCs w:val="24"/>
        </w:rPr>
        <w:t xml:space="preserve">Autochthonous OC is more readily respired and may therefore proportionally reduce burial under a warming climate, but allochthonous OC may increase burial </w:t>
      </w:r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 xml:space="preserve">due to changes in precipitation. </w:t>
      </w:r>
      <w:del w:id="19" w:author="Hilary Dugan" w:date="2018-05-15T14:45:00Z">
        <w:r w:rsidR="006149A4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 xml:space="preserve">Interactions between ratios of </w:delText>
        </w:r>
      </w:del>
      <w:ins w:id="20" w:author="Hilary Dugan" w:date="2018-05-15T14:45:00Z">
        <w:r w:rsidR="00796F45">
          <w:rPr>
            <w:rFonts w:ascii="Times New Roman" w:eastAsia="Times New Roman" w:hAnsi="Times New Roman" w:cs="Times New Roman"/>
            <w:sz w:val="24"/>
            <w:szCs w:val="24"/>
          </w:rPr>
          <w:t xml:space="preserve">The ratio of </w:t>
        </w:r>
      </w:ins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>autochthon</w:t>
      </w:r>
      <w:ins w:id="21" w:author="immccull@gmail.com" w:date="2018-05-15T10:29:00Z">
        <w:del w:id="22" w:author="Hilary Dugan" w:date="2018-05-15T14:45:00Z">
          <w:r w:rsidR="00C86EDD" w:rsidDel="00796F45">
            <w:rPr>
              <w:rFonts w:ascii="Times New Roman" w:eastAsia="Times New Roman" w:hAnsi="Times New Roman" w:cs="Times New Roman"/>
              <w:sz w:val="24"/>
              <w:szCs w:val="24"/>
            </w:rPr>
            <w:delText>ous</w:delText>
          </w:r>
        </w:del>
      </w:ins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ins w:id="23" w:author="Hilary Dugan" w:date="2018-05-15T14:45:00Z">
        <w:r w:rsidR="00796F45">
          <w:rPr>
            <w:rFonts w:ascii="Times New Roman" w:eastAsia="Times New Roman" w:hAnsi="Times New Roman" w:cs="Times New Roman"/>
            <w:sz w:val="24"/>
            <w:szCs w:val="24"/>
          </w:rPr>
          <w:t>to</w:t>
        </w:r>
      </w:ins>
      <w:del w:id="24" w:author="Hilary Dugan" w:date="2018-05-15T14:45:00Z">
        <w:r w:rsidR="006149A4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vs.</w:delText>
        </w:r>
      </w:del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>allochthon</w:t>
      </w:r>
      <w:ins w:id="25" w:author="Hilary Dugan" w:date="2018-05-15T14:45:00Z">
        <w:r w:rsidR="00796F45">
          <w:rPr>
            <w:rFonts w:ascii="Times New Roman" w:eastAsia="Times New Roman" w:hAnsi="Times New Roman" w:cs="Times New Roman"/>
            <w:sz w:val="24"/>
            <w:szCs w:val="24"/>
          </w:rPr>
          <w:t>y</w:t>
        </w:r>
      </w:ins>
      <w:proofErr w:type="spellEnd"/>
      <w:ins w:id="26" w:author="immccull@gmail.com" w:date="2018-05-15T10:29:00Z">
        <w:del w:id="27" w:author="Hilary Dugan" w:date="2018-05-15T14:45:00Z">
          <w:r w:rsidR="00C86EDD" w:rsidDel="00796F45">
            <w:rPr>
              <w:rFonts w:ascii="Times New Roman" w:eastAsia="Times New Roman" w:hAnsi="Times New Roman" w:cs="Times New Roman"/>
              <w:sz w:val="24"/>
              <w:szCs w:val="24"/>
            </w:rPr>
            <w:delText>ous inputs</w:delText>
          </w:r>
        </w:del>
      </w:ins>
      <w:del w:id="28" w:author="Hilary Dugan" w:date="2018-05-15T14:45:00Z">
        <w:r w:rsidR="006149A4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respiration </w:t>
      </w:r>
      <w:ins w:id="29" w:author="Hilary Dugan" w:date="2018-05-15T14:45:00Z">
        <w:r w:rsidR="00796F45">
          <w:rPr>
            <w:rFonts w:ascii="Times New Roman" w:eastAsia="Times New Roman" w:hAnsi="Times New Roman" w:cs="Times New Roman"/>
            <w:sz w:val="24"/>
            <w:szCs w:val="24"/>
          </w:rPr>
          <w:t>to</w:t>
        </w:r>
      </w:ins>
      <w:del w:id="30" w:author="Hilary Dugan" w:date="2018-05-15T14:45:00Z">
        <w:r w:rsidR="006149A4" w:rsidRPr="00B65ED4" w:rsidDel="00796F45">
          <w:rPr>
            <w:rFonts w:ascii="Times New Roman" w:eastAsia="Times New Roman" w:hAnsi="Times New Roman" w:cs="Times New Roman"/>
            <w:sz w:val="24"/>
            <w:szCs w:val="24"/>
          </w:rPr>
          <w:delText>vs.</w:delText>
        </w:r>
      </w:del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 xml:space="preserve"> burial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3144" w:rsidRPr="00B65ED4">
        <w:rPr>
          <w:rFonts w:ascii="Times New Roman" w:eastAsia="Times New Roman" w:hAnsi="Times New Roman" w:cs="Times New Roman"/>
          <w:sz w:val="24"/>
          <w:szCs w:val="24"/>
        </w:rPr>
        <w:t>demonstrate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</w:t>
      </w:r>
      <w:r w:rsidR="00673144" w:rsidRPr="00B65ED4">
        <w:rPr>
          <w:rFonts w:ascii="Times New Roman" w:eastAsia="Times New Roman" w:hAnsi="Times New Roman" w:cs="Times New Roman"/>
          <w:sz w:val="24"/>
          <w:szCs w:val="24"/>
        </w:rPr>
        <w:t>e importance of dynamic models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for examining</w:t>
      </w:r>
      <w:r w:rsidR="00A54C7C">
        <w:rPr>
          <w:rFonts w:ascii="Times New Roman" w:eastAsia="Times New Roman" w:hAnsi="Times New Roman" w:cs="Times New Roman"/>
          <w:sz w:val="24"/>
          <w:szCs w:val="24"/>
        </w:rPr>
        <w:t xml:space="preserve"> both the seasonal and inter-annual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role</w:t>
      </w:r>
      <w:r w:rsidR="00A54C7C">
        <w:rPr>
          <w:rFonts w:ascii="Times New Roman" w:eastAsia="Times New Roman" w:hAnsi="Times New Roman" w:cs="Times New Roman"/>
          <w:sz w:val="24"/>
          <w:szCs w:val="24"/>
        </w:rPr>
        <w:t>s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lakes in landscape and global carbon cyc</w:t>
      </w:r>
      <w:r w:rsidR="006149A4" w:rsidRPr="00B65ED4">
        <w:rPr>
          <w:rFonts w:ascii="Times New Roman" w:eastAsia="Times New Roman" w:hAnsi="Times New Roman" w:cs="Times New Roman"/>
          <w:sz w:val="24"/>
          <w:szCs w:val="24"/>
        </w:rPr>
        <w:t>ling, particularly in a global change context.</w:t>
      </w:r>
      <w:r w:rsidR="008239E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>Finally, we highlight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ed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 critical </w:t>
      </w:r>
      <w:r w:rsidR="005064A6" w:rsidRPr="00B65ED4"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needs, which include surface water DOC observations in paired tributary and lake </w:t>
      </w:r>
      <w:r w:rsidR="003A4445" w:rsidRPr="00B65ED4">
        <w:rPr>
          <w:rFonts w:ascii="Times New Roman" w:eastAsia="Times New Roman" w:hAnsi="Times New Roman" w:cs="Times New Roman"/>
          <w:sz w:val="24"/>
          <w:szCs w:val="24"/>
        </w:rPr>
        <w:t>systems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, measurements of OC burial rates, </w:t>
      </w:r>
      <w:ins w:id="31" w:author="McCullough, Ian" w:date="2018-05-15T14:34:00Z">
        <w:r w:rsidR="00B243BC">
          <w:rPr>
            <w:rFonts w:ascii="Times New Roman" w:eastAsia="Times New Roman" w:hAnsi="Times New Roman" w:cs="Times New Roman"/>
            <w:sz w:val="24"/>
            <w:szCs w:val="24"/>
          </w:rPr>
          <w:t>groundwater in</w:t>
        </w:r>
      </w:ins>
      <w:ins w:id="32" w:author="McCullough, Ian" w:date="2018-05-15T14:36:00Z">
        <w:r w:rsidR="00A117C7">
          <w:rPr>
            <w:rFonts w:ascii="Times New Roman" w:eastAsia="Times New Roman" w:hAnsi="Times New Roman" w:cs="Times New Roman"/>
            <w:sz w:val="24"/>
            <w:szCs w:val="24"/>
          </w:rPr>
          <w:t>put</w:t>
        </w:r>
      </w:ins>
      <w:ins w:id="33" w:author="McCullough, Ian" w:date="2018-05-15T14:34:00Z">
        <w:r w:rsidR="00B243BC">
          <w:rPr>
            <w:rFonts w:ascii="Times New Roman" w:eastAsia="Times New Roman" w:hAnsi="Times New Roman" w:cs="Times New Roman"/>
            <w:sz w:val="24"/>
            <w:szCs w:val="24"/>
          </w:rPr>
          <w:t xml:space="preserve"> volu</w:t>
        </w:r>
        <w:r w:rsidR="00A117C7">
          <w:rPr>
            <w:rFonts w:ascii="Times New Roman" w:eastAsia="Times New Roman" w:hAnsi="Times New Roman" w:cs="Times New Roman"/>
            <w:sz w:val="24"/>
            <w:szCs w:val="24"/>
          </w:rPr>
          <w:t xml:space="preserve">me and DOC, </w:t>
        </w:r>
      </w:ins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budgets of particulate OC. </w:t>
      </w:r>
    </w:p>
    <w:p w14:paraId="709AF082" w14:textId="77777777" w:rsidR="008239E8" w:rsidRPr="00B65ED4" w:rsidRDefault="008239E8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4E9528" w14:textId="2C880FF6" w:rsidR="0032009C" w:rsidRPr="00B65ED4" w:rsidRDefault="00B80037" w:rsidP="002F35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Key words: carbon cycle, </w:t>
      </w:r>
      <w:r w:rsidR="009751C5" w:rsidRPr="00B65ED4">
        <w:rPr>
          <w:rFonts w:ascii="Times New Roman" w:eastAsia="Times New Roman" w:hAnsi="Times New Roman" w:cs="Times New Roman"/>
          <w:sz w:val="24"/>
          <w:szCs w:val="24"/>
        </w:rPr>
        <w:t xml:space="preserve">carbon flux,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limnology, mass balance,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allochthony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>, autochthony, sedimentation, dissolved organic carbon, particulate organic carbon, LTER</w:t>
      </w:r>
      <w:r w:rsidR="00BF6FEF" w:rsidRPr="00B65ED4">
        <w:rPr>
          <w:rFonts w:ascii="Times New Roman" w:eastAsia="Times New Roman" w:hAnsi="Times New Roman" w:cs="Times New Roman"/>
          <w:sz w:val="24"/>
          <w:szCs w:val="24"/>
        </w:rPr>
        <w:t>, GLEON</w:t>
      </w:r>
      <w:bookmarkStart w:id="34" w:name="_rwp1srpn25su" w:colFirst="0" w:colLast="0"/>
      <w:bookmarkEnd w:id="34"/>
      <w:r w:rsidRPr="00B65ED4">
        <w:rPr>
          <w:rFonts w:ascii="Times New Roman" w:hAnsi="Times New Roman" w:cs="Times New Roman"/>
          <w:sz w:val="24"/>
          <w:szCs w:val="24"/>
        </w:rPr>
        <w:br w:type="page"/>
      </w:r>
    </w:p>
    <w:p w14:paraId="77BCC764" w14:textId="77777777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5" w:name="_kfraquamimep" w:colFirst="0" w:colLast="0"/>
      <w:bookmarkStart w:id="36" w:name="_a19hf2z0hrxx" w:colFirst="0" w:colLast="0"/>
      <w:bookmarkEnd w:id="35"/>
      <w:bookmarkEnd w:id="36"/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INTRODUCTION </w:t>
      </w:r>
    </w:p>
    <w:p w14:paraId="14179AE7" w14:textId="5E713D9B" w:rsidR="000D00DD" w:rsidRDefault="0035552A" w:rsidP="000D00DD">
      <w:pPr>
        <w:spacing w:line="480" w:lineRule="auto"/>
        <w:ind w:firstLine="720"/>
        <w:rPr>
          <w:ins w:id="37" w:author="HILARY A DUGAN" w:date="2018-05-18T09:18:00Z"/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L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akes </w:t>
      </w:r>
      <w:r w:rsidR="00EA06F4" w:rsidRPr="00B65ED4">
        <w:rPr>
          <w:rFonts w:ascii="Times New Roman" w:eastAsia="Times New Roman" w:hAnsi="Times New Roman" w:cs="Times New Roman"/>
          <w:sz w:val="24"/>
          <w:szCs w:val="24"/>
        </w:rPr>
        <w:t xml:space="preserve">are dynamic </w:t>
      </w:r>
      <w:r w:rsidR="00961449" w:rsidRPr="00B65ED4">
        <w:rPr>
          <w:rFonts w:ascii="Times New Roman" w:eastAsia="Times New Roman" w:hAnsi="Times New Roman" w:cs="Times New Roman"/>
          <w:sz w:val="24"/>
          <w:szCs w:val="24"/>
        </w:rPr>
        <w:t>components</w:t>
      </w:r>
      <w:r w:rsidR="00344999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the landscape that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actively process</w:t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>, store,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999" w:rsidRPr="00B65ED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transport terrestrially derived</w:t>
      </w:r>
      <w:r w:rsidR="00A20C11" w:rsidRPr="00B65ED4">
        <w:rPr>
          <w:rFonts w:ascii="Times New Roman" w:eastAsia="Times New Roman" w:hAnsi="Times New Roman" w:cs="Times New Roman"/>
          <w:sz w:val="24"/>
          <w:szCs w:val="24"/>
        </w:rPr>
        <w:t xml:space="preserve"> organic carbon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0C11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OC</w:t>
      </w:r>
      <w:r w:rsidR="009D5D62" w:rsidRPr="00B65ED4">
        <w:rPr>
          <w:rFonts w:ascii="Times New Roman" w:eastAsia="Times New Roman" w:hAnsi="Times New Roman" w:cs="Times New Roman"/>
          <w:sz w:val="24"/>
          <w:szCs w:val="24"/>
        </w:rPr>
        <w:t>) (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Cole et al. 2007,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</w:t>
      </w:r>
      <w:r w:rsidR="00F13910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13910" w:rsidRPr="00B65ED4">
        <w:rPr>
          <w:rFonts w:ascii="Times New Roman" w:eastAsia="Times New Roman" w:hAnsi="Times New Roman" w:cs="Times New Roman"/>
          <w:sz w:val="24"/>
          <w:szCs w:val="24"/>
        </w:rPr>
        <w:t>Tanentzap</w:t>
      </w:r>
      <w:proofErr w:type="spellEnd"/>
      <w:r w:rsidR="00F13910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2017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), as well as emit inorganic carbon to the atmosphere (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Arvola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2002, </w:t>
      </w:r>
      <w:r w:rsidR="003E6401" w:rsidRPr="00B65ED4">
        <w:rPr>
          <w:rFonts w:ascii="Times New Roman" w:eastAsia="Times New Roman" w:hAnsi="Times New Roman" w:cs="Times New Roman"/>
          <w:sz w:val="24"/>
          <w:szCs w:val="24"/>
        </w:rPr>
        <w:t xml:space="preserve">Raymond et al., 2013,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Weyhenmeyer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2015)</w:t>
      </w:r>
      <w:r w:rsidR="00F04862" w:rsidRPr="00B65ED4">
        <w:rPr>
          <w:rFonts w:ascii="Times New Roman" w:eastAsia="Times New Roman" w:hAnsi="Times New Roman" w:cs="Times New Roman"/>
          <w:sz w:val="24"/>
          <w:szCs w:val="24"/>
        </w:rPr>
        <w:t xml:space="preserve">, making them </w:t>
      </w:r>
      <w:r w:rsidR="00D851E4" w:rsidRPr="00B65ED4">
        <w:rPr>
          <w:rFonts w:ascii="Times New Roman" w:eastAsia="Times New Roman" w:hAnsi="Times New Roman" w:cs="Times New Roman"/>
          <w:sz w:val="24"/>
          <w:szCs w:val="24"/>
        </w:rPr>
        <w:t xml:space="preserve">important </w:t>
      </w:r>
      <w:r w:rsidR="001D3A1D" w:rsidRPr="00B65ED4">
        <w:rPr>
          <w:rFonts w:ascii="Times New Roman" w:eastAsia="Times New Roman" w:hAnsi="Times New Roman" w:cs="Times New Roman"/>
          <w:sz w:val="24"/>
          <w:szCs w:val="24"/>
        </w:rPr>
        <w:t>in</w:t>
      </w:r>
      <w:r w:rsidR="003D494C" w:rsidRPr="00B65ED4">
        <w:rPr>
          <w:rFonts w:ascii="Times New Roman" w:eastAsia="Times New Roman" w:hAnsi="Times New Roman" w:cs="Times New Roman"/>
          <w:sz w:val="24"/>
          <w:szCs w:val="24"/>
        </w:rPr>
        <w:t xml:space="preserve"> global carbon </w:t>
      </w:r>
      <w:r w:rsidR="001D3A1D" w:rsidRPr="00B65ED4">
        <w:rPr>
          <w:rFonts w:ascii="Times New Roman" w:eastAsia="Times New Roman" w:hAnsi="Times New Roman" w:cs="Times New Roman"/>
          <w:sz w:val="24"/>
          <w:szCs w:val="24"/>
        </w:rPr>
        <w:t xml:space="preserve">(C) </w:t>
      </w:r>
      <w:r w:rsidR="003D494C" w:rsidRPr="00B65ED4">
        <w:rPr>
          <w:rFonts w:ascii="Times New Roman" w:eastAsia="Times New Roman" w:hAnsi="Times New Roman" w:cs="Times New Roman"/>
          <w:sz w:val="24"/>
          <w:szCs w:val="24"/>
        </w:rPr>
        <w:t>cycl</w:t>
      </w:r>
      <w:r w:rsidR="001D3A1D" w:rsidRPr="00B65ED4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8E2573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1D3A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5918" w:rsidRPr="00B65ED4">
        <w:rPr>
          <w:rFonts w:ascii="Times New Roman" w:eastAsia="Times New Roman" w:hAnsi="Times New Roman" w:cs="Times New Roman"/>
          <w:sz w:val="24"/>
          <w:szCs w:val="24"/>
        </w:rPr>
        <w:t xml:space="preserve">Owing to </w:t>
      </w:r>
      <w:del w:id="38" w:author="Hilary Dugan" w:date="2018-05-15T14:47:00Z">
        <w:r w:rsidR="00665918" w:rsidRPr="00B65ED4" w:rsidDel="00904B7D">
          <w:rPr>
            <w:rFonts w:ascii="Times New Roman" w:eastAsia="Times New Roman" w:hAnsi="Times New Roman" w:cs="Times New Roman"/>
            <w:sz w:val="24"/>
            <w:szCs w:val="24"/>
          </w:rPr>
          <w:delText>a dearth of</w:delText>
        </w:r>
      </w:del>
      <w:ins w:id="39" w:author="Hilary Dugan" w:date="2018-05-15T14:47:00Z">
        <w:r w:rsidR="00904B7D">
          <w:rPr>
            <w:rFonts w:ascii="Times New Roman" w:eastAsia="Times New Roman" w:hAnsi="Times New Roman" w:cs="Times New Roman"/>
            <w:sz w:val="24"/>
            <w:szCs w:val="24"/>
          </w:rPr>
          <w:t>few</w:t>
        </w:r>
      </w:ins>
      <w:r w:rsidR="00665918" w:rsidRPr="00B65ED4">
        <w:rPr>
          <w:rFonts w:ascii="Times New Roman" w:eastAsia="Times New Roman" w:hAnsi="Times New Roman" w:cs="Times New Roman"/>
          <w:sz w:val="24"/>
          <w:szCs w:val="24"/>
        </w:rPr>
        <w:t xml:space="preserve"> ecosystem-scale studies</w:t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that fully </w:t>
      </w:r>
      <w:del w:id="40" w:author="Hilary Dugan" w:date="2018-05-15T14:49:00Z">
        <w:r w:rsidR="00522DCD" w:rsidRPr="00B65ED4" w:rsidDel="00904B7D">
          <w:rPr>
            <w:rFonts w:ascii="Times New Roman" w:eastAsia="Times New Roman" w:hAnsi="Times New Roman" w:cs="Times New Roman"/>
            <w:sz w:val="24"/>
            <w:szCs w:val="24"/>
          </w:rPr>
          <w:delText>account for</w:delText>
        </w:r>
      </w:del>
      <w:ins w:id="41" w:author="Hilary Dugan" w:date="2018-05-15T14:49:00Z">
        <w:r w:rsidR="00904B7D">
          <w:rPr>
            <w:rFonts w:ascii="Times New Roman" w:eastAsia="Times New Roman" w:hAnsi="Times New Roman" w:cs="Times New Roman"/>
            <w:sz w:val="24"/>
            <w:szCs w:val="24"/>
          </w:rPr>
          <w:t>close</w:t>
        </w:r>
      </w:ins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 xml:space="preserve"> OC budgets (</w:t>
      </w:r>
      <w:commentRangeStart w:id="42"/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>Hanson et al. 2014</w:t>
      </w:r>
      <w:r w:rsidR="00F060B1"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F060B1" w:rsidRPr="00B65ED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F060B1"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2015</w:t>
      </w:r>
      <w:commentRangeEnd w:id="42"/>
      <w:r w:rsidR="00904B7D">
        <w:rPr>
          <w:rStyle w:val="CommentReference"/>
        </w:rPr>
        <w:commentReference w:id="42"/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665918" w:rsidRPr="00B65ED4">
        <w:rPr>
          <w:rFonts w:ascii="Times New Roman" w:eastAsia="Times New Roman" w:hAnsi="Times New Roman" w:cs="Times New Roman"/>
          <w:sz w:val="24"/>
          <w:szCs w:val="24"/>
        </w:rPr>
        <w:t>, there remains a considerable knowledge gap in lake OC dynamics</w:t>
      </w:r>
      <w:r w:rsidR="00BF6FEF" w:rsidRPr="00B65ED4">
        <w:rPr>
          <w:rFonts w:ascii="Times New Roman" w:eastAsia="Times New Roman" w:hAnsi="Times New Roman" w:cs="Times New Roman"/>
          <w:sz w:val="24"/>
          <w:szCs w:val="24"/>
        </w:rPr>
        <w:t>, and thus in fully understanding the role of lakes in the global C cycle</w:t>
      </w:r>
      <w:r w:rsidR="00665918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BF6FE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</w:rPr>
        <w:t>Global estimates of CO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emissions (i.e., evasion) from lakes and reservoirs are 0.32 </w:t>
      </w:r>
      <w:proofErr w:type="spellStart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E7562C" w:rsidRPr="00B65ED4">
        <w:rPr>
          <w:rFonts w:ascii="Times New Roman" w:eastAsia="Times New Roman" w:hAnsi="Times New Roman" w:cs="Times New Roman"/>
          <w:sz w:val="24"/>
          <w:szCs w:val="24"/>
        </w:rPr>
        <w:t>petagrams</w:t>
      </w:r>
      <w:proofErr w:type="spellEnd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(Raymond et al. 2013)</w:t>
      </w:r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del w:id="43" w:author="Hilary Dugan" w:date="2018-05-15T14:51:00Z">
        <w:r w:rsidR="0025112D" w:rsidRPr="00B65ED4" w:rsidDel="00904B7D">
          <w:rPr>
            <w:rFonts w:ascii="Times New Roman" w:eastAsia="Times New Roman" w:hAnsi="Times New Roman" w:cs="Times New Roman"/>
            <w:sz w:val="24"/>
            <w:szCs w:val="24"/>
          </w:rPr>
          <w:delText>whereas</w:delText>
        </w:r>
      </w:del>
      <w:ins w:id="44" w:author="Hilary Dugan" w:date="2018-05-15T14:51:00Z">
        <w:r w:rsidR="00904B7D">
          <w:rPr>
            <w:rFonts w:ascii="Times New Roman" w:eastAsia="Times New Roman" w:hAnsi="Times New Roman" w:cs="Times New Roman"/>
            <w:sz w:val="24"/>
            <w:szCs w:val="24"/>
          </w:rPr>
          <w:t>whereas anywhere from</w:t>
        </w:r>
      </w:ins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0.02-0.07</w:t>
      </w:r>
      <w:r w:rsidR="00E756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Pg</w:t>
      </w:r>
      <w:proofErr w:type="spellEnd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C yr</w:t>
      </w:r>
      <w:r w:rsidR="0025112D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-1 </w:t>
      </w:r>
      <w:del w:id="45" w:author="Hilary Dugan" w:date="2018-05-15T14:51:00Z">
        <w:r w:rsidR="0025112D" w:rsidRPr="00B65ED4" w:rsidDel="00904B7D">
          <w:rPr>
            <w:rFonts w:ascii="Times New Roman" w:eastAsia="Times New Roman" w:hAnsi="Times New Roman" w:cs="Times New Roman"/>
            <w:sz w:val="24"/>
            <w:szCs w:val="24"/>
          </w:rPr>
          <w:delText xml:space="preserve">are stored in sediments </w:delText>
        </w:r>
      </w:del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commentRangeStart w:id="46"/>
      <w:proofErr w:type="spellStart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</w:t>
      </w:r>
      <w:commentRangeEnd w:id="46"/>
      <w:r w:rsidR="00904B7D">
        <w:rPr>
          <w:rStyle w:val="CommentReference"/>
        </w:rPr>
        <w:commentReference w:id="46"/>
      </w:r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ins w:id="47" w:author="Hilary Dugan" w:date="2018-05-15T14:51:00Z">
        <w:r w:rsidR="00904B7D">
          <w:rPr>
            <w:rFonts w:ascii="Times New Roman" w:eastAsia="Times New Roman" w:hAnsi="Times New Roman" w:cs="Times New Roman"/>
            <w:sz w:val="24"/>
            <w:szCs w:val="24"/>
          </w:rPr>
          <w:t xml:space="preserve"> to</w:t>
        </w:r>
        <w:r w:rsidR="00904B7D" w:rsidRPr="00904B7D">
          <w:rPr>
            <w:rFonts w:ascii="Times New Roman" w:eastAsia="Times New Roman" w:hAnsi="Times New Roman" w:cs="Times New Roman"/>
            <w:sz w:val="24"/>
            <w:szCs w:val="24"/>
          </w:rPr>
          <w:t xml:space="preserve"> 0.06–0.25</w:t>
        </w:r>
        <w:r w:rsidR="00904B7D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904B7D">
          <w:rPr>
            <w:rFonts w:ascii="Times New Roman" w:eastAsia="Times New Roman" w:hAnsi="Times New Roman" w:cs="Times New Roman"/>
            <w:sz w:val="24"/>
            <w:szCs w:val="24"/>
          </w:rPr>
          <w:t>Pg</w:t>
        </w:r>
        <w:proofErr w:type="spellEnd"/>
        <w:r w:rsidR="00904B7D">
          <w:rPr>
            <w:rFonts w:ascii="Times New Roman" w:eastAsia="Times New Roman" w:hAnsi="Times New Roman" w:cs="Times New Roman"/>
            <w:sz w:val="24"/>
            <w:szCs w:val="24"/>
          </w:rPr>
          <w:t xml:space="preserve"> C yr-1 </w:t>
        </w:r>
        <w:r w:rsidR="00904B7D" w:rsidRPr="00B65ED4">
          <w:rPr>
            <w:rFonts w:ascii="Times New Roman" w:eastAsia="Times New Roman" w:hAnsi="Times New Roman" w:cs="Times New Roman"/>
            <w:sz w:val="24"/>
            <w:szCs w:val="24"/>
          </w:rPr>
          <w:t>are stored in sediments</w:t>
        </w:r>
        <w:r w:rsidR="00904B7D">
          <w:rPr>
            <w:rFonts w:ascii="Times New Roman" w:eastAsia="Times New Roman" w:hAnsi="Times New Roman" w:cs="Times New Roman"/>
            <w:sz w:val="24"/>
            <w:szCs w:val="24"/>
          </w:rPr>
          <w:t xml:space="preserve"> (Mendonca)</w:t>
        </w:r>
      </w:ins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>. These estimates, however, are highly uncertain</w:t>
      </w:r>
      <w:r w:rsidR="00922FBC">
        <w:rPr>
          <w:rFonts w:ascii="Times New Roman" w:eastAsia="Times New Roman" w:hAnsi="Times New Roman" w:cs="Times New Roman"/>
          <w:sz w:val="24"/>
          <w:szCs w:val="24"/>
        </w:rPr>
        <w:t>,</w:t>
      </w:r>
      <w:r w:rsidR="002511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m</w:t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 xml:space="preserve">odels that </w:t>
      </w:r>
      <w:del w:id="48" w:author="Hilary Dugan" w:date="2018-05-15T14:49:00Z">
        <w:r w:rsidR="00522DCD" w:rsidRPr="00B65ED4" w:rsidDel="00904B7D">
          <w:rPr>
            <w:rFonts w:ascii="Times New Roman" w:eastAsia="Times New Roman" w:hAnsi="Times New Roman" w:cs="Times New Roman"/>
            <w:sz w:val="24"/>
            <w:szCs w:val="24"/>
          </w:rPr>
          <w:delText xml:space="preserve">fully </w:delText>
        </w:r>
      </w:del>
      <w:ins w:id="49" w:author="Hilary Dugan" w:date="2018-05-15T14:49:00Z">
        <w:r w:rsidR="00904B7D">
          <w:rPr>
            <w:rFonts w:ascii="Times New Roman" w:eastAsia="Times New Roman" w:hAnsi="Times New Roman" w:cs="Times New Roman"/>
            <w:sz w:val="24"/>
            <w:szCs w:val="24"/>
          </w:rPr>
          <w:t xml:space="preserve">dynamically </w:t>
        </w:r>
      </w:ins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>account for major OC fluxes and storage terms in lakes and that explore uncertainties around those terms are needed to advance our understanding of lake OC cycling</w:t>
      </w:r>
      <w:r w:rsidR="00922FB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030915">
        <w:rPr>
          <w:rFonts w:ascii="Times New Roman" w:eastAsia="Times New Roman" w:hAnsi="Times New Roman" w:cs="Times New Roman"/>
          <w:sz w:val="24"/>
          <w:szCs w:val="24"/>
        </w:rPr>
        <w:t>their</w:t>
      </w:r>
      <w:r w:rsidR="00922FBC">
        <w:rPr>
          <w:rFonts w:ascii="Times New Roman" w:eastAsia="Times New Roman" w:hAnsi="Times New Roman" w:cs="Times New Roman"/>
          <w:sz w:val="24"/>
          <w:szCs w:val="24"/>
        </w:rPr>
        <w:t xml:space="preserve"> contribution to</w:t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 xml:space="preserve">global </w:t>
      </w:r>
      <w:r w:rsidR="00F126CA" w:rsidRPr="00B65ED4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>budgets</w:t>
      </w:r>
      <w:r w:rsidR="009A2119" w:rsidRPr="00B65ED4">
        <w:rPr>
          <w:rFonts w:ascii="Times New Roman" w:eastAsia="Times New Roman" w:hAnsi="Times New Roman" w:cs="Times New Roman"/>
          <w:sz w:val="24"/>
          <w:szCs w:val="24"/>
        </w:rPr>
        <w:t xml:space="preserve"> (Hanson et al. 2015). </w:t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>E</w:t>
      </w:r>
      <w:r w:rsidR="00F13910" w:rsidRPr="00B65ED4">
        <w:rPr>
          <w:rFonts w:ascii="Times New Roman" w:eastAsia="Times New Roman" w:hAnsi="Times New Roman" w:cs="Times New Roman"/>
          <w:sz w:val="24"/>
          <w:szCs w:val="24"/>
        </w:rPr>
        <w:t xml:space="preserve">xisting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mass balance</w:t>
      </w:r>
      <w:r w:rsidR="00522DCD"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are generally </w:t>
      </w:r>
      <w:r w:rsidR="00DA4018" w:rsidRPr="00B65ED4">
        <w:rPr>
          <w:rFonts w:ascii="Times New Roman" w:eastAsia="Times New Roman" w:hAnsi="Times New Roman" w:cs="Times New Roman"/>
          <w:sz w:val="24"/>
          <w:szCs w:val="24"/>
        </w:rPr>
        <w:t xml:space="preserve">based on low </w:t>
      </w:r>
      <w:proofErr w:type="spellStart"/>
      <w:r w:rsidR="00BF6FEF" w:rsidRPr="00B65ED4">
        <w:rPr>
          <w:rFonts w:ascii="Times New Roman" w:eastAsia="Times New Roman" w:hAnsi="Times New Roman" w:cs="Times New Roman"/>
          <w:sz w:val="24"/>
          <w:szCs w:val="24"/>
        </w:rPr>
        <w:t>spa</w:t>
      </w:r>
      <w:r w:rsidR="00313D45" w:rsidRPr="00B65ED4">
        <w:rPr>
          <w:rFonts w:ascii="Times New Roman" w:eastAsia="Times New Roman" w:hAnsi="Times New Roman" w:cs="Times New Roman"/>
          <w:sz w:val="24"/>
          <w:szCs w:val="24"/>
        </w:rPr>
        <w:t>ti</w:t>
      </w:r>
      <w:r w:rsidR="00BF6FEF" w:rsidRPr="00B65ED4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spellEnd"/>
      <w:r w:rsidR="00313D45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BF6FEF" w:rsidRPr="00B65ED4">
        <w:rPr>
          <w:rFonts w:ascii="Times New Roman" w:eastAsia="Times New Roman" w:hAnsi="Times New Roman" w:cs="Times New Roman"/>
          <w:sz w:val="24"/>
          <w:szCs w:val="24"/>
        </w:rPr>
        <w:t xml:space="preserve">temporal </w:t>
      </w:r>
      <w:r w:rsidR="00DA4018" w:rsidRPr="00B65ED4">
        <w:rPr>
          <w:rFonts w:ascii="Times New Roman" w:eastAsia="Times New Roman" w:hAnsi="Times New Roman" w:cs="Times New Roman"/>
          <w:sz w:val="24"/>
          <w:szCs w:val="24"/>
        </w:rPr>
        <w:t xml:space="preserve">frequency data,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confined to single lakes</w:t>
      </w:r>
      <w:r w:rsidR="00DA4018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ins w:id="50" w:author="immccull@gmail.com" w:date="2018-05-11T10:12:00Z">
        <w:r w:rsidR="003446FB">
          <w:rPr>
            <w:rFonts w:ascii="Times New Roman" w:eastAsia="Times New Roman" w:hAnsi="Times New Roman" w:cs="Times New Roman"/>
            <w:sz w:val="24"/>
            <w:szCs w:val="24"/>
          </w:rPr>
          <w:t>are predominantly from</w:t>
        </w:r>
      </w:ins>
      <w:del w:id="51" w:author="immccull@gmail.com" w:date="2018-05-11T10:11:00Z">
        <w:r w:rsidR="00B80037" w:rsidRPr="00B65ED4" w:rsidDel="003446FB">
          <w:rPr>
            <w:rFonts w:ascii="Times New Roman" w:eastAsia="Times New Roman" w:hAnsi="Times New Roman" w:cs="Times New Roman"/>
            <w:sz w:val="24"/>
            <w:szCs w:val="24"/>
          </w:rPr>
          <w:delText xml:space="preserve">tend to be concentrated </w:delText>
        </w:r>
      </w:del>
      <w:del w:id="52" w:author="immccull@gmail.com" w:date="2018-05-11T10:12:00Z">
        <w:r w:rsidR="00B80037" w:rsidRPr="00B65ED4" w:rsidDel="003446FB">
          <w:rPr>
            <w:rFonts w:ascii="Times New Roman" w:eastAsia="Times New Roman" w:hAnsi="Times New Roman" w:cs="Times New Roman"/>
            <w:sz w:val="24"/>
            <w:szCs w:val="24"/>
          </w:rPr>
          <w:delText>in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boreal regions (Jonsson et al. 2001, Urban et al. 2005, Andersson and Sobek 2006, Cremona et al. 2014)</w:t>
      </w:r>
      <w:proofErr w:type="gram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End"/>
      <w:r w:rsidR="00030915">
        <w:rPr>
          <w:rFonts w:ascii="Times New Roman" w:eastAsia="Times New Roman" w:hAnsi="Times New Roman" w:cs="Times New Roman"/>
          <w:sz w:val="24"/>
          <w:szCs w:val="24"/>
        </w:rPr>
        <w:t xml:space="preserve">In a first step in overcoming some of these limitations, </w:t>
      </w:r>
      <w:del w:id="53" w:author="HILARY A DUGAN" w:date="2018-05-18T09:23:00Z">
        <w:r w:rsidR="00030915" w:rsidDel="000D00DD">
          <w:rPr>
            <w:rFonts w:ascii="Times New Roman" w:eastAsia="Times New Roman" w:hAnsi="Times New Roman" w:cs="Times New Roman"/>
            <w:sz w:val="24"/>
            <w:szCs w:val="24"/>
          </w:rPr>
          <w:delText>h</w:delText>
        </w:r>
        <w:r w:rsidR="001C1B04" w:rsidRPr="00B65ED4" w:rsidDel="000D00DD">
          <w:rPr>
            <w:rFonts w:ascii="Times New Roman" w:eastAsia="Times New Roman" w:hAnsi="Times New Roman" w:cs="Times New Roman"/>
            <w:sz w:val="24"/>
            <w:szCs w:val="24"/>
          </w:rPr>
          <w:delText xml:space="preserve">ere </w:delText>
        </w:r>
      </w:del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>we develop</w:t>
      </w:r>
      <w:r w:rsidR="003E6401" w:rsidRPr="00B65ED4">
        <w:rPr>
          <w:rFonts w:ascii="Times New Roman" w:eastAsia="Times New Roman" w:hAnsi="Times New Roman" w:cs="Times New Roman"/>
          <w:sz w:val="24"/>
          <w:szCs w:val="24"/>
        </w:rPr>
        <w:t>ed</w:t>
      </w:r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3E6401" w:rsidRPr="00B65ED4">
        <w:rPr>
          <w:rFonts w:ascii="Times New Roman" w:eastAsia="Times New Roman" w:hAnsi="Times New Roman" w:cs="Times New Roman"/>
          <w:sz w:val="24"/>
          <w:szCs w:val="24"/>
        </w:rPr>
        <w:t>applied</w:t>
      </w:r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="003E6401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1B04" w:rsidRPr="00B65ED4">
        <w:rPr>
          <w:rFonts w:ascii="Times New Roman" w:eastAsia="Times New Roman" w:hAnsi="Times New Roman" w:cs="Times New Roman"/>
          <w:sz w:val="24"/>
          <w:szCs w:val="24"/>
        </w:rPr>
        <w:t xml:space="preserve">mass balance model to examine </w:t>
      </w:r>
      <w:r w:rsidR="00BA6634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relative magnitudes of OC fluxes </w:t>
      </w:r>
      <w:r w:rsidR="007B2ACE" w:rsidRPr="00B65ED4">
        <w:rPr>
          <w:rFonts w:ascii="Times New Roman" w:eastAsia="Times New Roman" w:hAnsi="Times New Roman" w:cs="Times New Roman"/>
          <w:sz w:val="24"/>
          <w:szCs w:val="24"/>
        </w:rPr>
        <w:t xml:space="preserve">across a </w:t>
      </w:r>
      <w:r w:rsidR="003446FB">
        <w:rPr>
          <w:rFonts w:ascii="Times New Roman" w:eastAsia="Times New Roman" w:hAnsi="Times New Roman" w:cs="Times New Roman"/>
          <w:sz w:val="24"/>
          <w:szCs w:val="24"/>
        </w:rPr>
        <w:t>set of five lakes with whole-</w:t>
      </w:r>
      <w:r w:rsidR="00313D45" w:rsidRPr="00B65ED4">
        <w:rPr>
          <w:rFonts w:ascii="Times New Roman" w:eastAsia="Times New Roman" w:hAnsi="Times New Roman" w:cs="Times New Roman"/>
          <w:sz w:val="24"/>
          <w:szCs w:val="24"/>
        </w:rPr>
        <w:t xml:space="preserve">ecosystem OC budget data. </w:t>
      </w:r>
      <w:ins w:id="54" w:author="HILARY A DUGAN" w:date="2018-05-18T09:15:00Z">
        <w:r w:rsidR="000D00DD">
          <w:rPr>
            <w:rFonts w:ascii="Times New Roman" w:eastAsia="Times New Roman" w:hAnsi="Times New Roman" w:cs="Times New Roman"/>
            <w:sz w:val="24"/>
            <w:szCs w:val="24"/>
          </w:rPr>
          <w:t xml:space="preserve">Our </w:t>
        </w:r>
      </w:ins>
      <w:ins w:id="55" w:author="HILARY A DUGAN" w:date="2018-05-18T09:20:00Z">
        <w:r w:rsidR="000D00DD">
          <w:rPr>
            <w:rFonts w:ascii="Times New Roman" w:eastAsia="Times New Roman" w:hAnsi="Times New Roman" w:cs="Times New Roman"/>
            <w:sz w:val="24"/>
            <w:szCs w:val="24"/>
          </w:rPr>
          <w:t xml:space="preserve">goal was to build a simple OC model that could be applied </w:t>
        </w:r>
      </w:ins>
      <w:ins w:id="56" w:author="HILARY A DUGAN" w:date="2018-05-18T09:21:00Z">
        <w:r w:rsidR="000D00DD">
          <w:rPr>
            <w:rFonts w:ascii="Times New Roman" w:eastAsia="Times New Roman" w:hAnsi="Times New Roman" w:cs="Times New Roman"/>
            <w:sz w:val="24"/>
            <w:szCs w:val="24"/>
          </w:rPr>
          <w:t>in a range of lake ecosystems to capture the seasonal and annual variation in OC concentrations.</w:t>
        </w:r>
      </w:ins>
    </w:p>
    <w:p w14:paraId="203A3972" w14:textId="1499BB82" w:rsidR="0032009C" w:rsidDel="000D00DD" w:rsidRDefault="0032009C" w:rsidP="002F35B3">
      <w:pPr>
        <w:spacing w:line="480" w:lineRule="auto"/>
        <w:ind w:firstLine="720"/>
        <w:rPr>
          <w:del w:id="57" w:author="HILARY A DUGAN" w:date="2018-05-18T09:18:00Z"/>
          <w:rFonts w:ascii="Times New Roman" w:eastAsia="Times New Roman" w:hAnsi="Times New Roman" w:cs="Times New Roman"/>
          <w:sz w:val="24"/>
          <w:szCs w:val="24"/>
        </w:rPr>
      </w:pPr>
    </w:p>
    <w:p w14:paraId="48953656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4BA9677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bookmarkStart w:id="58" w:name="_fgbmh3q8shl8" w:colFirst="0" w:colLast="0"/>
      <w:bookmarkEnd w:id="58"/>
      <w:r w:rsidRPr="00B65ED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Overview of concepts of key OC fluxes in lake ecosystems</w:t>
      </w:r>
    </w:p>
    <w:p w14:paraId="2D9D54DB" w14:textId="5161CF21" w:rsidR="0012032C" w:rsidRDefault="007728A8" w:rsidP="00A10AD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For lakes, t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he term “mass balance” has been broadly used to quantify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 xml:space="preserve">carbon or nutrient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budgets </w:t>
      </w:r>
      <w:r w:rsidR="003A0D4C" w:rsidRPr="00B65ED4">
        <w:rPr>
          <w:rFonts w:ascii="Times New Roman" w:eastAsia="Times New Roman" w:hAnsi="Times New Roman" w:cs="Times New Roman"/>
          <w:sz w:val="24"/>
          <w:szCs w:val="24"/>
        </w:rPr>
        <w:t>as the combination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inputs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>, outputs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changes to standing </w:t>
      </w:r>
      <w:r w:rsidR="005938FB" w:rsidRPr="00B65ED4">
        <w:rPr>
          <w:rFonts w:ascii="Times New Roman" w:eastAsia="Times New Roman" w:hAnsi="Times New Roman" w:cs="Times New Roman"/>
          <w:sz w:val="24"/>
          <w:szCs w:val="24"/>
        </w:rPr>
        <w:t xml:space="preserve">stocks in the </w:t>
      </w:r>
      <w:r w:rsidR="00E66C36" w:rsidRPr="00B65ED4">
        <w:rPr>
          <w:rFonts w:ascii="Times New Roman" w:eastAsia="Times New Roman" w:hAnsi="Times New Roman" w:cs="Times New Roman"/>
          <w:sz w:val="24"/>
          <w:szCs w:val="24"/>
        </w:rPr>
        <w:t>water column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38F7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>sediments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(Pace and Lovett 2013)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Inputs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62A7" w:rsidRPr="00B65ED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08600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>lake</w:t>
      </w:r>
      <w:r w:rsidR="003C62A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ecosystem </w:t>
      </w:r>
      <w:r w:rsidR="00B339A2" w:rsidRPr="00B65ED4">
        <w:rPr>
          <w:rFonts w:ascii="Times New Roman" w:eastAsia="Times New Roman" w:hAnsi="Times New Roman" w:cs="Times New Roman"/>
          <w:sz w:val="24"/>
          <w:szCs w:val="24"/>
        </w:rPr>
        <w:t>O</w:t>
      </w:r>
      <w:r w:rsidR="003C62A7" w:rsidRPr="00B65ED4">
        <w:rPr>
          <w:rFonts w:ascii="Times New Roman" w:eastAsia="Times New Roman" w:hAnsi="Times New Roman" w:cs="Times New Roman"/>
          <w:sz w:val="24"/>
          <w:szCs w:val="24"/>
        </w:rPr>
        <w:t xml:space="preserve">C budgets are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the sum of allochthonous (external</w:t>
      </w:r>
      <w:r w:rsidR="00B629D3" w:rsidRPr="00B65ED4">
        <w:rPr>
          <w:rFonts w:ascii="Times New Roman" w:eastAsia="Times New Roman" w:hAnsi="Times New Roman" w:cs="Times New Roman"/>
          <w:sz w:val="24"/>
          <w:szCs w:val="24"/>
        </w:rPr>
        <w:t>ly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>derived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) dissolved (DOC) and particulate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>OC (POC) inflows from surface and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groundwater sources, </w:t>
      </w:r>
      <w:r w:rsidR="008D2A7D" w:rsidRPr="00B65ED4">
        <w:rPr>
          <w:rFonts w:ascii="Times New Roman" w:eastAsia="Times New Roman" w:hAnsi="Times New Roman" w:cs="Times New Roman"/>
          <w:sz w:val="24"/>
          <w:szCs w:val="24"/>
        </w:rPr>
        <w:t xml:space="preserve">atmospheric deposition via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precipitation</w:t>
      </w:r>
      <w:r w:rsidR="003F3A81" w:rsidRPr="00B65ED4">
        <w:rPr>
          <w:rFonts w:ascii="Times New Roman" w:eastAsia="Times New Roman" w:hAnsi="Times New Roman" w:cs="Times New Roman"/>
          <w:sz w:val="24"/>
          <w:szCs w:val="24"/>
        </w:rPr>
        <w:t>, dry deposits,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litterfall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 autochthonous (internally derived) DOC and POC </w:t>
      </w:r>
      <w:commentRangeStart w:id="59"/>
      <w:del w:id="60" w:author="immccull@gmail.com" w:date="2018-05-14T14:21:00Z">
        <w:r w:rsidR="00CD39CC" w:rsidRPr="00B65ED4" w:rsidDel="00D24D89">
          <w:rPr>
            <w:rFonts w:ascii="Times New Roman" w:eastAsia="Times New Roman" w:hAnsi="Times New Roman" w:cs="Times New Roman"/>
            <w:sz w:val="24"/>
            <w:szCs w:val="24"/>
          </w:rPr>
          <w:delText>from</w:delText>
        </w:r>
        <w:r w:rsidR="00DB61D4" w:rsidDel="00D24D8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002D44" w:rsidDel="00D24D89">
          <w:rPr>
            <w:rFonts w:ascii="Times New Roman" w:eastAsia="Times New Roman" w:hAnsi="Times New Roman" w:cs="Times New Roman"/>
            <w:sz w:val="24"/>
            <w:szCs w:val="24"/>
          </w:rPr>
          <w:delText>microbial exudates</w:delText>
        </w:r>
        <w:r w:rsidR="00B560B0" w:rsidDel="00D24D8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commentRangeEnd w:id="59"/>
      <w:r w:rsidR="00D24D89">
        <w:rPr>
          <w:rStyle w:val="CommentReference"/>
        </w:rPr>
        <w:commentReference w:id="59"/>
      </w:r>
      <w:r w:rsidR="003244A5">
        <w:rPr>
          <w:rFonts w:ascii="Times New Roman" w:eastAsia="Times New Roman" w:hAnsi="Times New Roman" w:cs="Times New Roman"/>
          <w:sz w:val="24"/>
          <w:szCs w:val="24"/>
        </w:rPr>
        <w:t xml:space="preserve">(Kawasaki and Benner 2006) </w:t>
      </w:r>
      <w:r w:rsidR="00B560B0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ins w:id="61" w:author="immccull@gmail.com" w:date="2018-05-15T10:18:00Z">
        <w:r w:rsidR="00A365E6">
          <w:rPr>
            <w:rFonts w:ascii="Times New Roman" w:eastAsia="Times New Roman" w:hAnsi="Times New Roman" w:cs="Times New Roman"/>
            <w:sz w:val="24"/>
            <w:szCs w:val="24"/>
          </w:rPr>
          <w:t xml:space="preserve">phytoplanktonic </w:t>
        </w:r>
      </w:ins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>primary production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Outputs from the OC pool </w:t>
      </w:r>
      <w:del w:id="62" w:author="immccull@gmail.com" w:date="2018-05-15T10:16:00Z">
        <w:r w:rsidR="00CD39CC" w:rsidRPr="00B65ED4" w:rsidDel="00A365E6">
          <w:rPr>
            <w:rFonts w:ascii="Times New Roman" w:eastAsia="Times New Roman" w:hAnsi="Times New Roman" w:cs="Times New Roman"/>
            <w:sz w:val="24"/>
            <w:szCs w:val="24"/>
          </w:rPr>
          <w:delText xml:space="preserve">include </w:delText>
        </w:r>
      </w:del>
      <w:ins w:id="63" w:author="immccull@gmail.com" w:date="2018-05-15T10:16:00Z">
        <w:r w:rsidR="00A365E6">
          <w:rPr>
            <w:rFonts w:ascii="Times New Roman" w:eastAsia="Times New Roman" w:hAnsi="Times New Roman" w:cs="Times New Roman"/>
            <w:sz w:val="24"/>
            <w:szCs w:val="24"/>
          </w:rPr>
          <w:t>reflect</w:t>
        </w:r>
        <w:r w:rsidR="00A365E6" w:rsidRPr="00B65ED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mechanisms that </w:t>
      </w:r>
      <w:r w:rsidR="009038F7" w:rsidRPr="00B65ED4">
        <w:rPr>
          <w:rFonts w:ascii="Times New Roman" w:eastAsia="Times New Roman" w:hAnsi="Times New Roman" w:cs="Times New Roman"/>
          <w:sz w:val="24"/>
          <w:szCs w:val="24"/>
        </w:rPr>
        <w:t>mineralize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(i.e., </w:t>
      </w:r>
      <w:r w:rsidR="009038F7" w:rsidRPr="00B65ED4">
        <w:rPr>
          <w:rFonts w:ascii="Times New Roman" w:eastAsia="Times New Roman" w:hAnsi="Times New Roman" w:cs="Times New Roman"/>
          <w:sz w:val="24"/>
          <w:szCs w:val="24"/>
        </w:rPr>
        <w:t>photo-oxidation and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respiration)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export </w:t>
      </w:r>
      <w:r w:rsidR="008F266D" w:rsidRPr="00B65ED4">
        <w:rPr>
          <w:rFonts w:ascii="Times New Roman" w:eastAsia="Times New Roman" w:hAnsi="Times New Roman" w:cs="Times New Roman"/>
          <w:sz w:val="24"/>
          <w:szCs w:val="24"/>
        </w:rPr>
        <w:t xml:space="preserve">OC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via surface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groundwater 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>outflows</w:t>
      </w:r>
      <w:proofErr w:type="gram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End"/>
      <w:r w:rsidR="00E01A83" w:rsidRPr="00B65ED4">
        <w:rPr>
          <w:rFonts w:ascii="Times New Roman" w:eastAsia="Times New Roman" w:hAnsi="Times New Roman" w:cs="Times New Roman"/>
          <w:sz w:val="24"/>
          <w:szCs w:val="24"/>
        </w:rPr>
        <w:t>Here, f</w:t>
      </w:r>
      <w:r w:rsidR="00894618" w:rsidRPr="00B65ED4">
        <w:rPr>
          <w:rFonts w:ascii="Times New Roman" w:eastAsia="Times New Roman" w:hAnsi="Times New Roman" w:cs="Times New Roman"/>
          <w:sz w:val="24"/>
          <w:szCs w:val="24"/>
        </w:rPr>
        <w:t>or simplicity, all mineralization processes</w:t>
      </w:r>
      <w:r w:rsidR="00A574F1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that convert OC to CO</w:t>
      </w:r>
      <w:r w:rsidR="00A574F1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89461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>are</w:t>
      </w:r>
      <w:r w:rsidR="0089461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1A83" w:rsidRPr="00B65ED4">
        <w:rPr>
          <w:rFonts w:ascii="Times New Roman" w:eastAsia="Times New Roman" w:hAnsi="Times New Roman" w:cs="Times New Roman"/>
          <w:sz w:val="24"/>
          <w:szCs w:val="24"/>
        </w:rPr>
        <w:t>collectively modeled as</w:t>
      </w:r>
      <w:r w:rsidR="00894618" w:rsidRPr="00B65ED4">
        <w:rPr>
          <w:rFonts w:ascii="Times New Roman" w:eastAsia="Times New Roman" w:hAnsi="Times New Roman" w:cs="Times New Roman"/>
          <w:sz w:val="24"/>
          <w:szCs w:val="24"/>
        </w:rPr>
        <w:t xml:space="preserve"> respiration. </w:t>
      </w:r>
      <w:r w:rsidR="00324768" w:rsidRPr="00B65ED4">
        <w:rPr>
          <w:rFonts w:ascii="Times New Roman" w:eastAsia="Times New Roman" w:hAnsi="Times New Roman" w:cs="Times New Roman"/>
          <w:sz w:val="24"/>
          <w:szCs w:val="24"/>
        </w:rPr>
        <w:t>T</w:t>
      </w:r>
      <w:r w:rsidR="00E01A83" w:rsidRPr="00B65ED4">
        <w:rPr>
          <w:rFonts w:ascii="Times New Roman" w:eastAsia="Times New Roman" w:hAnsi="Times New Roman" w:cs="Times New Roman"/>
          <w:sz w:val="24"/>
          <w:szCs w:val="24"/>
        </w:rPr>
        <w:t xml:space="preserve">he mass change in OC in 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>the water column and lake sediments</w:t>
      </w:r>
      <w:r w:rsidR="00324768" w:rsidRPr="00B65ED4">
        <w:rPr>
          <w:rFonts w:ascii="Times New Roman" w:eastAsia="Times New Roman" w:hAnsi="Times New Roman" w:cs="Times New Roman"/>
          <w:sz w:val="24"/>
          <w:szCs w:val="24"/>
        </w:rPr>
        <w:t xml:space="preserve"> is considered as change in storage</w:t>
      </w:r>
      <w:r w:rsidR="00CD39CC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60A44" w:rsidRPr="00B65ED4">
        <w:rPr>
          <w:rFonts w:ascii="Times New Roman" w:eastAsia="Times New Roman" w:hAnsi="Times New Roman" w:cs="Times New Roman"/>
          <w:sz w:val="24"/>
          <w:szCs w:val="24"/>
        </w:rPr>
        <w:t xml:space="preserve">Outputs and storage are the fates </w:t>
      </w:r>
      <w:r w:rsidR="00BE68CA" w:rsidRPr="00B65ED4">
        <w:rPr>
          <w:rFonts w:ascii="Times New Roman" w:eastAsia="Times New Roman" w:hAnsi="Times New Roman" w:cs="Times New Roman"/>
          <w:sz w:val="24"/>
          <w:szCs w:val="24"/>
        </w:rPr>
        <w:t xml:space="preserve">of OC </w:t>
      </w:r>
      <w:r w:rsidR="00660A44" w:rsidRPr="00B65ED4">
        <w:rPr>
          <w:rFonts w:ascii="Times New Roman" w:eastAsia="Times New Roman" w:hAnsi="Times New Roman" w:cs="Times New Roman"/>
          <w:sz w:val="24"/>
          <w:szCs w:val="24"/>
        </w:rPr>
        <w:t>loads</w:t>
      </w:r>
      <w:r w:rsidR="009038F7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660A44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00A10AD3">
        <w:rPr>
          <w:rFonts w:ascii="Times New Roman" w:eastAsia="Times New Roman" w:hAnsi="Times New Roman" w:cs="Times New Roman"/>
          <w:sz w:val="24"/>
          <w:szCs w:val="24"/>
        </w:rPr>
        <w:t xml:space="preserve"> their balances define the role of lakes in broader C cycling (Box 1, Fig. 1)</w:t>
      </w:r>
      <w:r w:rsidR="008F266D" w:rsidRPr="00B65ED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CC41FC9" wp14:editId="5176A7BA">
                <wp:simplePos x="0" y="0"/>
                <wp:positionH relativeFrom="margin">
                  <wp:posOffset>-28575</wp:posOffset>
                </wp:positionH>
                <wp:positionV relativeFrom="paragraph">
                  <wp:posOffset>3448050</wp:posOffset>
                </wp:positionV>
                <wp:extent cx="6191250" cy="17430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F0F84" w14:textId="77777777" w:rsidR="00904B7D" w:rsidRPr="006F4EC1" w:rsidRDefault="00904B7D" w:rsidP="006F4EC1">
                            <w:pPr>
                              <w:spacing w:line="48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6F4EC1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  <w:t>Box 1. Mass balance conceptual equations for organic carbon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 (OC)</w:t>
                            </w:r>
                            <w:r w:rsidRPr="006F4EC1"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sz w:val="24"/>
                                <w:szCs w:val="24"/>
                              </w:rPr>
                              <w:t xml:space="preserve"> in lake ecosystems</w:t>
                            </w:r>
                          </w:p>
                          <w:p w14:paraId="1BC32DD2" w14:textId="77777777" w:rsidR="00904B7D" w:rsidRDefault="00904B7D" w:rsidP="006F4EC1">
                            <w:pPr>
                              <w:spacing w:line="48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</w:rPr>
                              <w:t>OC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  <w:vertAlign w:val="subscript"/>
                              </w:rPr>
                              <w:t>ALLOCHTHONOUS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surface and groundwater inflows + litterfall + atmospheric deposition</w:t>
                            </w:r>
                          </w:p>
                          <w:p w14:paraId="29C1964D" w14:textId="77777777" w:rsidR="00904B7D" w:rsidRDefault="00904B7D" w:rsidP="006F4EC1">
                            <w:pPr>
                              <w:spacing w:line="48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</w:rPr>
                              <w:t>OC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  <w:vertAlign w:val="subscript"/>
                              </w:rPr>
                              <w:t>AUTOCHTHONOUS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: gross primary production - autotrophic respiration</w:t>
                            </w:r>
                          </w:p>
                          <w:p w14:paraId="02AFC69E" w14:textId="77777777" w:rsidR="00904B7D" w:rsidRDefault="00904B7D" w:rsidP="00FE21F7">
                            <w:pPr>
                              <w:spacing w:line="480" w:lineRule="auto"/>
                            </w:pPr>
                            <w:r w:rsidRPr="006F4EC1"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</w:rPr>
                              <w:t>Full budget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</w:rPr>
                              <w:t>OC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  <w:vertAlign w:val="subscript"/>
                              </w:rPr>
                              <w:t>ALLOCHTHONOUS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+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</w:rPr>
                              <w:t>OC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4"/>
                                <w:szCs w:val="24"/>
                                <w:u w:val="single"/>
                                <w:vertAlign w:val="subscript"/>
                              </w:rPr>
                              <w:t>AUTOCHTHONOUS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 xml:space="preserve"> = respiration + burial + export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+ ΔOC (in water column)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C41F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.25pt;margin-top:271.5pt;width:487.5pt;height:137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">
                <v:textbox>
                  <w:txbxContent>
                    <w:p w14:paraId="6BBF0F84" w14:textId="77777777" w:rsidR="00904B7D" w:rsidRPr="006F4EC1" w:rsidRDefault="00904B7D" w:rsidP="006F4EC1">
                      <w:pPr>
                        <w:spacing w:line="480" w:lineRule="auto"/>
                        <w:rPr>
                          <w:rFonts w:ascii="Times New Roman" w:eastAsia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</w:pPr>
                      <w:r w:rsidRPr="006F4EC1">
                        <w:rPr>
                          <w:rFonts w:ascii="Times New Roman" w:eastAsia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  <w:t>Box 1. Mass balance conceptual equations for organic carbon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  <w:t xml:space="preserve"> (OC)</w:t>
                      </w:r>
                      <w:r w:rsidRPr="006F4EC1">
                        <w:rPr>
                          <w:rFonts w:ascii="Times New Roman" w:eastAsia="Times New Roman" w:hAnsi="Times New Roman" w:cs="Times New Roman"/>
                          <w:b/>
                          <w:i/>
                          <w:sz w:val="24"/>
                          <w:szCs w:val="24"/>
                        </w:rPr>
                        <w:t xml:space="preserve"> in lake ecosystems</w:t>
                      </w:r>
                    </w:p>
                    <w:p w14:paraId="1BC32DD2" w14:textId="77777777" w:rsidR="00904B7D" w:rsidRDefault="00904B7D" w:rsidP="006F4EC1">
                      <w:pPr>
                        <w:spacing w:line="48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</w:rPr>
                        <w:t>OC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  <w:vertAlign w:val="subscript"/>
                        </w:rPr>
                        <w:t>ALLOCHTHONOUS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surface and groundwater inflows + litterfall + atmospheric deposition</w:t>
                      </w:r>
                    </w:p>
                    <w:p w14:paraId="29C1964D" w14:textId="77777777" w:rsidR="00904B7D" w:rsidRDefault="00904B7D" w:rsidP="006F4EC1">
                      <w:pPr>
                        <w:spacing w:line="48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</w:rPr>
                        <w:t>OC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  <w:vertAlign w:val="subscript"/>
                        </w:rPr>
                        <w:t>AUTOCHTHONOUS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: gross primary production - autotrophic respiration</w:t>
                      </w:r>
                    </w:p>
                    <w:p w14:paraId="02AFC69E" w14:textId="77777777" w:rsidR="00904B7D" w:rsidRDefault="00904B7D" w:rsidP="00FE21F7">
                      <w:pPr>
                        <w:spacing w:line="480" w:lineRule="auto"/>
                      </w:pPr>
                      <w:r w:rsidRPr="006F4EC1"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</w:rPr>
                        <w:t>Full budget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</w:rPr>
                        <w:t>OC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  <w:vertAlign w:val="subscript"/>
                        </w:rPr>
                        <w:t>ALLOCHTHONOUS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+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</w:rPr>
                        <w:t>OC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  <w:sz w:val="24"/>
                          <w:szCs w:val="24"/>
                          <w:u w:val="single"/>
                          <w:vertAlign w:val="subscript"/>
                        </w:rPr>
                        <w:t>AUTOCHTHONOUS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 xml:space="preserve"> = respiration + burial + export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+ ΔOC (in water column)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10AD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74F79" w14:textId="77777777" w:rsidR="007144D6" w:rsidRDefault="007144D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CE4534C" w14:textId="4F832007" w:rsidR="00513F0F" w:rsidRPr="00B65ED4" w:rsidRDefault="00665918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At the global scale, lakes are thought to be net sources of 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the atmosphere based on the </w:t>
      </w:r>
      <w:del w:id="64" w:author="Hilary Dugan" w:date="2018-05-15T14:58:00Z">
        <w:r w:rsidRPr="00B65ED4" w:rsidDel="000854D8">
          <w:rPr>
            <w:rFonts w:ascii="Times New Roman" w:eastAsia="Times New Roman" w:hAnsi="Times New Roman" w:cs="Times New Roman"/>
            <w:sz w:val="24"/>
            <w:szCs w:val="24"/>
          </w:rPr>
          <w:delText>super</w:delText>
        </w:r>
        <w:r w:rsidR="007B5FBF" w:rsidRPr="00B65ED4" w:rsidDel="000854D8">
          <w:rPr>
            <w:rFonts w:ascii="Times New Roman" w:eastAsia="Times New Roman" w:hAnsi="Times New Roman" w:cs="Times New Roman"/>
            <w:sz w:val="24"/>
            <w:szCs w:val="24"/>
          </w:rPr>
          <w:delText>-</w:delText>
        </w:r>
        <w:r w:rsidRPr="00B65ED4" w:rsidDel="000854D8">
          <w:rPr>
            <w:rFonts w:ascii="Times New Roman" w:eastAsia="Times New Roman" w:hAnsi="Times New Roman" w:cs="Times New Roman"/>
            <w:sz w:val="24"/>
            <w:szCs w:val="24"/>
          </w:rPr>
          <w:delText>saturation of</w:delText>
        </w:r>
      </w:del>
      <w:ins w:id="65" w:author="Hilary Dugan" w:date="2018-05-15T14:58:00Z">
        <w:r w:rsidR="000854D8">
          <w:rPr>
            <w:rFonts w:ascii="Times New Roman" w:eastAsia="Times New Roman" w:hAnsi="Times New Roman" w:cs="Times New Roman"/>
            <w:sz w:val="24"/>
            <w:szCs w:val="24"/>
          </w:rPr>
          <w:t>mean</w:t>
        </w:r>
      </w:ins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</w:rPr>
        <w:t>CO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Kortelainen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2006,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2009, Raymond et al. 2013) and methane 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Bastviken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2011) </w:t>
      </w:r>
      <w:ins w:id="66" w:author="Hilary Dugan" w:date="2018-05-15T14:58:00Z">
        <w:r w:rsidR="000854D8">
          <w:rPr>
            <w:rFonts w:ascii="Times New Roman" w:eastAsia="Times New Roman" w:hAnsi="Times New Roman" w:cs="Times New Roman"/>
            <w:sz w:val="24"/>
            <w:szCs w:val="24"/>
          </w:rPr>
          <w:t xml:space="preserve">concentrations at higher than atmospheric levels </w:t>
        </w:r>
      </w:ins>
      <w:r w:rsidRPr="00B65ED4">
        <w:rPr>
          <w:rFonts w:ascii="Times New Roman" w:eastAsia="Times New Roman" w:hAnsi="Times New Roman" w:cs="Times New Roman"/>
          <w:sz w:val="24"/>
          <w:szCs w:val="24"/>
        </w:rPr>
        <w:t>in lake surface waters</w:t>
      </w:r>
      <w:r w:rsidR="002927F2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14236" w:rsidRPr="00B65ED4">
        <w:rPr>
          <w:rFonts w:ascii="Times New Roman" w:eastAsia="Times New Roman" w:hAnsi="Times New Roman" w:cs="Times New Roman"/>
          <w:sz w:val="24"/>
          <w:szCs w:val="24"/>
        </w:rPr>
        <w:t xml:space="preserve">OC export </w:t>
      </w:r>
      <w:r w:rsidR="002927F2" w:rsidRPr="00B65ED4">
        <w:rPr>
          <w:rFonts w:ascii="Times New Roman" w:eastAsia="Times New Roman" w:hAnsi="Times New Roman" w:cs="Times New Roman"/>
          <w:sz w:val="24"/>
          <w:szCs w:val="24"/>
        </w:rPr>
        <w:t>is less frequently considered</w:t>
      </w:r>
      <w:r w:rsidR="00AC2828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2927F2" w:rsidRPr="00B65ED4">
        <w:rPr>
          <w:rFonts w:ascii="Times New Roman" w:eastAsia="Times New Roman" w:hAnsi="Times New Roman" w:cs="Times New Roman"/>
          <w:sz w:val="24"/>
          <w:szCs w:val="24"/>
        </w:rPr>
        <w:t xml:space="preserve"> but equally important</w:t>
      </w:r>
      <w:r w:rsidR="00AC2828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2927F2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67" w:author="immccull@gmail.com" w:date="2018-05-15T10:20:00Z">
        <w:r w:rsidR="00F93962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 xml:space="preserve">both </w:delText>
        </w:r>
      </w:del>
      <w:r w:rsidR="00F93962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terms of </w:t>
      </w:r>
      <w:del w:id="68" w:author="immccull@gmail.com" w:date="2018-05-15T10:20:00Z">
        <w:r w:rsidR="00F93962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 xml:space="preserve">burial and </w:delText>
        </w:r>
      </w:del>
      <w:r w:rsidR="00F93962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quality and quantity of OC </w:t>
      </w:r>
      <w:r w:rsidR="00B53CAF" w:rsidRPr="00B65ED4">
        <w:rPr>
          <w:rFonts w:ascii="Times New Roman" w:eastAsia="Times New Roman" w:hAnsi="Times New Roman" w:cs="Times New Roman"/>
          <w:sz w:val="24"/>
          <w:szCs w:val="24"/>
        </w:rPr>
        <w:t>ultimately</w:t>
      </w:r>
      <w:r w:rsidR="00614236" w:rsidRPr="00B65ED4">
        <w:rPr>
          <w:rFonts w:ascii="Times New Roman" w:eastAsia="Times New Roman" w:hAnsi="Times New Roman" w:cs="Times New Roman"/>
          <w:sz w:val="24"/>
          <w:szCs w:val="24"/>
        </w:rPr>
        <w:t xml:space="preserve"> reaching</w:t>
      </w:r>
      <w:r w:rsidR="00B53CAF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ocean </w:t>
      </w:r>
      <w:r w:rsidR="00086B05" w:rsidRPr="00B65ED4">
        <w:rPr>
          <w:rFonts w:ascii="Times New Roman" w:eastAsia="Times New Roman" w:hAnsi="Times New Roman" w:cs="Times New Roman"/>
          <w:sz w:val="24"/>
          <w:szCs w:val="24"/>
        </w:rPr>
        <w:t xml:space="preserve">via tributaries </w:t>
      </w:r>
      <w:r w:rsidR="002565E5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B53CAF" w:rsidRPr="00B65ED4">
        <w:rPr>
          <w:rFonts w:ascii="Times New Roman" w:eastAsia="Times New Roman" w:hAnsi="Times New Roman" w:cs="Times New Roman"/>
          <w:sz w:val="24"/>
          <w:szCs w:val="24"/>
        </w:rPr>
        <w:t xml:space="preserve">Raymond </w:t>
      </w:r>
      <w:r w:rsidR="00086B05" w:rsidRPr="00B65ED4">
        <w:rPr>
          <w:rFonts w:ascii="Times New Roman" w:eastAsia="Times New Roman" w:hAnsi="Times New Roman" w:cs="Times New Roman"/>
          <w:sz w:val="24"/>
          <w:szCs w:val="24"/>
        </w:rPr>
        <w:t>and Bauer</w:t>
      </w:r>
      <w:r w:rsidR="00B53CAF" w:rsidRPr="00B65ED4">
        <w:rPr>
          <w:rFonts w:ascii="Times New Roman" w:eastAsia="Times New Roman" w:hAnsi="Times New Roman" w:cs="Times New Roman"/>
          <w:sz w:val="24"/>
          <w:szCs w:val="24"/>
        </w:rPr>
        <w:t xml:space="preserve"> 200</w:t>
      </w:r>
      <w:r w:rsidR="00B339A2" w:rsidRPr="00B65ED4">
        <w:rPr>
          <w:rFonts w:ascii="Times New Roman" w:eastAsia="Times New Roman" w:hAnsi="Times New Roman" w:cs="Times New Roman"/>
          <w:sz w:val="24"/>
          <w:szCs w:val="24"/>
        </w:rPr>
        <w:t>1</w:t>
      </w:r>
      <w:r w:rsidR="00086B05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B53CA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565E5" w:rsidRPr="00B65ED4">
        <w:rPr>
          <w:rFonts w:ascii="Times New Roman" w:eastAsia="Times New Roman" w:hAnsi="Times New Roman" w:cs="Times New Roman"/>
          <w:sz w:val="24"/>
          <w:szCs w:val="24"/>
        </w:rPr>
        <w:t>Santoso</w:t>
      </w:r>
      <w:proofErr w:type="spellEnd"/>
      <w:r w:rsidR="002565E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65E5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et al. 2017)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927F2" w:rsidRPr="00B65ED4">
        <w:rPr>
          <w:rFonts w:ascii="Times New Roman" w:eastAsia="Times New Roman" w:hAnsi="Times New Roman" w:cs="Times New Roman"/>
          <w:sz w:val="24"/>
          <w:szCs w:val="24"/>
        </w:rPr>
        <w:t>Because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lakes store OC in sediments</w:t>
      </w:r>
      <w:r w:rsidR="002927F2" w:rsidRPr="00B65ED4">
        <w:rPr>
          <w:rFonts w:ascii="Times New Roman" w:eastAsia="Times New Roman" w:hAnsi="Times New Roman" w:cs="Times New Roman"/>
          <w:sz w:val="24"/>
          <w:szCs w:val="24"/>
        </w:rPr>
        <w:t>, they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6C36" w:rsidRPr="00B65ED4">
        <w:rPr>
          <w:rFonts w:ascii="Times New Roman" w:eastAsia="Times New Roman" w:hAnsi="Times New Roman" w:cs="Times New Roman"/>
          <w:sz w:val="24"/>
          <w:szCs w:val="24"/>
        </w:rPr>
        <w:t xml:space="preserve">can also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act as sinks in the global 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cycle (Mulholland and Elwood 1982, Dillon and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1997,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Einsele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2001,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Einola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2011)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E5C96A6" w14:textId="3AB8B641" w:rsidR="0032009C" w:rsidRDefault="00B80037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commentRangeStart w:id="69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We synthesized existing knowledge of lake </w:t>
      </w:r>
      <w:commentRangeEnd w:id="69"/>
      <w:r w:rsidR="00504420">
        <w:rPr>
          <w:rStyle w:val="CommentReference"/>
        </w:rPr>
        <w:commentReference w:id="69"/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OC budgets into a</w:t>
      </w:r>
      <w:r w:rsidR="0032269B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model that integrates these important mechanisms, including both in-lake as well as external (i.e., watershed) processes</w:t>
      </w:r>
      <w:r w:rsidR="00525E7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(Fig</w:t>
      </w:r>
      <w:r w:rsidR="00CB1324" w:rsidRPr="00B65ED4">
        <w:rPr>
          <w:rFonts w:ascii="Times New Roman" w:eastAsia="Times New Roman" w:hAnsi="Times New Roman" w:cs="Times New Roman"/>
          <w:sz w:val="24"/>
          <w:szCs w:val="24"/>
        </w:rPr>
        <w:t>. 1</w:t>
      </w:r>
      <w:r w:rsidR="00525E73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. Below we describe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these </w:t>
      </w:r>
      <w:r w:rsidR="00C11E01" w:rsidRPr="00B65ED4">
        <w:rPr>
          <w:rFonts w:ascii="Times New Roman" w:eastAsia="Times New Roman" w:hAnsi="Times New Roman" w:cs="Times New Roman"/>
          <w:sz w:val="24"/>
          <w:szCs w:val="24"/>
        </w:rPr>
        <w:t>processes in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three main categories</w:t>
      </w:r>
      <w:ins w:id="70" w:author="immccull@gmail.com" w:date="2018-05-11T10:15:00Z">
        <w:r w:rsidR="003446FB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commentRangeStart w:id="71"/>
        <w:r w:rsidR="003446FB">
          <w:rPr>
            <w:rFonts w:ascii="Times New Roman" w:eastAsia="Times New Roman" w:hAnsi="Times New Roman" w:cs="Times New Roman"/>
            <w:sz w:val="24"/>
            <w:szCs w:val="24"/>
          </w:rPr>
          <w:t xml:space="preserve">of the dominant processes that influence </w:t>
        </w:r>
      </w:ins>
      <w:ins w:id="72" w:author="immccull@gmail.com" w:date="2018-05-14T14:32:00Z">
        <w:r w:rsidR="00E029A2">
          <w:rPr>
            <w:rFonts w:ascii="Times New Roman" w:eastAsia="Times New Roman" w:hAnsi="Times New Roman" w:cs="Times New Roman"/>
            <w:sz w:val="24"/>
            <w:szCs w:val="24"/>
          </w:rPr>
          <w:t xml:space="preserve">long-term </w:t>
        </w:r>
      </w:ins>
      <w:ins w:id="73" w:author="immccull@gmail.com" w:date="2018-05-11T10:15:00Z">
        <w:r w:rsidR="003446FB">
          <w:rPr>
            <w:rFonts w:ascii="Times New Roman" w:eastAsia="Times New Roman" w:hAnsi="Times New Roman" w:cs="Times New Roman"/>
            <w:sz w:val="24"/>
            <w:szCs w:val="24"/>
          </w:rPr>
          <w:t>lake OC budgets</w:t>
        </w:r>
      </w:ins>
      <w:commentRangeEnd w:id="71"/>
      <w:ins w:id="74" w:author="immccull@gmail.com" w:date="2018-05-14T14:32:00Z">
        <w:r w:rsidR="00E029A2">
          <w:rPr>
            <w:rStyle w:val="CommentReference"/>
          </w:rPr>
          <w:commentReference w:id="71"/>
        </w:r>
      </w:ins>
      <w:ins w:id="75" w:author="immccull@gmail.com" w:date="2018-05-11T10:15:00Z">
        <w:r w:rsidR="003446FB">
          <w:rPr>
            <w:rFonts w:ascii="Times New Roman" w:eastAsia="Times New Roman" w:hAnsi="Times New Roman" w:cs="Times New Roman"/>
            <w:sz w:val="24"/>
            <w:szCs w:val="24"/>
          </w:rPr>
          <w:t>:</w:t>
        </w:r>
      </w:ins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1) allochthon</w:t>
      </w:r>
      <w:ins w:id="76" w:author="immccull@gmail.com" w:date="2018-05-15T10:21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77" w:author="immccull@gmail.com" w:date="2018-05-15T10:21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>, 2) autochthon</w:t>
      </w:r>
      <w:ins w:id="78" w:author="immccull@gmail.com" w:date="2018-05-15T10:21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79" w:author="immccull@gmail.com" w:date="2018-05-15T10:21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0779E8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3) </w:t>
      </w:r>
      <w:r w:rsidR="00DF5DF6" w:rsidRPr="00B65ED4">
        <w:rPr>
          <w:rFonts w:ascii="Times New Roman" w:eastAsia="Times New Roman" w:hAnsi="Times New Roman" w:cs="Times New Roman"/>
          <w:sz w:val="24"/>
          <w:szCs w:val="24"/>
        </w:rPr>
        <w:t xml:space="preserve">storage and </w:t>
      </w:r>
      <w:r w:rsidR="00152F60" w:rsidRPr="00B65ED4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AFFD664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10C4AE1" w14:textId="073B57FB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bookmarkStart w:id="80" w:name="_cia0tf49w3t8" w:colFirst="0" w:colLast="0"/>
      <w:bookmarkEnd w:id="80"/>
      <w:r w:rsidRPr="00B65ED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Allochthon</w:t>
      </w:r>
      <w:ins w:id="81" w:author="immccull@gmail.com" w:date="2018-05-15T10:21:00Z">
        <w:r w:rsidR="002B3835">
          <w:rPr>
            <w:rFonts w:ascii="Times New Roman" w:eastAsia="Times New Roman" w:hAnsi="Times New Roman" w:cs="Times New Roman"/>
            <w:i/>
            <w:color w:val="000000"/>
            <w:sz w:val="24"/>
            <w:szCs w:val="24"/>
          </w:rPr>
          <w:t>ous inputs</w:t>
        </w:r>
      </w:ins>
      <w:del w:id="82" w:author="immccull@gmail.com" w:date="2018-05-15T10:21:00Z">
        <w:r w:rsidRPr="00B65ED4" w:rsidDel="002B3835">
          <w:rPr>
            <w:rFonts w:ascii="Times New Roman" w:eastAsia="Times New Roman" w:hAnsi="Times New Roman" w:cs="Times New Roman"/>
            <w:i/>
            <w:color w:val="000000"/>
            <w:sz w:val="24"/>
            <w:szCs w:val="24"/>
          </w:rPr>
          <w:delText>y</w:delText>
        </w:r>
      </w:del>
    </w:p>
    <w:p w14:paraId="6FA154C7" w14:textId="578B60CB" w:rsidR="0032009C" w:rsidRDefault="00B80037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Allochthonous inputs include 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 </w:t>
      </w:r>
      <w:r w:rsidR="00F666A0">
        <w:rPr>
          <w:rFonts w:ascii="Times New Roman" w:eastAsia="Times New Roman" w:hAnsi="Times New Roman" w:cs="Times New Roman"/>
          <w:sz w:val="24"/>
          <w:szCs w:val="24"/>
        </w:rPr>
        <w:t>externally</w:t>
      </w:r>
      <w:r w:rsidR="00F666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derived OC, including </w:t>
      </w:r>
      <w:r w:rsidR="00F666A0">
        <w:rPr>
          <w:rFonts w:ascii="Times New Roman" w:eastAsia="Times New Roman" w:hAnsi="Times New Roman" w:cs="Times New Roman"/>
          <w:sz w:val="24"/>
          <w:szCs w:val="24"/>
        </w:rPr>
        <w:t xml:space="preserve">terrestrial </w:t>
      </w:r>
      <w:r w:rsidR="00A61EFB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>OC</w:t>
      </w:r>
      <w:r w:rsidR="00A61EFB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POC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surface and groundwater inflows, litterfall</w:t>
      </w:r>
      <w:r w:rsidR="00A947A9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direct-fall precipitation</w:t>
      </w:r>
      <w:r w:rsidR="006F4C36" w:rsidRPr="00B65ED4">
        <w:rPr>
          <w:rFonts w:ascii="Times New Roman" w:eastAsia="Times New Roman" w:hAnsi="Times New Roman" w:cs="Times New Roman"/>
          <w:sz w:val="24"/>
          <w:szCs w:val="24"/>
        </w:rPr>
        <w:t xml:space="preserve"> (Box 1)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Although surface water inflows regularly deliver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OC to lake ecosystems, the </w:t>
      </w:r>
      <w:r w:rsidR="00927CBB" w:rsidRPr="00B65ED4">
        <w:rPr>
          <w:rFonts w:ascii="Times New Roman" w:eastAsia="Times New Roman" w:hAnsi="Times New Roman" w:cs="Times New Roman"/>
          <w:sz w:val="24"/>
          <w:szCs w:val="24"/>
        </w:rPr>
        <w:t>uncertainties around the</w:t>
      </w:r>
      <w:r w:rsidR="00DD5B01">
        <w:rPr>
          <w:rFonts w:ascii="Times New Roman" w:eastAsia="Times New Roman" w:hAnsi="Times New Roman" w:cs="Times New Roman"/>
          <w:sz w:val="24"/>
          <w:szCs w:val="24"/>
        </w:rPr>
        <w:t>ir</w:t>
      </w:r>
      <w:r w:rsidR="00927CBB" w:rsidRPr="00B65ED4">
        <w:rPr>
          <w:rFonts w:ascii="Times New Roman" w:eastAsia="Times New Roman" w:hAnsi="Times New Roman" w:cs="Times New Roman"/>
          <w:sz w:val="24"/>
          <w:szCs w:val="24"/>
        </w:rPr>
        <w:t xml:space="preserve"> sources and magnitudes are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perhaps the most commonly </w:t>
      </w:r>
      <w:r w:rsidR="00195C20" w:rsidRPr="00B65ED4">
        <w:rPr>
          <w:rFonts w:ascii="Times New Roman" w:eastAsia="Times New Roman" w:hAnsi="Times New Roman" w:cs="Times New Roman"/>
          <w:sz w:val="24"/>
          <w:szCs w:val="24"/>
        </w:rPr>
        <w:t xml:space="preserve">overlooked </w:t>
      </w:r>
      <w:r w:rsidR="00927CBB" w:rsidRPr="00B65ED4">
        <w:rPr>
          <w:rFonts w:ascii="Times New Roman" w:eastAsia="Times New Roman" w:hAnsi="Times New Roman" w:cs="Times New Roman"/>
          <w:sz w:val="24"/>
          <w:szCs w:val="24"/>
        </w:rPr>
        <w:t>aspect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OC budgets</w:t>
      </w:r>
      <w:r w:rsidR="00080925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largely owing to data limitations (Hanson et al. 2015). Prior studies have 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 xml:space="preserve">included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direct measurements of inflow stream concentrations of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OC when available (Schindler et al. 1997, Jonsson et al. 2001</w:t>
      </w:r>
      <w:r w:rsidR="00586F8F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Urban et al. 2005,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Klump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2009), but other approaches have included literature-derived input estimates 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Striegl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1998), equations based on watershed area (Sobek et al. 2006), watershed-wetland area ratios (O’Connor et al. 2009), precipitation (Hanson et al. 2004,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Staehr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2010), or GIS-based estimates based on land cover and distance-weighted hydrological flow paths 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Canham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2004). 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lakes without surface inflows, including closed-basin and seepage lakes, groundwater can be the dominant hydrological input (e.g., </w:t>
      </w:r>
      <w:proofErr w:type="spellStart"/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>Gaiser</w:t>
      </w:r>
      <w:proofErr w:type="spellEnd"/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2009) and can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deliver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OC to lakes, especially </w:t>
      </w:r>
      <w:r w:rsidR="00FA4CDC" w:rsidRPr="00B65ED4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organic-rich soils (Schindler and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Krabennhoft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1998)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D5DFB" w:rsidRPr="00B65ED4">
        <w:rPr>
          <w:rFonts w:ascii="Times New Roman" w:eastAsia="Times New Roman" w:hAnsi="Times New Roman" w:cs="Times New Roman"/>
          <w:sz w:val="24"/>
          <w:szCs w:val="24"/>
        </w:rPr>
        <w:t>E</w:t>
      </w:r>
      <w:r w:rsidR="00FA4CDC" w:rsidRPr="00B65ED4">
        <w:rPr>
          <w:rFonts w:ascii="Times New Roman" w:eastAsia="Times New Roman" w:hAnsi="Times New Roman" w:cs="Times New Roman"/>
          <w:sz w:val="24"/>
          <w:szCs w:val="24"/>
        </w:rPr>
        <w:t xml:space="preserve">mpirical measurements of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groundwater </w:t>
      </w:r>
      <w:r w:rsidR="00FA4CDC" w:rsidRPr="00B65ED4">
        <w:rPr>
          <w:rFonts w:ascii="Times New Roman" w:eastAsia="Times New Roman" w:hAnsi="Times New Roman" w:cs="Times New Roman"/>
          <w:sz w:val="24"/>
          <w:szCs w:val="24"/>
        </w:rPr>
        <w:t xml:space="preserve">discharge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OC concentration</w:t>
      </w:r>
      <w:r w:rsidR="00CD5DFB" w:rsidRPr="00B65ED4">
        <w:rPr>
          <w:rFonts w:ascii="Times New Roman" w:eastAsia="Times New Roman" w:hAnsi="Times New Roman" w:cs="Times New Roman"/>
          <w:sz w:val="24"/>
          <w:szCs w:val="24"/>
        </w:rPr>
        <w:t>, however,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rare and difficult to estimate (Hanson et al. 2014). </w:t>
      </w:r>
      <w:r w:rsidR="00A61EFB" w:rsidRPr="00B65ED4">
        <w:rPr>
          <w:rFonts w:ascii="Times New Roman" w:eastAsia="Times New Roman" w:hAnsi="Times New Roman" w:cs="Times New Roman"/>
          <w:sz w:val="24"/>
          <w:szCs w:val="24"/>
        </w:rPr>
        <w:t>P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>OC i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nputs from litterfall, 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>and wet and dry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atmospheric deposition are </w:t>
      </w:r>
      <w:r w:rsidR="00CD2D20" w:rsidRPr="00B65ED4">
        <w:rPr>
          <w:rFonts w:ascii="Times New Roman" w:eastAsia="Times New Roman" w:hAnsi="Times New Roman" w:cs="Times New Roman"/>
          <w:sz w:val="24"/>
          <w:szCs w:val="24"/>
        </w:rPr>
        <w:t xml:space="preserve">typically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small and </w:t>
      </w:r>
      <w:r w:rsidR="00A227A3" w:rsidRPr="00B65ED4">
        <w:rPr>
          <w:rFonts w:ascii="Times New Roman" w:eastAsia="Times New Roman" w:hAnsi="Times New Roman" w:cs="Times New Roman"/>
          <w:sz w:val="24"/>
          <w:szCs w:val="24"/>
        </w:rPr>
        <w:t xml:space="preserve">are generally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estimated as a function of</w:t>
      </w:r>
      <w:r w:rsidR="00BD551F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size and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51F" w:rsidRPr="00B65ED4">
        <w:rPr>
          <w:rFonts w:ascii="Times New Roman" w:eastAsia="Times New Roman" w:hAnsi="Times New Roman" w:cs="Times New Roman"/>
          <w:sz w:val="24"/>
          <w:szCs w:val="24"/>
        </w:rPr>
        <w:t xml:space="preserve">literature- or expert-based loading coefficients </w:t>
      </w:r>
      <w:r w:rsidR="00DB37D5" w:rsidRPr="00B65ED4">
        <w:rPr>
          <w:rFonts w:ascii="Times New Roman" w:eastAsia="Times New Roman" w:hAnsi="Times New Roman" w:cs="Times New Roman"/>
          <w:sz w:val="24"/>
          <w:szCs w:val="24"/>
        </w:rPr>
        <w:t>(Hanson et al. 2004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del w:id="83" w:author="immccull@gmail.com" w:date="2018-05-15T09:33:00Z">
        <w:r w:rsidR="00927CBB" w:rsidRPr="00B65ED4" w:rsidDel="00164D19">
          <w:rPr>
            <w:rFonts w:ascii="Times New Roman" w:eastAsia="Times New Roman" w:hAnsi="Times New Roman" w:cs="Times New Roman"/>
            <w:sz w:val="24"/>
            <w:szCs w:val="24"/>
          </w:rPr>
          <w:delText xml:space="preserve">While low in magnitude, these OC sources can be important for lakes with high perimeter to </w:delText>
        </w:r>
        <w:r w:rsidR="000E47C5" w:rsidRPr="00B65ED4" w:rsidDel="00164D19">
          <w:rPr>
            <w:rFonts w:ascii="Times New Roman" w:eastAsia="Times New Roman" w:hAnsi="Times New Roman" w:cs="Times New Roman"/>
            <w:sz w:val="24"/>
            <w:szCs w:val="24"/>
          </w:rPr>
          <w:delText xml:space="preserve">surface </w:delText>
        </w:r>
        <w:r w:rsidR="00927CBB" w:rsidRPr="00B65ED4" w:rsidDel="00164D19">
          <w:rPr>
            <w:rFonts w:ascii="Times New Roman" w:eastAsia="Times New Roman" w:hAnsi="Times New Roman" w:cs="Times New Roman"/>
            <w:sz w:val="24"/>
            <w:szCs w:val="24"/>
          </w:rPr>
          <w:delText>area ratios or with large surface area</w:delText>
        </w:r>
        <w:r w:rsidR="004F662F" w:rsidRPr="00B65ED4" w:rsidDel="00164D19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R="00927CBB" w:rsidRPr="00B65ED4" w:rsidDel="00164D19">
          <w:rPr>
            <w:rFonts w:ascii="Times New Roman" w:eastAsia="Times New Roman" w:hAnsi="Times New Roman" w:cs="Times New Roman"/>
            <w:sz w:val="24"/>
            <w:szCs w:val="24"/>
          </w:rPr>
          <w:delText xml:space="preserve"> and long hydrologic residence times.</w:delText>
        </w:r>
      </w:del>
    </w:p>
    <w:p w14:paraId="35307781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B3E5B98" w14:textId="68975CA4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84" w:name="_z80hadduisff" w:colFirst="0" w:colLast="0"/>
      <w:bookmarkEnd w:id="84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Autochthon</w:t>
      </w:r>
      <w:ins w:id="85" w:author="immccull@gmail.com" w:date="2018-05-15T10:21:00Z">
        <w:r w:rsidR="002B3835">
          <w:rPr>
            <w:rFonts w:ascii="Times New Roman" w:eastAsia="Times New Roman" w:hAnsi="Times New Roman" w:cs="Times New Roman"/>
            <w:i/>
            <w:sz w:val="24"/>
            <w:szCs w:val="24"/>
          </w:rPr>
          <w:t>ous inputs</w:t>
        </w:r>
      </w:ins>
      <w:del w:id="86" w:author="immccull@gmail.com" w:date="2018-05-15T10:21:00Z">
        <w:r w:rsidRPr="00B65ED4" w:rsidDel="002B3835">
          <w:rPr>
            <w:rFonts w:ascii="Times New Roman" w:eastAsia="Times New Roman" w:hAnsi="Times New Roman" w:cs="Times New Roman"/>
            <w:i/>
            <w:sz w:val="24"/>
            <w:szCs w:val="24"/>
          </w:rPr>
          <w:delText>y</w:delText>
        </w:r>
      </w:del>
    </w:p>
    <w:p w14:paraId="424C8F17" w14:textId="0EEDCFAC" w:rsidR="00DB37D5" w:rsidRPr="00B65ED4" w:rsidRDefault="00B80037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Autochthonous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OC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POC </w:t>
      </w:r>
      <w:r w:rsidR="005524A9" w:rsidRPr="00B65ED4">
        <w:rPr>
          <w:rFonts w:ascii="Times New Roman" w:eastAsia="Times New Roman" w:hAnsi="Times New Roman" w:cs="Times New Roman"/>
          <w:sz w:val="24"/>
          <w:szCs w:val="24"/>
        </w:rPr>
        <w:t>originate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28E6" w:rsidRPr="00B65ED4">
        <w:rPr>
          <w:rFonts w:ascii="Times New Roman" w:eastAsia="Times New Roman" w:hAnsi="Times New Roman" w:cs="Times New Roman"/>
          <w:sz w:val="24"/>
          <w:szCs w:val="24"/>
        </w:rPr>
        <w:t>within lake</w:t>
      </w:r>
      <w:r w:rsidR="00D466A1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="00F028E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through </w:t>
      </w:r>
      <w:r w:rsidR="00A06FA1">
        <w:rPr>
          <w:rFonts w:ascii="Times New Roman" w:eastAsia="Times New Roman" w:hAnsi="Times New Roman" w:cs="Times New Roman"/>
          <w:sz w:val="24"/>
          <w:szCs w:val="24"/>
        </w:rPr>
        <w:t>bacterial</w:t>
      </w:r>
      <w:r w:rsidR="00883827">
        <w:rPr>
          <w:rFonts w:ascii="Times New Roman" w:eastAsia="Times New Roman" w:hAnsi="Times New Roman" w:cs="Times New Roman"/>
          <w:sz w:val="24"/>
          <w:szCs w:val="24"/>
        </w:rPr>
        <w:t xml:space="preserve"> exudates</w:t>
      </w:r>
      <w:r w:rsidR="00A06FA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>photosynthesis</w:t>
      </w:r>
      <w:r w:rsidR="003870E6" w:rsidRPr="00B65ED4">
        <w:rPr>
          <w:rFonts w:ascii="Times New Roman" w:eastAsia="Times New Roman" w:hAnsi="Times New Roman" w:cs="Times New Roman"/>
          <w:sz w:val="24"/>
          <w:szCs w:val="24"/>
        </w:rPr>
        <w:t xml:space="preserve"> by primary producers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E1572" w:rsidRPr="00B65ED4">
        <w:rPr>
          <w:rFonts w:ascii="Times New Roman" w:eastAsia="Times New Roman" w:hAnsi="Times New Roman" w:cs="Times New Roman"/>
          <w:sz w:val="24"/>
          <w:szCs w:val="24"/>
        </w:rPr>
        <w:t xml:space="preserve">Since gross primary production (GPP) is difficult to measure at the ecosystem level, 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>n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>et primary produ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ction (NPP), </w:t>
      </w:r>
      <w:r w:rsidR="00D466A1" w:rsidRPr="00B65ED4">
        <w:rPr>
          <w:rFonts w:ascii="Times New Roman" w:eastAsia="Times New Roman" w:hAnsi="Times New Roman" w:cs="Times New Roman"/>
          <w:sz w:val="24"/>
          <w:szCs w:val="24"/>
        </w:rPr>
        <w:t>considered</w:t>
      </w:r>
      <w:r w:rsidR="005524A9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difference between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24A9" w:rsidRPr="00B65ED4">
        <w:rPr>
          <w:rFonts w:ascii="Times New Roman" w:eastAsia="Times New Roman" w:hAnsi="Times New Roman" w:cs="Times New Roman"/>
          <w:sz w:val="24"/>
          <w:szCs w:val="24"/>
        </w:rPr>
        <w:t>GPP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autotrophic respiration</w:t>
      </w:r>
      <w:r w:rsidR="005A467E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del w:id="87" w:author="Hilary Dugan" w:date="2018-05-15T15:05:00Z">
        <w:r w:rsidR="004A2486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typically </w:delText>
        </w:r>
      </w:del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>measured instead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(Pace and Lovett 2013; </w:t>
      </w:r>
      <w:r w:rsidR="007D2588" w:rsidRPr="00B65ED4">
        <w:rPr>
          <w:rFonts w:ascii="Times New Roman" w:eastAsia="Times New Roman" w:hAnsi="Times New Roman" w:cs="Times New Roman"/>
          <w:sz w:val="24"/>
          <w:szCs w:val="24"/>
        </w:rPr>
        <w:t>Box 1)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Approaches to estimat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>NPP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include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 bottle incubations (Urban 2005, Yang et al. 2008) and high frequency measurements of dissolved oxygen</w:t>
      </w:r>
      <w:r w:rsidR="00CD5DFB" w:rsidRPr="00B65ED4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</w:rPr>
        <w:t>CO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DA18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70E6" w:rsidRPr="00B65ED4">
        <w:rPr>
          <w:rFonts w:ascii="Times New Roman" w:eastAsia="Times New Roman" w:hAnsi="Times New Roman" w:cs="Times New Roman"/>
          <w:sz w:val="24"/>
          <w:szCs w:val="24"/>
        </w:rPr>
        <w:t xml:space="preserve">concentrations 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(Cole et al. 2002, </w:t>
      </w:r>
      <w:proofErr w:type="spellStart"/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>Staehr</w:t>
      </w:r>
      <w:proofErr w:type="spellEnd"/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2010</w:t>
      </w:r>
      <w:r w:rsidR="00CD5DFB" w:rsidRPr="00B65ED4">
        <w:rPr>
          <w:rFonts w:ascii="Times New Roman" w:eastAsia="Times New Roman" w:hAnsi="Times New Roman" w:cs="Times New Roman"/>
          <w:sz w:val="24"/>
          <w:szCs w:val="24"/>
        </w:rPr>
        <w:t>).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870E6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>tatistical relationships have</w:t>
      </w:r>
      <w:r w:rsidR="003870E6" w:rsidRPr="00B65ED4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 been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>developed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estimate NPP from lake temperature and 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 xml:space="preserve">total phosphorus (TP;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Hanson et al. 2004)</w:t>
      </w:r>
      <w:r w:rsidR="00E66C36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chlorophyll-</w:t>
      </w:r>
      <w:r w:rsidR="00C0534C" w:rsidRPr="00B65ED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06490F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hl</w:t>
      </w:r>
      <w:proofErr w:type="spellEnd"/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3A49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5024E3" w:rsidRPr="00B65ED4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Jonsson et al. 2001,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Ramlal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2003)</w:t>
      </w:r>
      <w:r w:rsidR="004A2486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or static proportions of the overall OC pool (</w:t>
      </w:r>
      <w:proofErr w:type="spellStart"/>
      <w:r w:rsidR="00794881" w:rsidRPr="00B65ED4">
        <w:rPr>
          <w:rFonts w:ascii="Times New Roman" w:eastAsia="Times New Roman" w:hAnsi="Times New Roman" w:cs="Times New Roman"/>
          <w:sz w:val="24"/>
          <w:szCs w:val="24"/>
        </w:rPr>
        <w:t>Å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berg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2004). </w:t>
      </w:r>
    </w:p>
    <w:p w14:paraId="0E1A3A07" w14:textId="77777777" w:rsidR="004A2486" w:rsidRPr="00B65ED4" w:rsidRDefault="004A248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F30DBC3" w14:textId="77777777" w:rsidR="0032009C" w:rsidRPr="00B65ED4" w:rsidRDefault="00DF5DF6" w:rsidP="002F35B3">
      <w:pPr>
        <w:spacing w:line="48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Storage and export</w:t>
      </w:r>
    </w:p>
    <w:p w14:paraId="306B8AAD" w14:textId="04B00200" w:rsidR="0032009C" w:rsidRDefault="0085523A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Long-term burial of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OC in lake sediments </w:t>
      </w:r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 xml:space="preserve">is the mechanism by which lakes remove </w:t>
      </w:r>
      <w:r w:rsidR="002746E7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0E47C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 xml:space="preserve">from the global </w:t>
      </w:r>
      <w:r w:rsidR="002746E7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>cycle, and</w:t>
      </w:r>
      <w:proofErr w:type="gramEnd"/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 xml:space="preserve"> is therefore a critical </w:t>
      </w:r>
      <w:r w:rsidR="00891A7E">
        <w:rPr>
          <w:rFonts w:ascii="Times New Roman" w:eastAsia="Times New Roman" w:hAnsi="Times New Roman" w:cs="Times New Roman"/>
          <w:sz w:val="24"/>
          <w:szCs w:val="24"/>
        </w:rPr>
        <w:t>component of</w:t>
      </w:r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 xml:space="preserve"> our understanding</w:t>
      </w:r>
      <w:r w:rsidR="00891A7E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 w:rsidR="0027419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63091">
        <w:rPr>
          <w:rFonts w:ascii="Times New Roman" w:eastAsia="Times New Roman" w:hAnsi="Times New Roman" w:cs="Times New Roman"/>
          <w:sz w:val="24"/>
          <w:szCs w:val="24"/>
        </w:rPr>
        <w:t>the fate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both allochthonous and autochthonous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P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OC</w:t>
      </w:r>
      <w:r w:rsidR="00C2241C" w:rsidRPr="00B65ED4">
        <w:rPr>
          <w:rFonts w:ascii="Times New Roman" w:eastAsia="Times New Roman" w:hAnsi="Times New Roman" w:cs="Times New Roman"/>
          <w:sz w:val="24"/>
          <w:szCs w:val="24"/>
        </w:rPr>
        <w:t xml:space="preserve"> (Cole et al. 2002, </w:t>
      </w:r>
      <w:proofErr w:type="spellStart"/>
      <w:r w:rsidR="00C2241C"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="00C2241C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</w:t>
      </w:r>
      <w:ins w:id="88" w:author="immccull@gmail.com" w:date="2018-05-15T10:13:00Z">
        <w:r w:rsidR="00A365E6">
          <w:rPr>
            <w:rFonts w:ascii="Times New Roman" w:eastAsia="Times New Roman" w:hAnsi="Times New Roman" w:cs="Times New Roman"/>
            <w:sz w:val="24"/>
            <w:szCs w:val="24"/>
          </w:rPr>
          <w:t>, Mendonca et al. 2017</w:t>
        </w:r>
      </w:ins>
      <w:r w:rsidR="00C2241C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P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OC burial in lakes is a product of in-lake POC concentrations, POC particle sizes and associated settling rates, sediment particle size and density that </w:t>
      </w:r>
      <w:r w:rsidR="002156D6" w:rsidRPr="00B65ED4">
        <w:rPr>
          <w:rFonts w:ascii="Times New Roman" w:eastAsia="Times New Roman" w:hAnsi="Times New Roman" w:cs="Times New Roman"/>
          <w:sz w:val="24"/>
          <w:szCs w:val="24"/>
        </w:rPr>
        <w:t xml:space="preserve">control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resuspension, lake hydrodynamics that affect settling rates and resuspension</w:t>
      </w:r>
      <w:r w:rsidR="00AD72FF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benthic biogeochemistry (</w:t>
      </w:r>
      <w:r w:rsidR="00706822" w:rsidRPr="00B65ED4">
        <w:rPr>
          <w:rFonts w:ascii="Times New Roman" w:eastAsia="Times New Roman" w:hAnsi="Times New Roman" w:cs="Times New Roman"/>
          <w:sz w:val="24"/>
          <w:szCs w:val="24"/>
        </w:rPr>
        <w:t>Downing et al. 2008, Xu et al. 2013)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Methods for estimating sediment accumulation rates are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diverse and commonly includ</w:t>
      </w:r>
      <w:r w:rsidR="00636CED" w:rsidRPr="00B65ED4">
        <w:rPr>
          <w:rFonts w:ascii="Times New Roman" w:eastAsia="Times New Roman" w:hAnsi="Times New Roman" w:cs="Times New Roman"/>
          <w:sz w:val="24"/>
          <w:szCs w:val="24"/>
        </w:rPr>
        <w:t>e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functions based on lake area, </w:t>
      </w:r>
      <w:del w:id="89" w:author="immccull@gmail.com" w:date="2018-05-15T09:37:00Z">
        <w:r w:rsidR="00B80037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particularly for studies containing </w:delText>
        </w:r>
        <w:r w:rsidR="00C721B7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>multiple</w:delText>
        </w:r>
        <w:r w:rsidR="00B80037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 lakes 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Canham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2004, Hanson et al. 2004)</w:t>
      </w:r>
      <w:del w:id="90" w:author="immccull@gmail.com" w:date="2018-05-15T09:37:00Z">
        <w:r w:rsidR="00B80037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  <w:r w:rsidR="00706822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Previous </w:delText>
        </w:r>
        <w:r w:rsidR="00B80037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studies have </w:delText>
        </w:r>
        <w:r w:rsidR="00706822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estimated burial </w:delText>
        </w:r>
        <w:r w:rsidR="00B80037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 xml:space="preserve">rates </w:delText>
        </w:r>
        <w:r w:rsidR="00706822" w:rsidRPr="00B65ED4" w:rsidDel="00504420">
          <w:rPr>
            <w:rFonts w:ascii="Times New Roman" w:eastAsia="Times New Roman" w:hAnsi="Times New Roman" w:cs="Times New Roman"/>
            <w:sz w:val="24"/>
            <w:szCs w:val="24"/>
          </w:rPr>
          <w:delText>using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sediment cores (Yang et al. 2008,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Klump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2009, </w:t>
      </w:r>
      <w:r w:rsidR="00283AF1" w:rsidRPr="00B65ED4">
        <w:rPr>
          <w:rFonts w:ascii="Times New Roman" w:eastAsia="Times New Roman" w:hAnsi="Times New Roman" w:cs="Times New Roman"/>
          <w:sz w:val="24"/>
          <w:szCs w:val="24"/>
        </w:rPr>
        <w:t>Heathcote &amp; Downing 201</w:t>
      </w:r>
      <w:r w:rsidR="002C6CF9" w:rsidRPr="00B65ED4">
        <w:rPr>
          <w:rFonts w:ascii="Times New Roman" w:eastAsia="Times New Roman" w:hAnsi="Times New Roman" w:cs="Times New Roman"/>
          <w:sz w:val="24"/>
          <w:szCs w:val="24"/>
        </w:rPr>
        <w:t>2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sediment traps (Jonsson et al. 2001,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Ramlal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2003), or bathymetry (Downing</w:t>
      </w:r>
      <w:r w:rsidR="00794881">
        <w:rPr>
          <w:rFonts w:ascii="Times New Roman" w:eastAsia="Times New Roman" w:hAnsi="Times New Roman" w:cs="Times New Roman"/>
          <w:sz w:val="24"/>
          <w:szCs w:val="24"/>
        </w:rPr>
        <w:t xml:space="preserve"> et al.</w:t>
      </w:r>
      <w:r w:rsidR="008F6A6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2008). A challenge associated with estimating accumulation rates is the reliance on point measurements to characterize sediment accumulation rates that can vary </w:t>
      </w:r>
      <w:r w:rsidR="001D3F59" w:rsidRPr="00B65ED4">
        <w:rPr>
          <w:rFonts w:ascii="Times New Roman" w:eastAsia="Times New Roman" w:hAnsi="Times New Roman" w:cs="Times New Roman"/>
          <w:sz w:val="24"/>
          <w:szCs w:val="24"/>
        </w:rPr>
        <w:t>widely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over both space and time.</w:t>
      </w:r>
      <w:r w:rsidR="0008092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>A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lloc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>h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thonous and autochthonous POC 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 xml:space="preserve">that is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n</w:t>
      </w:r>
      <w:r w:rsidR="00DB37D5" w:rsidRPr="00B65ED4">
        <w:rPr>
          <w:rFonts w:ascii="Times New Roman" w:eastAsia="Times New Roman" w:hAnsi="Times New Roman" w:cs="Times New Roman"/>
          <w:sz w:val="24"/>
          <w:szCs w:val="24"/>
        </w:rPr>
        <w:t xml:space="preserve">ot buried 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ins w:id="91" w:author="immccull@gmail.com" w:date="2018-05-15T10:37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 xml:space="preserve">exported directly, </w:t>
        </w:r>
      </w:ins>
      <w:r w:rsidR="003543FC" w:rsidRPr="00B65ED4">
        <w:rPr>
          <w:rFonts w:ascii="Times New Roman" w:eastAsia="Times New Roman" w:hAnsi="Times New Roman" w:cs="Times New Roman"/>
          <w:sz w:val="24"/>
          <w:szCs w:val="24"/>
        </w:rPr>
        <w:t>mineralized</w:t>
      </w:r>
      <w:ins w:id="92" w:author="immccull@gmail.com" w:date="2018-05-15T10:37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,</w:t>
        </w:r>
      </w:ins>
      <w:del w:id="93" w:author="immccull@gmail.com" w:date="2018-05-15T10:37:00Z">
        <w:r w:rsidR="003543FC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 xml:space="preserve"> directly</w:delText>
        </w:r>
      </w:del>
      <w:r w:rsidR="003543FC" w:rsidRPr="00B65ED4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00DB37D5" w:rsidRPr="00B65ED4">
        <w:rPr>
          <w:rFonts w:ascii="Times New Roman" w:eastAsia="Times New Roman" w:hAnsi="Times New Roman" w:cs="Times New Roman"/>
          <w:sz w:val="24"/>
          <w:szCs w:val="24"/>
        </w:rPr>
        <w:t xml:space="preserve">leached </w:t>
      </w:r>
      <w:r w:rsidR="00EF7F88" w:rsidRPr="00B65ED4">
        <w:rPr>
          <w:rFonts w:ascii="Times New Roman" w:eastAsia="Times New Roman" w:hAnsi="Times New Roman" w:cs="Times New Roman"/>
          <w:sz w:val="24"/>
          <w:szCs w:val="24"/>
        </w:rPr>
        <w:t>in the form of</w:t>
      </w:r>
      <w:r w:rsidR="00DB37D5" w:rsidRPr="00B65ED4">
        <w:rPr>
          <w:rFonts w:ascii="Times New Roman" w:eastAsia="Times New Roman" w:hAnsi="Times New Roman" w:cs="Times New Roman"/>
          <w:sz w:val="24"/>
          <w:szCs w:val="24"/>
        </w:rPr>
        <w:t xml:space="preserve"> DOC </w:t>
      </w:r>
      <w:r w:rsidR="00EF7F88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exported 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 xml:space="preserve">via </w:t>
      </w:r>
      <w:r w:rsidR="002C6CF9" w:rsidRPr="00B65ED4">
        <w:rPr>
          <w:rFonts w:ascii="Times New Roman" w:eastAsia="Times New Roman" w:hAnsi="Times New Roman" w:cs="Times New Roman"/>
          <w:sz w:val="24"/>
          <w:szCs w:val="24"/>
        </w:rPr>
        <w:t xml:space="preserve">surface or </w:t>
      </w:r>
      <w:r w:rsidR="00EF7F88" w:rsidRPr="00B65ED4">
        <w:rPr>
          <w:rFonts w:ascii="Times New Roman" w:eastAsia="Times New Roman" w:hAnsi="Times New Roman" w:cs="Times New Roman"/>
          <w:sz w:val="24"/>
          <w:szCs w:val="24"/>
        </w:rPr>
        <w:t>ground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 xml:space="preserve">water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(Cole et al. 1984). </w:t>
      </w:r>
      <w:commentRangeStart w:id="94"/>
      <w:del w:id="95" w:author="immccull@gmail.com" w:date="2018-05-11T10:17:00Z">
        <w:r w:rsidR="00DB5AC5" w:rsidRPr="00B65ED4" w:rsidDel="003446FB">
          <w:rPr>
            <w:rFonts w:ascii="Times New Roman" w:eastAsia="Times New Roman" w:hAnsi="Times New Roman" w:cs="Times New Roman"/>
            <w:sz w:val="24"/>
            <w:szCs w:val="24"/>
          </w:rPr>
          <w:delText>In some lakes, there is carbon efflux in the form of insect production and emergence (Vander Zanden and Gratton 2011)</w:delText>
        </w:r>
        <w:r w:rsidR="005024E3" w:rsidRPr="00B65ED4" w:rsidDel="003446FB">
          <w:rPr>
            <w:rFonts w:ascii="Times New Roman" w:eastAsia="Times New Roman" w:hAnsi="Times New Roman" w:cs="Times New Roman"/>
            <w:sz w:val="24"/>
            <w:szCs w:val="24"/>
          </w:rPr>
          <w:delText>, though that flux is not included in this study</w:delText>
        </w:r>
        <w:r w:rsidR="00DB5AC5" w:rsidRPr="00B65ED4" w:rsidDel="003446FB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</w:del>
      <w:commentRangeEnd w:id="94"/>
      <w:r w:rsidR="00E029A2">
        <w:rPr>
          <w:rStyle w:val="CommentReference"/>
        </w:rPr>
        <w:commentReference w:id="94"/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Exports </w:t>
      </w:r>
      <w:r w:rsidR="002310A7" w:rsidRPr="00B65ED4">
        <w:rPr>
          <w:rFonts w:ascii="Times New Roman" w:eastAsia="Times New Roman" w:hAnsi="Times New Roman" w:cs="Times New Roman"/>
          <w:sz w:val="24"/>
          <w:szCs w:val="24"/>
        </w:rPr>
        <w:t xml:space="preserve">represent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allochthonous inputs to </w:t>
      </w:r>
      <w:r w:rsidR="00C721B7" w:rsidRPr="00B65ED4">
        <w:rPr>
          <w:rFonts w:ascii="Times New Roman" w:eastAsia="Times New Roman" w:hAnsi="Times New Roman" w:cs="Times New Roman"/>
          <w:sz w:val="24"/>
          <w:szCs w:val="24"/>
        </w:rPr>
        <w:t xml:space="preserve">downstream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aquatic ecosystems and therefore </w:t>
      </w:r>
      <w:r w:rsidR="002C6CF9" w:rsidRPr="00B65ED4">
        <w:rPr>
          <w:rFonts w:ascii="Times New Roman" w:eastAsia="Times New Roman" w:hAnsi="Times New Roman" w:cs="Times New Roman"/>
          <w:sz w:val="24"/>
          <w:szCs w:val="24"/>
        </w:rPr>
        <w:t>contribute to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landscape </w:t>
      </w:r>
      <w:r w:rsidR="007D2588" w:rsidRPr="00B65ED4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cycling (Kling et al. 2000). </w:t>
      </w:r>
    </w:p>
    <w:p w14:paraId="0B36E9DC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8B3E996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96" w:name="_hwd1sfdwl8es" w:colFirst="0" w:colLast="0"/>
      <w:bookmarkEnd w:id="96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Objective and research question</w:t>
      </w:r>
    </w:p>
    <w:p w14:paraId="1914F80F" w14:textId="3BB56AFF" w:rsidR="00654ABC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ab/>
        <w:t>Our broad objective</w:t>
      </w:r>
      <w:r w:rsidR="000108A1">
        <w:rPr>
          <w:rFonts w:ascii="Times New Roman" w:eastAsia="Times New Roman" w:hAnsi="Times New Roman" w:cs="Times New Roman"/>
          <w:sz w:val="24"/>
          <w:szCs w:val="24"/>
        </w:rPr>
        <w:t>s were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08A1">
        <w:rPr>
          <w:rFonts w:ascii="Times New Roman" w:eastAsia="Times New Roman" w:hAnsi="Times New Roman" w:cs="Times New Roman"/>
          <w:sz w:val="24"/>
          <w:szCs w:val="24"/>
        </w:rPr>
        <w:t xml:space="preserve">(1)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001D3F59" w:rsidRPr="00B65ED4">
        <w:rPr>
          <w:rFonts w:ascii="Times New Roman" w:eastAsia="Times New Roman" w:hAnsi="Times New Roman" w:cs="Times New Roman"/>
          <w:sz w:val="24"/>
          <w:szCs w:val="24"/>
        </w:rPr>
        <w:t>quantify</w:t>
      </w:r>
      <w:r w:rsidR="00C16B0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 xml:space="preserve">long-term </w:t>
      </w:r>
      <w:r w:rsidR="00B81EC1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D313EC" w:rsidRPr="00B65ED4">
        <w:rPr>
          <w:rFonts w:ascii="Times New Roman" w:eastAsia="Times New Roman" w:hAnsi="Times New Roman" w:cs="Times New Roman"/>
          <w:sz w:val="24"/>
          <w:szCs w:val="24"/>
        </w:rPr>
        <w:t>i.e., &gt; 10 year)</w:t>
      </w:r>
      <w:r w:rsidR="00B81EC1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 xml:space="preserve">dynamics and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magnitudes of </w:t>
      </w:r>
      <w:del w:id="97" w:author="Hilary Dugan" w:date="2018-05-15T15:14:00Z">
        <w:r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key</w:delText>
        </w:r>
        <w:r w:rsidR="002B082E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2B082E" w:rsidRPr="00B65ED4">
        <w:rPr>
          <w:rFonts w:ascii="Times New Roman" w:eastAsia="Times New Roman" w:hAnsi="Times New Roman" w:cs="Times New Roman"/>
          <w:sz w:val="24"/>
          <w:szCs w:val="24"/>
        </w:rPr>
        <w:t>OC</w:t>
      </w:r>
      <w:r w:rsidR="00FE4F1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98" w:author="Hilary Dugan" w:date="2018-05-15T15:14:00Z">
        <w:r w:rsidR="00FE4F14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and POC</w:delText>
        </w:r>
        <w:r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>fluxes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08A1">
        <w:rPr>
          <w:rFonts w:ascii="Times New Roman" w:eastAsia="Times New Roman" w:hAnsi="Times New Roman" w:cs="Times New Roman"/>
          <w:sz w:val="24"/>
          <w:szCs w:val="24"/>
        </w:rPr>
        <w:t>through the development of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 a simple </w:t>
      </w:r>
      <w:r w:rsidR="000108A1">
        <w:rPr>
          <w:rFonts w:ascii="Times New Roman" w:eastAsia="Times New Roman" w:hAnsi="Times New Roman" w:cs="Times New Roman"/>
          <w:sz w:val="24"/>
          <w:szCs w:val="24"/>
        </w:rPr>
        <w:t xml:space="preserve">dynamic 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model</w:t>
      </w:r>
      <w:r w:rsidR="001D3F59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ins w:id="99" w:author="Hilary Dugan" w:date="2018-05-15T15:15:00Z">
        <w:r w:rsidR="00A07492">
          <w:rPr>
            <w:rFonts w:ascii="Times New Roman" w:eastAsia="Times New Roman" w:hAnsi="Times New Roman" w:cs="Times New Roman"/>
            <w:sz w:val="24"/>
            <w:szCs w:val="24"/>
          </w:rPr>
          <w:t xml:space="preserve"> and</w:t>
        </w:r>
      </w:ins>
      <w:r w:rsidR="001D3F59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108A1">
        <w:rPr>
          <w:rFonts w:ascii="Times New Roman" w:eastAsia="Times New Roman" w:hAnsi="Times New Roman" w:cs="Times New Roman"/>
          <w:sz w:val="24"/>
          <w:szCs w:val="24"/>
        </w:rPr>
        <w:t>(2)</w:t>
      </w:r>
      <w:r w:rsidR="001D3F59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use this</w:t>
      </w:r>
      <w:r w:rsidR="002310A7"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del w:id="100" w:author="Hilary Dugan" w:date="2018-05-15T15:15:00Z">
        <w:r w:rsidR="00A93F56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both </w:delText>
        </w:r>
      </w:del>
      <w:r w:rsidR="002310A7" w:rsidRPr="00B65ED4">
        <w:rPr>
          <w:rFonts w:ascii="Times New Roman" w:eastAsia="Times New Roman" w:hAnsi="Times New Roman" w:cs="Times New Roman"/>
          <w:sz w:val="24"/>
          <w:szCs w:val="24"/>
        </w:rPr>
        <w:t>to reveal</w:t>
      </w:r>
      <w:r w:rsidR="008F606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101" w:author="Hilary Dugan" w:date="2018-05-15T15:14:00Z">
        <w:r w:rsidR="008F606D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drivers </w:delText>
        </w:r>
      </w:del>
      <w:ins w:id="102" w:author="Hilary Dugan" w:date="2018-05-15T15:14:00Z">
        <w:r w:rsidR="00A07492">
          <w:rPr>
            <w:rFonts w:ascii="Times New Roman" w:eastAsia="Times New Roman" w:hAnsi="Times New Roman" w:cs="Times New Roman"/>
            <w:sz w:val="24"/>
            <w:szCs w:val="24"/>
          </w:rPr>
          <w:t xml:space="preserve">the </w:t>
        </w:r>
      </w:ins>
      <w:ins w:id="103" w:author="Hilary Dugan" w:date="2018-05-15T15:15:00Z">
        <w:r w:rsidR="00A07492">
          <w:rPr>
            <w:rFonts w:ascii="Times New Roman" w:eastAsia="Times New Roman" w:hAnsi="Times New Roman" w:cs="Times New Roman"/>
            <w:sz w:val="24"/>
            <w:szCs w:val="24"/>
          </w:rPr>
          <w:t xml:space="preserve">dynamics of dominant divers </w:t>
        </w:r>
      </w:ins>
      <w:r w:rsidR="008F606D" w:rsidRPr="00B65ED4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C0534C" w:rsidRPr="00B65ED4">
        <w:rPr>
          <w:rFonts w:ascii="Times New Roman" w:eastAsia="Times New Roman" w:hAnsi="Times New Roman" w:cs="Times New Roman"/>
          <w:sz w:val="24"/>
          <w:szCs w:val="24"/>
        </w:rPr>
        <w:t>OC fate</w:t>
      </w:r>
      <w:r w:rsidR="007D2588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="00C0534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269B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del w:id="104" w:author="Hilary Dugan" w:date="2018-05-15T15:15:00Z">
        <w:r w:rsidR="0032269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burial, respiration</w:delText>
        </w:r>
        <w:r w:rsidR="000108A1" w:rsidDel="00A07492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="0032269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and export</w:delText>
        </w:r>
      </w:del>
      <w:ins w:id="105" w:author="Hilary Dugan" w:date="2018-05-15T15:15:00Z">
        <w:r w:rsidR="00A07492">
          <w:rPr>
            <w:rFonts w:ascii="Times New Roman" w:eastAsia="Times New Roman" w:hAnsi="Times New Roman" w:cs="Times New Roman"/>
            <w:sz w:val="24"/>
            <w:szCs w:val="24"/>
          </w:rPr>
          <w:t>allochthony</w:t>
        </w:r>
        <w:proofErr w:type="spellEnd"/>
        <w:r w:rsidR="00A07492">
          <w:rPr>
            <w:rFonts w:ascii="Times New Roman" w:eastAsia="Times New Roman" w:hAnsi="Times New Roman" w:cs="Times New Roman"/>
            <w:sz w:val="24"/>
            <w:szCs w:val="24"/>
          </w:rPr>
          <w:t xml:space="preserve"> vs. </w:t>
        </w:r>
        <w:proofErr w:type="spellStart"/>
        <w:r w:rsidR="00A07492">
          <w:rPr>
            <w:rFonts w:ascii="Times New Roman" w:eastAsia="Times New Roman" w:hAnsi="Times New Roman" w:cs="Times New Roman"/>
            <w:sz w:val="24"/>
            <w:szCs w:val="24"/>
          </w:rPr>
          <w:t>autochtony</w:t>
        </w:r>
        <w:proofErr w:type="spellEnd"/>
        <w:r w:rsidR="00A07492">
          <w:rPr>
            <w:rFonts w:ascii="Times New Roman" w:eastAsia="Times New Roman" w:hAnsi="Times New Roman" w:cs="Times New Roman"/>
            <w:sz w:val="24"/>
            <w:szCs w:val="24"/>
          </w:rPr>
          <w:t xml:space="preserve">, and burial vs. respiration. </w:t>
        </w:r>
      </w:ins>
      <w:del w:id="106" w:author="Hilary Dugan" w:date="2018-05-15T15:15:00Z">
        <w:r w:rsidR="0032269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)</w:delText>
        </w:r>
        <w:r w:rsidR="007E0D86" w:rsidDel="00A07492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="0032269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09582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and </w:delText>
        </w:r>
        <w:r w:rsidR="007E0D86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(3) to </w:delText>
        </w:r>
        <w:r w:rsidR="0009582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quantify</w:delText>
        </w:r>
        <w:r w:rsidR="008F606D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2310A7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uncertainties </w:delText>
        </w:r>
        <w:r w:rsidR="008F606D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associated with these processes</w:delText>
        </w:r>
        <w:r w:rsidR="001D3F59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in lakes</w:delText>
        </w:r>
        <w:r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  <w:r w:rsidR="002B082E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="00D313EC" w:rsidRPr="00B65ED4">
        <w:rPr>
          <w:rFonts w:ascii="Times New Roman" w:eastAsia="Times New Roman" w:hAnsi="Times New Roman" w:cs="Times New Roman"/>
          <w:sz w:val="24"/>
          <w:szCs w:val="24"/>
        </w:rPr>
        <w:t xml:space="preserve">We applied the model to five lakes that encompass </w:t>
      </w:r>
      <w:del w:id="107" w:author="Hilary Dugan" w:date="2018-05-15T15:15:00Z">
        <w:r w:rsidR="00DC6DC1" w:rsidDel="00A07492">
          <w:rPr>
            <w:rFonts w:ascii="Times New Roman" w:eastAsia="Times New Roman" w:hAnsi="Times New Roman" w:cs="Times New Roman"/>
            <w:sz w:val="24"/>
            <w:szCs w:val="24"/>
          </w:rPr>
          <w:delText>strong</w:delText>
        </w:r>
        <w:r w:rsidR="00DC6DC1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="00D313EC" w:rsidRPr="00B65ED4">
        <w:rPr>
          <w:rFonts w:ascii="Times New Roman" w:eastAsia="Times New Roman" w:hAnsi="Times New Roman" w:cs="Times New Roman"/>
          <w:sz w:val="24"/>
          <w:szCs w:val="24"/>
        </w:rPr>
        <w:t>contrasts in morphology, hydrology, and trophic state to understand the relative influence of these lake characteristics on OC cycling (Hanson et al. 2011)</w:t>
      </w:r>
      <w:r w:rsidR="00561CFB">
        <w:rPr>
          <w:rFonts w:ascii="Times New Roman" w:eastAsia="Times New Roman" w:hAnsi="Times New Roman" w:cs="Times New Roman"/>
          <w:sz w:val="24"/>
          <w:szCs w:val="24"/>
        </w:rPr>
        <w:t>,</w:t>
      </w:r>
      <w:r w:rsidR="00D313EC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to address our overarching research question: What are the magnitudes and uncertainties in processes governing lake OC cycling and how do these change through time? </w:t>
      </w:r>
      <w:del w:id="108" w:author="Hilary Dugan" w:date="2018-05-15T15:16:00Z">
        <w:r w:rsidR="00C33781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The balance between burial and respiration is particularly important, given that </w:delText>
        </w:r>
        <w:r w:rsidR="0096235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th</w:delText>
        </w:r>
        <w:r w:rsidR="0009582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is</w:delText>
        </w:r>
        <w:r w:rsidR="0096235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represent</w:delText>
        </w:r>
        <w:r w:rsidR="0009582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R="0096235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the </w:delText>
        </w:r>
        <w:r w:rsidR="0009582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pathway</w:delText>
        </w:r>
        <w:r w:rsidR="00C16B08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by which lake OC enters </w:delText>
        </w:r>
        <w:r w:rsidR="001D3F59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long-term</w:delText>
        </w:r>
        <w:r w:rsidR="00C16B08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storage </w:delText>
        </w:r>
        <w:r w:rsidR="00D313EC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on geological time scales </w:delText>
        </w:r>
        <w:r w:rsidR="00C16B08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or effluxes to the atmosphere</w:delText>
        </w:r>
        <w:r w:rsidR="0009582B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="00C16B08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 primarily as CO</w:delText>
        </w:r>
        <w:r w:rsidR="00C16B08" w:rsidRPr="00B65ED4" w:rsidDel="00A07492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2</w:delText>
        </w:r>
        <w:r w:rsidR="00C16B08" w:rsidRPr="00B65ED4" w:rsidDel="00A07492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</w:del>
      <w:bookmarkStart w:id="109" w:name="_d5wy3t4llow9" w:colFirst="0" w:colLast="0"/>
      <w:bookmarkEnd w:id="109"/>
    </w:p>
    <w:p w14:paraId="1B8D1180" w14:textId="77777777" w:rsidR="00B92E04" w:rsidRPr="00B65ED4" w:rsidRDefault="00B92E04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D25C0" w14:textId="77777777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METHODS</w:t>
      </w:r>
    </w:p>
    <w:p w14:paraId="601E0978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10" w:name="_hvnmkjqwqiaq" w:colFirst="0" w:colLast="0"/>
      <w:bookmarkEnd w:id="110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Study lakes and data sources</w:t>
      </w:r>
    </w:p>
    <w:p w14:paraId="7B5E2ECF" w14:textId="77F22C4B" w:rsidR="00B51B3B" w:rsidRPr="00B65ED4" w:rsidRDefault="00B80037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We modeled 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t</w:t>
      </w:r>
      <w:r w:rsidR="000238DD" w:rsidRPr="00B65ED4">
        <w:rPr>
          <w:rFonts w:ascii="Times New Roman" w:eastAsia="Times New Roman" w:hAnsi="Times New Roman" w:cs="Times New Roman"/>
          <w:sz w:val="24"/>
          <w:szCs w:val="24"/>
        </w:rPr>
        <w:t>emporal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 xml:space="preserve"> dynamics of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OC budgets for </w:t>
      </w:r>
      <w:r w:rsidR="00D92041" w:rsidRPr="00B65ED4">
        <w:rPr>
          <w:rFonts w:ascii="Times New Roman" w:eastAsia="Times New Roman" w:hAnsi="Times New Roman" w:cs="Times New Roman"/>
          <w:sz w:val="24"/>
          <w:szCs w:val="24"/>
        </w:rPr>
        <w:t xml:space="preserve">five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lakes that span a range of limnological characteristics (e.g., hydrologic residence time, </w:t>
      </w:r>
      <w:r w:rsidR="00DB37D5" w:rsidRPr="00B65ED4">
        <w:rPr>
          <w:rFonts w:ascii="Times New Roman" w:eastAsia="Times New Roman" w:hAnsi="Times New Roman" w:cs="Times New Roman"/>
          <w:sz w:val="24"/>
          <w:szCs w:val="24"/>
        </w:rPr>
        <w:t>depth</w:t>
      </w:r>
      <w:r w:rsidR="001D3422" w:rsidRPr="00B65ED4">
        <w:rPr>
          <w:rFonts w:ascii="Times New Roman" w:eastAsia="Times New Roman" w:hAnsi="Times New Roman" w:cs="Times New Roman"/>
          <w:sz w:val="24"/>
          <w:szCs w:val="24"/>
        </w:rPr>
        <w:t>, trophic state</w:t>
      </w:r>
      <w:r w:rsidR="009D6663" w:rsidRPr="00B65ED4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Table 1). Lakes were selected</w:t>
      </w:r>
      <w:r w:rsidR="001D3422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25D2">
        <w:rPr>
          <w:rFonts w:ascii="Times New Roman" w:eastAsia="Times New Roman" w:hAnsi="Times New Roman" w:cs="Times New Roman"/>
          <w:sz w:val="24"/>
          <w:szCs w:val="24"/>
        </w:rPr>
        <w:t>based on</w:t>
      </w:r>
      <w:r w:rsidR="001D3422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contrast</w:t>
      </w:r>
      <w:r w:rsidR="008A25D2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1D3422" w:rsidRPr="00B65ED4">
        <w:rPr>
          <w:rFonts w:ascii="Times New Roman" w:eastAsia="Times New Roman" w:hAnsi="Times New Roman" w:cs="Times New Roman"/>
          <w:sz w:val="24"/>
          <w:szCs w:val="24"/>
        </w:rPr>
        <w:t xml:space="preserve"> characteristics and</w:t>
      </w:r>
      <w:r w:rsidR="009D666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availability of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observational data. </w:t>
      </w:r>
      <w:r w:rsidR="00261DF2" w:rsidRPr="00B65ED4">
        <w:rPr>
          <w:rFonts w:ascii="Times New Roman" w:eastAsia="Times New Roman" w:hAnsi="Times New Roman" w:cs="Times New Roman"/>
          <w:sz w:val="24"/>
          <w:szCs w:val="24"/>
        </w:rPr>
        <w:t xml:space="preserve">Required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observational data included precipitation, hydrological inflow (discharge), inflow DOC concentration</w:t>
      </w:r>
      <w:r w:rsidR="008A25D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B85B77" w:rsidRPr="00B65ED4">
        <w:rPr>
          <w:rFonts w:ascii="Times New Roman" w:eastAsia="Times New Roman" w:hAnsi="Times New Roman" w:cs="Times New Roman"/>
          <w:sz w:val="24"/>
          <w:szCs w:val="24"/>
        </w:rPr>
        <w:t xml:space="preserve">various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in-lake measurements (surface </w:t>
      </w:r>
      <w:r w:rsidR="000238DD" w:rsidRPr="00B65ED4">
        <w:rPr>
          <w:rFonts w:ascii="Times New Roman" w:eastAsia="Times New Roman" w:hAnsi="Times New Roman" w:cs="Times New Roman"/>
          <w:sz w:val="24"/>
          <w:szCs w:val="24"/>
        </w:rPr>
        <w:t xml:space="preserve">water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temperature, </w:t>
      </w:r>
      <w:proofErr w:type="spellStart"/>
      <w:r w:rsidR="00C21037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hl</w:t>
      </w:r>
      <w:proofErr w:type="spellEnd"/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3A49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0238DD"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0238DD" w:rsidRPr="00B65ED4">
        <w:rPr>
          <w:rFonts w:ascii="Times New Roman" w:eastAsia="Times New Roman" w:hAnsi="Times New Roman" w:cs="Times New Roman"/>
          <w:sz w:val="24"/>
          <w:szCs w:val="24"/>
        </w:rPr>
        <w:t>concentration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and Secchi depth). All lakes had a minimum of 10 years of limnological data used for model training and at least </w:t>
      </w:r>
      <w:r w:rsidR="00091DDF" w:rsidRPr="00B65ED4">
        <w:rPr>
          <w:rFonts w:ascii="Times New Roman" w:eastAsia="Times New Roman" w:hAnsi="Times New Roman" w:cs="Times New Roman"/>
          <w:sz w:val="24"/>
          <w:szCs w:val="24"/>
        </w:rPr>
        <w:t>four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years of in-lake DOC and </w:t>
      </w:r>
      <w:r w:rsidR="00DB37D5" w:rsidRPr="00B65ED4">
        <w:rPr>
          <w:rFonts w:ascii="Times New Roman" w:eastAsia="Times New Roman" w:hAnsi="Times New Roman" w:cs="Times New Roman"/>
          <w:sz w:val="24"/>
          <w:szCs w:val="24"/>
        </w:rPr>
        <w:t>DO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measurements for model validation</w:t>
      </w:r>
      <w:r w:rsidR="00B85B7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See </w:t>
      </w:r>
      <w:r w:rsidR="00FD1677" w:rsidRPr="00B65ED4">
        <w:rPr>
          <w:rFonts w:ascii="Times New Roman" w:eastAsia="Times New Roman" w:hAnsi="Times New Roman" w:cs="Times New Roman"/>
          <w:sz w:val="24"/>
          <w:szCs w:val="24"/>
        </w:rPr>
        <w:t>the a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ppendix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for detailed data descriptions</w:t>
      </w:r>
      <w:r w:rsidR="007832E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sources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797426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11" w:name="_zhqmebn7y8o8" w:colFirst="0" w:colLast="0"/>
      <w:bookmarkEnd w:id="111"/>
      <w:r w:rsidR="00324768" w:rsidRPr="00B65ED4">
        <w:rPr>
          <w:rFonts w:ascii="Times New Roman" w:eastAsia="Times New Roman" w:hAnsi="Times New Roman" w:cs="Times New Roman"/>
          <w:sz w:val="24"/>
          <w:szCs w:val="24"/>
        </w:rPr>
        <w:t xml:space="preserve">Our dataset included four oligotrophic lakes and one eutrophic lake. 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>Lake</w:t>
      </w:r>
      <w:r w:rsidR="007445CA" w:rsidRPr="00B65ED4">
        <w:rPr>
          <w:rFonts w:ascii="Times New Roman" w:eastAsia="Times New Roman" w:hAnsi="Times New Roman" w:cs="Times New Roman"/>
          <w:sz w:val="24"/>
          <w:szCs w:val="24"/>
        </w:rPr>
        <w:t xml:space="preserve"> areas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 xml:space="preserve"> ranged from 71.38 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 xml:space="preserve">ha 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>to 565000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 xml:space="preserve"> ha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mean depths ranged from 7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27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>. Hydrologic residence time</w:t>
      </w:r>
      <w:r w:rsidR="000B0CAD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 xml:space="preserve"> ranged </w:t>
      </w:r>
      <w:r w:rsidR="00BB6DBF" w:rsidRPr="00B65ED4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 xml:space="preserve">0.8 </w:t>
      </w:r>
      <w:r w:rsidR="00370B48" w:rsidRPr="00B65ED4">
        <w:rPr>
          <w:rFonts w:ascii="Times New Roman" w:eastAsia="Times New Roman" w:hAnsi="Times New Roman" w:cs="Times New Roman"/>
          <w:sz w:val="24"/>
          <w:szCs w:val="24"/>
        </w:rPr>
        <w:t xml:space="preserve">years </w:t>
      </w:r>
      <w:r w:rsidR="000820AD" w:rsidRPr="00B65ED4">
        <w:rPr>
          <w:rFonts w:ascii="Times New Roman" w:eastAsia="Times New Roman" w:hAnsi="Times New Roman" w:cs="Times New Roman"/>
          <w:sz w:val="24"/>
          <w:szCs w:val="24"/>
        </w:rPr>
        <w:t xml:space="preserve">to 6.3 years. 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>In-lake mean annual DOC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concentrations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ranged</w:t>
      </w:r>
      <w:r w:rsidR="00BB6DBF" w:rsidRPr="00B65ED4">
        <w:rPr>
          <w:rFonts w:ascii="Times New Roman" w:eastAsia="Times New Roman" w:hAnsi="Times New Roman" w:cs="Times New Roman"/>
          <w:sz w:val="24"/>
          <w:szCs w:val="24"/>
        </w:rPr>
        <w:t xml:space="preserve"> from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>g m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-3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to 6 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</w:rPr>
        <w:t>g m</w:t>
      </w:r>
      <w:r w:rsidR="00492471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-3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>Watersheds are primarily forested for Harp</w:t>
      </w:r>
      <w:r w:rsidR="00D2691C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>, Trout</w:t>
      </w:r>
      <w:r w:rsidR="00D2691C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B6DBF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del w:id="112" w:author="Hilary Dugan" w:date="2018-05-15T15:45:00Z">
        <w:r w:rsidR="00D2691C" w:rsidRPr="00B65ED4" w:rsidDel="000D6611">
          <w:rPr>
            <w:rFonts w:ascii="Times New Roman" w:eastAsia="Times New Roman" w:hAnsi="Times New Roman" w:cs="Times New Roman"/>
            <w:sz w:val="24"/>
            <w:szCs w:val="24"/>
          </w:rPr>
          <w:delText xml:space="preserve">Lake </w:delText>
        </w:r>
      </w:del>
      <w:del w:id="113" w:author="McCullough, Ian" w:date="2018-05-15T13:39:00Z">
        <w:r w:rsidR="002F1D1D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proofErr w:type="spellStart"/>
      <w:ins w:id="114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r w:rsidR="00BB6DBF" w:rsidRPr="00B65ED4">
        <w:rPr>
          <w:rFonts w:ascii="Times New Roman" w:eastAsia="Times New Roman" w:hAnsi="Times New Roman" w:cs="Times New Roman"/>
          <w:sz w:val="24"/>
          <w:szCs w:val="24"/>
        </w:rPr>
        <w:t>;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whereas </w:t>
      </w:r>
      <w:proofErr w:type="spellStart"/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691C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BB6DBF" w:rsidRPr="00B65ED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a tundra-dominated watershed</w:t>
      </w:r>
      <w:ins w:id="115" w:author="Hilary Dugan" w:date="2018-05-15T15:17:00Z">
        <w:r w:rsidR="00372E87">
          <w:rPr>
            <w:rFonts w:ascii="Times New Roman" w:eastAsia="Times New Roman" w:hAnsi="Times New Roman" w:cs="Times New Roman"/>
            <w:sz w:val="24"/>
            <w:szCs w:val="24"/>
          </w:rPr>
          <w:t>,</w:t>
        </w:r>
      </w:ins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Monona </w:t>
      </w:r>
      <w:r w:rsidR="00BB6DBF" w:rsidRPr="00B65ED4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an agricultural and </w:t>
      </w:r>
      <w:r w:rsidR="004032ED" w:rsidRPr="00B65ED4">
        <w:rPr>
          <w:rFonts w:ascii="Times New Roman" w:eastAsia="Times New Roman" w:hAnsi="Times New Roman" w:cs="Times New Roman"/>
          <w:sz w:val="24"/>
          <w:szCs w:val="24"/>
        </w:rPr>
        <w:t>heavily developed</w:t>
      </w:r>
      <w:r w:rsidR="002F1D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watershed. </w:t>
      </w:r>
      <w:del w:id="116" w:author="Hilary Dugan" w:date="2018-05-15T15:17:00Z">
        <w:r w:rsidR="002F1D1D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 xml:space="preserve">Although </w:delText>
        </w:r>
        <w:r w:rsidR="009B528E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 xml:space="preserve">the </w:delText>
        </w:r>
        <w:r w:rsidR="002F1D1D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>lakes span a</w:delText>
        </w:r>
        <w:r w:rsidR="006B3D97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 xml:space="preserve"> set of</w:delText>
        </w:r>
        <w:r w:rsidR="002F1D1D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 xml:space="preserve"> relatively wide environmental gradients, we did not include a formal analysis of OC fates along these gradients due to the small </w:delText>
        </w:r>
        <w:r w:rsidR="00EF350B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>number of lakes</w:delText>
        </w:r>
        <w:r w:rsidR="002F1D1D" w:rsidRPr="00B65ED4" w:rsidDel="00372E87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</w:del>
    </w:p>
    <w:p w14:paraId="6736C2D1" w14:textId="77777777" w:rsidR="004453CF" w:rsidRPr="00B65ED4" w:rsidRDefault="004453CF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ADCC370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General model approach</w:t>
      </w:r>
    </w:p>
    <w:p w14:paraId="6C0FE7D9" w14:textId="17C6604F" w:rsidR="00C836C0" w:rsidRDefault="004A4AE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We d</w:t>
      </w:r>
      <w:r w:rsidR="006631BF">
        <w:rPr>
          <w:rFonts w:ascii="Times New Roman" w:eastAsia="Times New Roman" w:hAnsi="Times New Roman" w:cs="Times New Roman"/>
          <w:sz w:val="24"/>
          <w:szCs w:val="24"/>
        </w:rPr>
        <w:t>evelop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ed a relatively simple</w:t>
      </w:r>
      <w:r w:rsidR="001B0F53" w:rsidRPr="00B65ED4">
        <w:rPr>
          <w:rFonts w:ascii="Times New Roman" w:eastAsia="Times New Roman" w:hAnsi="Times New Roman" w:cs="Times New Roman"/>
          <w:sz w:val="24"/>
          <w:szCs w:val="24"/>
        </w:rPr>
        <w:t>, dynamic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mass balance model 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(Fig. 1, Table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s 2-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 xml:space="preserve">3), </w:t>
      </w:r>
      <w:r w:rsidR="001B0F53" w:rsidRPr="00B65ED4">
        <w:rPr>
          <w:rFonts w:ascii="Times New Roman" w:eastAsia="Times New Roman" w:hAnsi="Times New Roman" w:cs="Times New Roman"/>
          <w:sz w:val="24"/>
          <w:szCs w:val="24"/>
        </w:rPr>
        <w:t>that included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four state variables representing OC (</w:t>
      </w:r>
      <w:r w:rsidR="00D2691C" w:rsidRPr="00B65ED4">
        <w:rPr>
          <w:rFonts w:ascii="Times New Roman" w:eastAsia="Times New Roman" w:hAnsi="Times New Roman" w:cs="Times New Roman"/>
          <w:sz w:val="24"/>
          <w:szCs w:val="24"/>
        </w:rPr>
        <w:t xml:space="preserve">Table 3, </w:t>
      </w:r>
      <w:proofErr w:type="spellStart"/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Eqs</w:t>
      </w:r>
      <w:proofErr w:type="spellEnd"/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. 1-4)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one representing dissolved </w:t>
      </w:r>
      <w:r w:rsidR="000E47C5" w:rsidRPr="00B65ED4">
        <w:rPr>
          <w:rFonts w:ascii="Times New Roman" w:eastAsia="Times New Roman" w:hAnsi="Times New Roman" w:cs="Times New Roman"/>
          <w:sz w:val="24"/>
          <w:szCs w:val="24"/>
        </w:rPr>
        <w:t>oxygen (DO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, Eq. 5).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117"/>
      <w:r w:rsidR="001B0F53" w:rsidRPr="00B65ED4">
        <w:rPr>
          <w:rFonts w:ascii="Times New Roman" w:eastAsia="Times New Roman" w:hAnsi="Times New Roman" w:cs="Times New Roman"/>
          <w:sz w:val="24"/>
          <w:szCs w:val="24"/>
        </w:rPr>
        <w:t>Static and calibrated p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 xml:space="preserve">arameters for the equations are in Table 2. </w:t>
      </w:r>
      <w:commentRangeEnd w:id="117"/>
      <w:r w:rsidR="00716E79">
        <w:rPr>
          <w:rStyle w:val="CommentReference"/>
        </w:rPr>
        <w:commentReference w:id="117"/>
      </w:r>
      <w:ins w:id="118" w:author="immccull@gmail.com" w:date="2018-05-15T10:02:00Z">
        <w:r w:rsidR="00716E79">
          <w:rPr>
            <w:rFonts w:ascii="Times New Roman" w:eastAsia="Times New Roman" w:hAnsi="Times New Roman" w:cs="Times New Roman"/>
            <w:sz w:val="24"/>
            <w:szCs w:val="24"/>
          </w:rPr>
          <w:t xml:space="preserve">We used static parameters for processes generally described in the literature </w:t>
        </w:r>
      </w:ins>
      <w:ins w:id="119" w:author="immccull@gmail.com" w:date="2018-05-15T10:03:00Z">
        <w:r w:rsidR="00716E79">
          <w:rPr>
            <w:rFonts w:ascii="Times New Roman" w:eastAsia="Times New Roman" w:hAnsi="Times New Roman" w:cs="Times New Roman"/>
            <w:sz w:val="24"/>
            <w:szCs w:val="24"/>
          </w:rPr>
          <w:t xml:space="preserve">and when lake-specific information was </w:t>
        </w:r>
      </w:ins>
      <w:ins w:id="120" w:author="immccull@gmail.com" w:date="2018-05-15T10:04:00Z">
        <w:r w:rsidR="00716E79">
          <w:rPr>
            <w:rFonts w:ascii="Times New Roman" w:eastAsia="Times New Roman" w:hAnsi="Times New Roman" w:cs="Times New Roman"/>
            <w:sz w:val="24"/>
            <w:szCs w:val="24"/>
          </w:rPr>
          <w:t>unavailable</w:t>
        </w:r>
      </w:ins>
      <w:ins w:id="121" w:author="Hilary Dugan" w:date="2018-05-15T15:18:00Z">
        <w:r w:rsidR="00372E87">
          <w:rPr>
            <w:rFonts w:ascii="Times New Roman" w:eastAsia="Times New Roman" w:hAnsi="Times New Roman" w:cs="Times New Roman"/>
            <w:sz w:val="24"/>
            <w:szCs w:val="24"/>
          </w:rPr>
          <w:t>, and to prevent overfitting of the model</w:t>
        </w:r>
      </w:ins>
      <w:ins w:id="122" w:author="immccull@gmail.com" w:date="2018-05-15T10:03:00Z">
        <w:r w:rsidR="00716E79"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</w:ins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Allochthonous DOC and 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POC (</w:t>
      </w:r>
      <w:proofErr w:type="spellStart"/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Eqs</w:t>
      </w:r>
      <w:proofErr w:type="spellEnd"/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. 1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for the lakes </w:t>
      </w:r>
      <w:r w:rsidR="004718C6" w:rsidRPr="00B65ED4">
        <w:rPr>
          <w:rFonts w:ascii="Times New Roman" w:eastAsia="Times New Roman" w:hAnsi="Times New Roman" w:cs="Times New Roman"/>
          <w:sz w:val="24"/>
          <w:szCs w:val="24"/>
        </w:rPr>
        <w:t>were modeled separately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from au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tochthonous DOC and POC (</w:t>
      </w:r>
      <w:proofErr w:type="spellStart"/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Eqs</w:t>
      </w:r>
      <w:proofErr w:type="spellEnd"/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. 3-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4).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The model complexity wa</w:t>
      </w:r>
      <w:r w:rsidR="00EF350B" w:rsidRPr="00B65ED4">
        <w:rPr>
          <w:rFonts w:ascii="Times New Roman" w:eastAsia="Times New Roman" w:hAnsi="Times New Roman" w:cs="Times New Roman"/>
          <w:sz w:val="24"/>
          <w:szCs w:val="24"/>
        </w:rPr>
        <w:t xml:space="preserve">s commensurate with the </w:t>
      </w:r>
      <w:del w:id="123" w:author="HILARY A DUGAN" w:date="2018-05-18T09:29:00Z">
        <w:r w:rsidR="00EF350B" w:rsidRPr="00B65ED4" w:rsidDel="00BF1559">
          <w:rPr>
            <w:rFonts w:ascii="Times New Roman" w:eastAsia="Times New Roman" w:hAnsi="Times New Roman" w:cs="Times New Roman"/>
            <w:sz w:val="24"/>
            <w:szCs w:val="24"/>
          </w:rPr>
          <w:delText xml:space="preserve">modest </w:delText>
        </w:r>
      </w:del>
      <w:r w:rsidR="00EF350B" w:rsidRPr="00B65ED4">
        <w:rPr>
          <w:rFonts w:ascii="Times New Roman" w:eastAsia="Times New Roman" w:hAnsi="Times New Roman" w:cs="Times New Roman"/>
          <w:sz w:val="24"/>
          <w:szCs w:val="24"/>
        </w:rPr>
        <w:t xml:space="preserve">number of observational variables available. We operated the model on a daily time step </w:t>
      </w:r>
      <w:r w:rsidR="00401618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EF350B" w:rsidRPr="00B65ED4">
        <w:rPr>
          <w:rFonts w:ascii="Times New Roman" w:eastAsia="Times New Roman" w:hAnsi="Times New Roman" w:cs="Times New Roman"/>
          <w:sz w:val="24"/>
          <w:szCs w:val="24"/>
        </w:rPr>
        <w:t>10-13 years</w:t>
      </w:r>
      <w:r w:rsidR="00401618">
        <w:rPr>
          <w:rFonts w:ascii="Times New Roman" w:eastAsia="Times New Roman" w:hAnsi="Times New Roman" w:cs="Times New Roman"/>
          <w:sz w:val="24"/>
          <w:szCs w:val="24"/>
        </w:rPr>
        <w:t>, based on</w:t>
      </w:r>
      <w:r w:rsidR="00EF350B" w:rsidRPr="00B65ED4">
        <w:rPr>
          <w:rFonts w:ascii="Times New Roman" w:eastAsia="Times New Roman" w:hAnsi="Times New Roman" w:cs="Times New Roman"/>
          <w:sz w:val="24"/>
          <w:szCs w:val="24"/>
        </w:rPr>
        <w:t xml:space="preserve"> data availability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6B574F" w14:textId="4033FA11" w:rsidR="006F641F" w:rsidRDefault="00C836C0" w:rsidP="002C1FB8">
      <w:pPr>
        <w:spacing w:line="480" w:lineRule="auto"/>
        <w:ind w:firstLine="720"/>
        <w:rPr>
          <w:ins w:id="124" w:author="HILARY A DUGAN" w:date="2018-05-07T10:08:00Z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 all five lakes are drainage lakes with outlet streams, lake levels are relatively stable. From 1995 to 2017, Trout Lake varied &lt; 0.5 m, and Lake Monona varied &lt; 1 m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Lottig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pers. Comm.). </w:t>
      </w:r>
      <w:del w:id="125" w:author="Hilary Dugan" w:date="2018-05-15T15:45:00Z">
        <w:r w:rsidDel="000D6611">
          <w:rPr>
            <w:rFonts w:ascii="Times New Roman" w:eastAsia="Times New Roman" w:hAnsi="Times New Roman" w:cs="Times New Roman"/>
            <w:sz w:val="24"/>
            <w:szCs w:val="24"/>
          </w:rPr>
          <w:delText xml:space="preserve">Lake </w:delText>
        </w:r>
      </w:del>
      <w:del w:id="126" w:author="McCullough, Ian" w:date="2018-05-15T13:39:00Z">
        <w:r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proofErr w:type="spellStart"/>
      <w:ins w:id="127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varied &lt; 1 m from 2003 to </w:t>
      </w:r>
      <w:r w:rsidR="00F84B22" w:rsidRPr="00F84B22">
        <w:rPr>
          <w:rFonts w:ascii="Times New Roman" w:eastAsia="Times New Roman" w:hAnsi="Times New Roman" w:cs="Times New Roman"/>
          <w:sz w:val="24"/>
          <w:szCs w:val="24"/>
        </w:rPr>
        <w:t>2009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A93F56">
        <w:rPr>
          <w:rFonts w:ascii="Times New Roman" w:eastAsia="Times New Roman" w:hAnsi="Times New Roman" w:cs="Times New Roman"/>
          <w:sz w:val="24"/>
          <w:szCs w:val="24"/>
        </w:rPr>
        <w:t>Tongal</w:t>
      </w:r>
      <w:proofErr w:type="spellEnd"/>
      <w:r w:rsidR="00A93F5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="00A93F56">
        <w:rPr>
          <w:rFonts w:ascii="Times New Roman" w:eastAsia="Times New Roman" w:hAnsi="Times New Roman" w:cs="Times New Roman"/>
          <w:sz w:val="24"/>
          <w:szCs w:val="24"/>
        </w:rPr>
        <w:t>Berndtsson</w:t>
      </w:r>
      <w:proofErr w:type="spellEnd"/>
      <w:r w:rsidR="00A93F56">
        <w:rPr>
          <w:rFonts w:ascii="Times New Roman" w:eastAsia="Times New Roman" w:hAnsi="Times New Roman" w:cs="Times New Roman"/>
          <w:sz w:val="24"/>
          <w:szCs w:val="24"/>
        </w:rPr>
        <w:t xml:space="preserve"> 2014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level, and therefore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volume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assumed static </w:t>
      </w:r>
      <w:r w:rsidR="00A93F56">
        <w:rPr>
          <w:rFonts w:ascii="Times New Roman" w:eastAsia="Times New Roman" w:hAnsi="Times New Roman" w:cs="Times New Roman"/>
          <w:sz w:val="24"/>
          <w:szCs w:val="24"/>
        </w:rPr>
        <w:t xml:space="preserve">over the modeling period. </w:t>
      </w:r>
      <w:r w:rsidR="006F641F">
        <w:rPr>
          <w:rFonts w:ascii="Times New Roman" w:eastAsia="Times New Roman" w:hAnsi="Times New Roman" w:cs="Times New Roman"/>
          <w:sz w:val="24"/>
          <w:szCs w:val="24"/>
        </w:rPr>
        <w:t>Inflow discharge at a daily time step was available for all study lakes. DOC concentration of inflows</w:t>
      </w:r>
      <w:r w:rsidR="00A93F56">
        <w:rPr>
          <w:rFonts w:ascii="Times New Roman" w:eastAsia="Times New Roman" w:hAnsi="Times New Roman" w:cs="Times New Roman"/>
          <w:sz w:val="24"/>
          <w:szCs w:val="24"/>
        </w:rPr>
        <w:t xml:space="preserve"> was</w:t>
      </w:r>
      <w:r w:rsidR="006F641F">
        <w:rPr>
          <w:rFonts w:ascii="Times New Roman" w:eastAsia="Times New Roman" w:hAnsi="Times New Roman" w:cs="Times New Roman"/>
          <w:sz w:val="24"/>
          <w:szCs w:val="24"/>
        </w:rPr>
        <w:t xml:space="preserve"> available </w:t>
      </w:r>
      <w:r w:rsidR="00A93F56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r w:rsidR="006F641F">
        <w:rPr>
          <w:rFonts w:ascii="Times New Roman" w:eastAsia="Times New Roman" w:hAnsi="Times New Roman" w:cs="Times New Roman"/>
          <w:sz w:val="24"/>
          <w:szCs w:val="24"/>
        </w:rPr>
        <w:t>weekly or biweekly</w:t>
      </w:r>
      <w:r w:rsidR="00A93F56">
        <w:rPr>
          <w:rFonts w:ascii="Times New Roman" w:eastAsia="Times New Roman" w:hAnsi="Times New Roman" w:cs="Times New Roman"/>
          <w:sz w:val="24"/>
          <w:szCs w:val="24"/>
        </w:rPr>
        <w:t xml:space="preserve"> intervals</w:t>
      </w:r>
      <w:r w:rsidR="006F641F">
        <w:rPr>
          <w:rFonts w:ascii="Times New Roman" w:eastAsia="Times New Roman" w:hAnsi="Times New Roman" w:cs="Times New Roman"/>
          <w:sz w:val="24"/>
          <w:szCs w:val="24"/>
        </w:rPr>
        <w:t xml:space="preserve">. To model inflow DOC at a daily time step, we used the </w:t>
      </w:r>
      <w:proofErr w:type="spellStart"/>
      <w:r w:rsidR="006F641F">
        <w:rPr>
          <w:rFonts w:ascii="Times New Roman" w:eastAsia="Times New Roman" w:hAnsi="Times New Roman" w:cs="Times New Roman"/>
          <w:i/>
          <w:sz w:val="24"/>
          <w:szCs w:val="24"/>
        </w:rPr>
        <w:t>loadflex</w:t>
      </w:r>
      <w:proofErr w:type="spellEnd"/>
      <w:r w:rsidR="006F641F">
        <w:rPr>
          <w:rFonts w:ascii="Times New Roman" w:eastAsia="Times New Roman" w:hAnsi="Times New Roman" w:cs="Times New Roman"/>
          <w:sz w:val="24"/>
          <w:szCs w:val="24"/>
        </w:rPr>
        <w:t xml:space="preserve"> package in R to fit stream load models for each system (</w:t>
      </w:r>
      <w:r w:rsidR="006F641F" w:rsidRPr="006F641F">
        <w:rPr>
          <w:rFonts w:ascii="Times New Roman" w:eastAsia="Times New Roman" w:hAnsi="Times New Roman" w:cs="Times New Roman"/>
          <w:sz w:val="24"/>
          <w:szCs w:val="24"/>
        </w:rPr>
        <w:t>Appling et al. 2015</w:t>
      </w:r>
      <w:r w:rsidR="006F641F">
        <w:rPr>
          <w:rFonts w:ascii="Times New Roman" w:eastAsia="Times New Roman" w:hAnsi="Times New Roman" w:cs="Times New Roman"/>
          <w:sz w:val="24"/>
          <w:szCs w:val="24"/>
        </w:rPr>
        <w:t>). We first fit a regressio</w:t>
      </w:r>
      <w:r w:rsidR="00470DE9">
        <w:rPr>
          <w:rFonts w:ascii="Times New Roman" w:eastAsia="Times New Roman" w:hAnsi="Times New Roman" w:cs="Times New Roman"/>
          <w:sz w:val="24"/>
          <w:szCs w:val="24"/>
        </w:rPr>
        <w:t>n model for each lake, which was then incorporated in a composite method, which uses model residuals from the regression model to adjust predictions based on observed data (</w:t>
      </w:r>
      <w:proofErr w:type="spellStart"/>
      <w:r w:rsidR="00470DE9">
        <w:rPr>
          <w:rFonts w:ascii="Times New Roman" w:eastAsia="Times New Roman" w:hAnsi="Times New Roman" w:cs="Times New Roman"/>
          <w:sz w:val="24"/>
          <w:szCs w:val="24"/>
        </w:rPr>
        <w:t>Aulenbach</w:t>
      </w:r>
      <w:proofErr w:type="spellEnd"/>
      <w:r w:rsidR="00470DE9">
        <w:rPr>
          <w:rFonts w:ascii="Times New Roman" w:eastAsia="Times New Roman" w:hAnsi="Times New Roman" w:cs="Times New Roman"/>
          <w:sz w:val="24"/>
          <w:szCs w:val="24"/>
        </w:rPr>
        <w:t xml:space="preserve"> 2013, Kelly et al 2018). </w:t>
      </w:r>
      <w:r w:rsidR="00DA2920">
        <w:rPr>
          <w:rFonts w:ascii="Times New Roman" w:eastAsia="Times New Roman" w:hAnsi="Times New Roman" w:cs="Times New Roman"/>
          <w:sz w:val="24"/>
          <w:szCs w:val="24"/>
        </w:rPr>
        <w:t xml:space="preserve">After testing the nine available regression models, </w:t>
      </w:r>
      <w:commentRangeStart w:id="128"/>
      <w:commentRangeStart w:id="129"/>
      <w:r w:rsidR="00DA2920">
        <w:rPr>
          <w:rFonts w:ascii="Times New Roman" w:eastAsia="Times New Roman" w:hAnsi="Times New Roman" w:cs="Times New Roman"/>
          <w:sz w:val="24"/>
          <w:szCs w:val="24"/>
        </w:rPr>
        <w:t xml:space="preserve">model 9 </w:t>
      </w:r>
      <w:commentRangeEnd w:id="128"/>
      <w:r w:rsidR="00A93F56">
        <w:rPr>
          <w:rStyle w:val="CommentReference"/>
        </w:rPr>
        <w:commentReference w:id="128"/>
      </w:r>
      <w:commentRangeEnd w:id="129"/>
      <w:r w:rsidR="00372E87">
        <w:rPr>
          <w:rStyle w:val="CommentReference"/>
        </w:rPr>
        <w:commentReference w:id="129"/>
      </w:r>
      <w:ins w:id="130" w:author="HILARY A DUGAN" w:date="2018-05-07T10:51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>was used for all lakes, except Trout Lake where model 4 returned the best fit</w:t>
        </w:r>
      </w:ins>
      <w:ins w:id="131" w:author="HILARY A DUGAN" w:date="2018-05-07T10:52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 (see </w:t>
        </w:r>
      </w:ins>
      <w:ins w:id="132" w:author="HILARY A DUGAN" w:date="2018-05-07T10:53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Kelly et al </w:t>
        </w:r>
      </w:ins>
      <w:ins w:id="133" w:author="HILARY A DUGAN" w:date="2018-05-07T10:52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>201</w:t>
        </w:r>
      </w:ins>
      <w:ins w:id="134" w:author="HILARY A DUGAN" w:date="2018-05-07T10:53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>8</w:t>
        </w:r>
      </w:ins>
      <w:ins w:id="135" w:author="HILARY A DUGAN" w:date="2018-05-07T10:52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 for</w:t>
        </w:r>
      </w:ins>
      <w:ins w:id="136" w:author="HILARY A DUGAN" w:date="2018-05-07T10:53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 full regression</w:t>
        </w:r>
      </w:ins>
      <w:ins w:id="137" w:author="HILARY A DUGAN" w:date="2018-05-07T10:52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 model</w:t>
        </w:r>
      </w:ins>
      <w:ins w:id="138" w:author="HILARY A DUGAN" w:date="2018-05-07T10:53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 equations)</w:t>
        </w:r>
      </w:ins>
      <w:ins w:id="139" w:author="HILARY A DUGAN" w:date="2018-05-07T10:51:00Z">
        <w:r w:rsidR="00DA2920"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</w:ins>
      <w:moveToRangeStart w:id="140" w:author="immccull@gmail.com" w:date="2018-05-11T10:29:00Z" w:name="move513797905"/>
      <w:moveTo w:id="141" w:author="immccull@gmail.com" w:date="2018-05-11T10:29:00Z">
        <w:r w:rsidR="002C1FB8" w:rsidRPr="00B65ED4">
          <w:rPr>
            <w:rFonts w:ascii="Times New Roman" w:eastAsia="Times New Roman" w:hAnsi="Times New Roman" w:cs="Times New Roman"/>
            <w:sz w:val="24"/>
            <w:szCs w:val="24"/>
          </w:rPr>
          <w:t>When inflow DOC concentrations were not available for all tributaries,</w:t>
        </w:r>
        <w:del w:id="142" w:author="HILARY A DUGAN" w:date="2018-05-18T09:34:00Z">
          <w:r w:rsidR="002C1FB8" w:rsidRPr="00B65ED4" w:rsidDel="00BF1559">
            <w:rPr>
              <w:rFonts w:ascii="Times New Roman" w:eastAsia="Times New Roman" w:hAnsi="Times New Roman" w:cs="Times New Roman"/>
              <w:sz w:val="24"/>
              <w:szCs w:val="24"/>
            </w:rPr>
            <w:delText xml:space="preserve"> </w:delText>
          </w:r>
        </w:del>
      </w:moveTo>
      <w:ins w:id="143" w:author="HILARY A DUGAN" w:date="2018-05-18T09:33:00Z">
        <w:r w:rsidR="00BF1559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moveTo w:id="144" w:author="immccull@gmail.com" w:date="2018-05-11T10:29:00Z">
        <w:r w:rsidR="002C1FB8" w:rsidRPr="00B65ED4">
          <w:rPr>
            <w:rFonts w:ascii="Times New Roman" w:eastAsia="Times New Roman" w:hAnsi="Times New Roman" w:cs="Times New Roman"/>
            <w:sz w:val="24"/>
            <w:szCs w:val="24"/>
          </w:rPr>
          <w:t xml:space="preserve">DOC </w:t>
        </w:r>
      </w:moveTo>
      <w:ins w:id="145" w:author="HILARY A DUGAN" w:date="2018-05-18T09:33:00Z">
        <w:r w:rsidR="00BF1559">
          <w:rPr>
            <w:rFonts w:ascii="Times New Roman" w:eastAsia="Times New Roman" w:hAnsi="Times New Roman" w:cs="Times New Roman"/>
            <w:sz w:val="24"/>
            <w:szCs w:val="24"/>
          </w:rPr>
          <w:t>was scaled to equal</w:t>
        </w:r>
      </w:ins>
      <w:moveTo w:id="146" w:author="immccull@gmail.com" w:date="2018-05-11T10:29:00Z">
        <w:del w:id="147" w:author="HILARY A DUGAN" w:date="2018-05-18T09:33:00Z">
          <w:r w:rsidR="002C1FB8" w:rsidRPr="00B65ED4" w:rsidDel="00BF1559">
            <w:rPr>
              <w:rFonts w:ascii="Times New Roman" w:eastAsia="Times New Roman" w:hAnsi="Times New Roman" w:cs="Times New Roman"/>
              <w:sz w:val="24"/>
              <w:szCs w:val="24"/>
            </w:rPr>
            <w:delText>contributions for each tributary were estimated based on the proportion of</w:delText>
          </w:r>
        </w:del>
        <w:r w:rsidR="002C1FB8" w:rsidRPr="00B65ED4">
          <w:rPr>
            <w:rFonts w:ascii="Times New Roman" w:eastAsia="Times New Roman" w:hAnsi="Times New Roman" w:cs="Times New Roman"/>
            <w:sz w:val="24"/>
            <w:szCs w:val="24"/>
          </w:rPr>
          <w:t xml:space="preserve"> total inflow volume</w:t>
        </w:r>
        <w:del w:id="148" w:author="HILARY A DUGAN" w:date="2018-05-18T09:33:00Z">
          <w:r w:rsidR="002C1FB8" w:rsidRPr="00B65ED4" w:rsidDel="00BF1559">
            <w:rPr>
              <w:rFonts w:ascii="Times New Roman" w:eastAsia="Times New Roman" w:hAnsi="Times New Roman" w:cs="Times New Roman"/>
              <w:sz w:val="24"/>
              <w:szCs w:val="24"/>
            </w:rPr>
            <w:delText xml:space="preserve"> and the assumption that inflow DOC concentration was equal across all tributaries.</w:delText>
          </w:r>
        </w:del>
      </w:moveTo>
      <w:moveToRangeEnd w:id="140"/>
      <w:ins w:id="149" w:author="HILARY A DUGAN" w:date="2018-05-18T09:33:00Z">
        <w:r w:rsidR="00BF1559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14:paraId="42426EA9" w14:textId="3FACB895" w:rsidR="0032009C" w:rsidRDefault="004718C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O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bservational data</w:t>
      </w:r>
      <w:r w:rsidR="00261DF2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in-lake </w:t>
      </w:r>
      <w:proofErr w:type="spellStart"/>
      <w:r w:rsidR="00C21037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hl</w:t>
      </w:r>
      <w:proofErr w:type="spellEnd"/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3A49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261DF2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F5DF6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="00261DF2" w:rsidRPr="00B65ED4">
        <w:rPr>
          <w:rFonts w:ascii="Times New Roman" w:eastAsia="Times New Roman" w:hAnsi="Times New Roman" w:cs="Times New Roman"/>
          <w:sz w:val="24"/>
          <w:szCs w:val="24"/>
        </w:rPr>
        <w:t>ecchi depth, and temperature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were </w:t>
      </w:r>
      <w:del w:id="150" w:author="HILARY A DUGAN" w:date="2018-05-18T09:34:00Z">
        <w:r w:rsidR="005A47BF" w:rsidRPr="00B65ED4" w:rsidDel="00BF1559">
          <w:rPr>
            <w:rFonts w:ascii="Times New Roman" w:eastAsia="Times New Roman" w:hAnsi="Times New Roman" w:cs="Times New Roman"/>
            <w:sz w:val="24"/>
            <w:szCs w:val="24"/>
          </w:rPr>
          <w:delText>typically</w:delText>
        </w:r>
        <w:r w:rsidR="00B80037" w:rsidRPr="00B65ED4" w:rsidDel="00BF155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ins w:id="151" w:author="HILARY A DUGAN" w:date="2018-05-18T09:34:00Z">
        <w:r w:rsidR="00BF1559">
          <w:rPr>
            <w:rFonts w:ascii="Times New Roman" w:eastAsia="Times New Roman" w:hAnsi="Times New Roman" w:cs="Times New Roman"/>
            <w:sz w:val="24"/>
            <w:szCs w:val="24"/>
          </w:rPr>
          <w:t xml:space="preserve">available </w:t>
        </w:r>
      </w:ins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weekly </w:t>
      </w:r>
      <w:r w:rsidR="005A47BF" w:rsidRPr="00B65ED4">
        <w:rPr>
          <w:rFonts w:ascii="Times New Roman" w:eastAsia="Times New Roman" w:hAnsi="Times New Roman" w:cs="Times New Roman"/>
          <w:sz w:val="24"/>
          <w:szCs w:val="24"/>
        </w:rPr>
        <w:t>or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bi-weekly</w:t>
      </w:r>
      <w:r w:rsidR="005A47BF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were linearly interpolated to </w:t>
      </w:r>
      <w:r w:rsidR="00C30946" w:rsidRPr="00B65ED4">
        <w:rPr>
          <w:rFonts w:ascii="Times New Roman" w:eastAsia="Times New Roman" w:hAnsi="Times New Roman" w:cs="Times New Roman"/>
          <w:sz w:val="24"/>
          <w:szCs w:val="24"/>
        </w:rPr>
        <w:t>a daily time step</w:t>
      </w:r>
      <w:r w:rsidR="005A47BF" w:rsidRPr="00B65ED4">
        <w:rPr>
          <w:rFonts w:ascii="Times New Roman" w:eastAsia="Times New Roman" w:hAnsi="Times New Roman" w:cs="Times New Roman"/>
          <w:sz w:val="24"/>
          <w:szCs w:val="24"/>
        </w:rPr>
        <w:t>. P</w:t>
      </w:r>
      <w:r w:rsidR="00C30946" w:rsidRPr="00B65ED4">
        <w:rPr>
          <w:rFonts w:ascii="Times New Roman" w:eastAsia="Times New Roman" w:hAnsi="Times New Roman" w:cs="Times New Roman"/>
          <w:sz w:val="24"/>
          <w:szCs w:val="24"/>
        </w:rPr>
        <w:t>recipitation was assume</w:t>
      </w:r>
      <w:r w:rsidR="00DF5DF6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1B0F53" w:rsidRPr="00B65ED4">
        <w:rPr>
          <w:rFonts w:ascii="Times New Roman" w:eastAsia="Times New Roman" w:hAnsi="Times New Roman" w:cs="Times New Roman"/>
          <w:sz w:val="24"/>
          <w:szCs w:val="24"/>
        </w:rPr>
        <w:t xml:space="preserve"> zero for missing dates</w:t>
      </w:r>
      <w:r w:rsidR="009C4F65" w:rsidRPr="00B65ED4">
        <w:rPr>
          <w:rFonts w:ascii="Times New Roman" w:eastAsia="Times New Roman" w:hAnsi="Times New Roman" w:cs="Times New Roman"/>
          <w:sz w:val="24"/>
          <w:szCs w:val="24"/>
        </w:rPr>
        <w:t>; however, precipitation data gaps were rare</w:t>
      </w:r>
      <w:r w:rsidR="00C30946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commentRangeStart w:id="152"/>
      <w:del w:id="153" w:author="immccull@gmail.com" w:date="2018-05-15T09:45:00Z">
        <w:r w:rsidR="005466DF" w:rsidRPr="00B65ED4" w:rsidDel="00470477">
          <w:rPr>
            <w:rFonts w:ascii="Times New Roman" w:eastAsia="Times New Roman" w:hAnsi="Times New Roman" w:cs="Times New Roman"/>
            <w:sz w:val="24"/>
            <w:szCs w:val="24"/>
          </w:rPr>
          <w:delText xml:space="preserve">Daily </w:delText>
        </w:r>
        <w:r w:rsidR="00AF6D6E" w:rsidRPr="00B65ED4" w:rsidDel="00470477">
          <w:rPr>
            <w:rFonts w:ascii="Times New Roman" w:eastAsia="Times New Roman" w:hAnsi="Times New Roman" w:cs="Times New Roman"/>
            <w:sz w:val="24"/>
            <w:szCs w:val="24"/>
          </w:rPr>
          <w:delText>evaporative losses</w:delText>
        </w:r>
        <w:r w:rsidRPr="00B65ED4" w:rsidDel="00470477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AF6D6E" w:rsidRPr="00B65ED4" w:rsidDel="00470477">
          <w:rPr>
            <w:rFonts w:ascii="Times New Roman" w:eastAsia="Times New Roman" w:hAnsi="Times New Roman" w:cs="Times New Roman"/>
            <w:sz w:val="24"/>
            <w:szCs w:val="24"/>
          </w:rPr>
          <w:delText>were assumed to be</w:delText>
        </w:r>
        <w:r w:rsidR="00FB0F5E" w:rsidRPr="00B65ED4" w:rsidDel="00470477">
          <w:rPr>
            <w:rFonts w:ascii="Times New Roman" w:eastAsia="Times New Roman" w:hAnsi="Times New Roman" w:cs="Times New Roman"/>
            <w:sz w:val="24"/>
            <w:szCs w:val="24"/>
          </w:rPr>
          <w:delText xml:space="preserve"> approximately equal to precipitation</w:delText>
        </w:r>
      </w:del>
      <w:commentRangeEnd w:id="152"/>
      <w:r w:rsidR="00470477">
        <w:rPr>
          <w:rStyle w:val="CommentReference"/>
        </w:rPr>
        <w:commentReference w:id="152"/>
      </w:r>
      <w:del w:id="154" w:author="immccull@gmail.com" w:date="2018-05-15T09:45:00Z">
        <w:r w:rsidR="00080925" w:rsidRPr="00B65ED4" w:rsidDel="00470477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To account for the absence of winter data at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, we set inflow DOC to 0 when the main infl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ow (</w:t>
      </w:r>
      <w:proofErr w:type="spellStart"/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Inlet) was frozen 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5466DF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model was written </w:t>
      </w:r>
      <w:r w:rsidR="00355975">
        <w:rPr>
          <w:rFonts w:ascii="Times New Roman" w:eastAsia="Times New Roman" w:hAnsi="Times New Roman" w:cs="Times New Roman"/>
          <w:sz w:val="24"/>
          <w:szCs w:val="24"/>
        </w:rPr>
        <w:t xml:space="preserve">and executed </w:t>
      </w:r>
      <w:r w:rsidR="005466DF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R version 3.3.2</w:t>
      </w:r>
      <w:r w:rsidR="001B0F5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(R Core Team 2016</w:t>
      </w:r>
      <w:ins w:id="155" w:author="HILARY A DUGAN" w:date="2018-05-18T09:35:00Z">
        <w:r w:rsidR="00BF1559">
          <w:rPr>
            <w:rFonts w:ascii="Times New Roman" w:eastAsia="Times New Roman" w:hAnsi="Times New Roman" w:cs="Times New Roman"/>
            <w:sz w:val="24"/>
            <w:szCs w:val="24"/>
          </w:rPr>
          <w:t>, include GITHUB link here? I could clean that code up for publication</w:t>
        </w:r>
      </w:ins>
      <w:r w:rsidR="00D2691C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27AC6E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99C3479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156" w:name="_e3qajp1968u" w:colFirst="0" w:colLast="0"/>
      <w:bookmarkEnd w:id="156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Allochthonous DOC and POC</w:t>
      </w:r>
    </w:p>
    <w:p w14:paraId="615C4BEE" w14:textId="0715AF43" w:rsidR="00373276" w:rsidRDefault="0037327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Changes in allochthonous DOC were modeled as a function of DOC load, deposition, leaching, mineralization, and export (</w:t>
      </w:r>
      <w:proofErr w:type="spellStart"/>
      <w:r w:rsidR="00130BE6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130BE6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130BE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Eq. 1).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Allochthonous DOC </w:t>
      </w:r>
      <w:r w:rsidR="002D28EA" w:rsidRPr="00B65ED4">
        <w:rPr>
          <w:rFonts w:ascii="Times New Roman" w:eastAsia="Times New Roman" w:hAnsi="Times New Roman" w:cs="Times New Roman"/>
          <w:sz w:val="24"/>
          <w:szCs w:val="24"/>
        </w:rPr>
        <w:t>load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calculated as </w:t>
      </w:r>
      <w:r w:rsidR="002C0749" w:rsidRPr="00B65ED4">
        <w:rPr>
          <w:rFonts w:ascii="Times New Roman" w:eastAsia="Times New Roman" w:hAnsi="Times New Roman" w:cs="Times New Roman"/>
          <w:sz w:val="24"/>
          <w:szCs w:val="24"/>
        </w:rPr>
        <w:t>the sum of inflows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(I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DOC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 xml:space="preserve">, Eq. 1.1) 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r w:rsidR="00725DD4">
        <w:rPr>
          <w:rFonts w:ascii="Times New Roman" w:eastAsia="Times New Roman" w:hAnsi="Times New Roman" w:cs="Times New Roman"/>
          <w:sz w:val="24"/>
          <w:szCs w:val="24"/>
        </w:rPr>
        <w:t xml:space="preserve">both 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surface (I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DOC.SW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, Eq.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1.11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) and groundwater (I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DOC.GW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, Eq. 1.12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deposition (</w:t>
      </w:r>
      <w:r w:rsidR="0031798E">
        <w:rPr>
          <w:rFonts w:ascii="Times New Roman" w:eastAsia="Times New Roman" w:hAnsi="Times New Roman" w:cs="Times New Roman"/>
          <w:sz w:val="24"/>
          <w:szCs w:val="24"/>
        </w:rPr>
        <w:t>DDOC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, Eq. 1.2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) from precipitation (</w:t>
      </w:r>
      <w:proofErr w:type="spellStart"/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Precip</w:t>
      </w:r>
      <w:proofErr w:type="spellEnd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, Eq. 1.21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r w:rsidR="002C0749" w:rsidRPr="00B65ED4">
        <w:rPr>
          <w:rFonts w:ascii="Times New Roman" w:eastAsia="Times New Roman" w:hAnsi="Times New Roman" w:cs="Times New Roman"/>
          <w:sz w:val="24"/>
          <w:szCs w:val="24"/>
        </w:rPr>
        <w:t xml:space="preserve">adjacent 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wetlands (</w:t>
      </w:r>
      <w:proofErr w:type="spellStart"/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, Eq. 1.22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Mass loads were calculated as the product of </w:t>
      </w:r>
      <w:r w:rsidR="00725DD4">
        <w:rPr>
          <w:rFonts w:ascii="Times New Roman" w:eastAsia="Times New Roman" w:hAnsi="Times New Roman" w:cs="Times New Roman"/>
          <w:sz w:val="24"/>
          <w:szCs w:val="24"/>
        </w:rPr>
        <w:t xml:space="preserve">DOC 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concentrations and flows, except for </w:t>
      </w:r>
      <w:proofErr w:type="spellStart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, which was the product of the proportion of lake perimeter that is wetland (</w:t>
      </w:r>
      <w:proofErr w:type="spellStart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P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),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a parameter representing a transfer coefficient 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CDOC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DOC from the wetland to the lake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, and lake perimeter (</w:t>
      </w:r>
      <w:proofErr w:type="spellStart"/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LakePerimeter</w:t>
      </w:r>
      <w:proofErr w:type="spellEnd"/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The third input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L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, Eq. 1.3)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represented</w:t>
      </w:r>
      <w:r w:rsidR="00F852FC">
        <w:rPr>
          <w:rFonts w:ascii="Times New Roman" w:eastAsia="Times New Roman" w:hAnsi="Times New Roman" w:cs="Times New Roman"/>
          <w:sz w:val="24"/>
          <w:szCs w:val="24"/>
        </w:rPr>
        <w:t xml:space="preserve"> in-lake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leaching of </w:t>
      </w:r>
      <w:proofErr w:type="spellStart"/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as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product of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 a first-order decay rate (</w:t>
      </w:r>
      <w:proofErr w:type="spellStart"/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LAlloch</w:t>
      </w:r>
      <w:proofErr w:type="spellEnd"/>
      <w:ins w:id="157" w:author="immccull@gmail.com" w:date="2018-05-15T10:50:00Z">
        <w:r w:rsidR="00F801C4">
          <w:rPr>
            <w:rFonts w:ascii="Times New Roman" w:eastAsia="Times New Roman" w:hAnsi="Times New Roman" w:cs="Times New Roman"/>
            <w:sz w:val="24"/>
            <w:szCs w:val="24"/>
          </w:rPr>
          <w:t>; 1</w:t>
        </w:r>
      </w:ins>
      <w:ins w:id="158" w:author="immccull@gmail.com" w:date="2018-05-15T10:51:00Z">
        <w:r w:rsidR="00F801C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ins w:id="159" w:author="immccull@gmail.com" w:date="2018-05-15T10:50:00Z">
        <w:r w:rsidR="00F801C4">
          <w:rPr>
            <w:rFonts w:ascii="Times New Roman" w:eastAsia="Times New Roman" w:hAnsi="Times New Roman" w:cs="Times New Roman"/>
            <w:sz w:val="24"/>
            <w:szCs w:val="24"/>
          </w:rPr>
          <w:t>-</w:t>
        </w:r>
      </w:ins>
      <w:ins w:id="160" w:author="immccull@gmail.com" w:date="2018-05-15T10:51:00Z">
        <w:r w:rsidR="00F801C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proofErr w:type="spellStart"/>
      <w:ins w:id="161" w:author="immccull@gmail.com" w:date="2018-05-15T10:50:00Z">
        <w:r w:rsidR="00F801C4">
          <w:rPr>
            <w:rFonts w:ascii="Times New Roman" w:eastAsia="Times New Roman" w:hAnsi="Times New Roman" w:cs="Times New Roman"/>
            <w:sz w:val="24"/>
            <w:szCs w:val="24"/>
          </w:rPr>
          <w:t>BPOC</w:t>
        </w:r>
        <w:r w:rsidR="00F801C4" w:rsidRPr="00F801C4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t>Allo</w:t>
        </w:r>
        <w:r w:rsidR="00F801C4" w:rsidRPr="00F801C4">
          <w:rPr>
            <w:rFonts w:ascii="Times New Roman" w:eastAsia="Times New Roman" w:hAnsi="Times New Roman" w:cs="Times New Roman"/>
            <w:sz w:val="24"/>
            <w:szCs w:val="24"/>
            <w:vertAlign w:val="subscript"/>
            <w:rPrChange w:id="162" w:author="immccull@gmail.com" w:date="2018-05-15T10:50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ch</w:t>
        </w:r>
      </w:ins>
      <w:proofErr w:type="spellEnd"/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>) and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</w:t>
      </w:r>
      <w:r w:rsidR="003F30A5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A85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There we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re two fates of </w:t>
      </w:r>
      <w:proofErr w:type="spellStart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5F3206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="005F3206">
        <w:rPr>
          <w:rFonts w:ascii="Times New Roman" w:eastAsia="Times New Roman" w:hAnsi="Times New Roman" w:cs="Times New Roman"/>
          <w:sz w:val="24"/>
          <w:szCs w:val="24"/>
        </w:rPr>
        <w:t>(Eq. 1)</w:t>
      </w:r>
      <w:r w:rsidR="000247C7" w:rsidRPr="00B65ED4">
        <w:rPr>
          <w:rFonts w:ascii="Times New Roman" w:eastAsia="Times New Roman" w:hAnsi="Times New Roman" w:cs="Times New Roman"/>
          <w:sz w:val="24"/>
          <w:szCs w:val="24"/>
        </w:rPr>
        <w:t>. T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he first wa</w:t>
      </w:r>
      <w:r w:rsidR="00BA272B" w:rsidRPr="00B65ED4">
        <w:rPr>
          <w:rFonts w:ascii="Times New Roman" w:eastAsia="Times New Roman" w:hAnsi="Times New Roman" w:cs="Times New Roman"/>
          <w:sz w:val="24"/>
          <w:szCs w:val="24"/>
        </w:rPr>
        <w:t>s mineralization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MDOC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, Eq. 1.4), which wa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s the product of 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>a first-order decay rate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the </w:t>
      </w:r>
      <w:proofErr w:type="spellStart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>concentration, and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>a</w:t>
      </w:r>
      <w:r w:rsidR="00E801C4">
        <w:rPr>
          <w:rFonts w:ascii="Times New Roman" w:eastAsia="Times New Roman" w:hAnsi="Times New Roman" w:cs="Times New Roman"/>
          <w:sz w:val="24"/>
          <w:szCs w:val="24"/>
        </w:rPr>
        <w:t xml:space="preserve"> Q</w:t>
      </w:r>
      <w:r w:rsidR="00E801C4" w:rsidRPr="00E801C4">
        <w:rPr>
          <w:rFonts w:ascii="Times New Roman" w:eastAsia="Times New Roman" w:hAnsi="Times New Roman" w:cs="Times New Roman"/>
          <w:sz w:val="24"/>
          <w:szCs w:val="24"/>
          <w:vertAlign w:val="subscript"/>
        </w:rPr>
        <w:t>10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temperature 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adjustment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using a standard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Arrhenius equation. The second wa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s export downstream 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EDOC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, Eq. 1.5), which </w:t>
      </w:r>
      <w:r w:rsidR="00741306">
        <w:rPr>
          <w:rFonts w:ascii="Times New Roman" w:eastAsia="Times New Roman" w:hAnsi="Times New Roman" w:cs="Times New Roman"/>
          <w:sz w:val="24"/>
          <w:szCs w:val="24"/>
        </w:rPr>
        <w:t>wa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s the product of </w:t>
      </w:r>
      <w:proofErr w:type="spellStart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outflow (</w:t>
      </w:r>
      <w:proofErr w:type="spellStart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Q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Outflow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4895A8B9" w14:textId="0D1C48B6" w:rsidR="0032009C" w:rsidRPr="00B65ED4" w:rsidRDefault="0037327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Changes in allochthonous POC were modeled as a function of POC load, deposition, leaching, </w:t>
      </w:r>
      <w:r w:rsidR="007141AF">
        <w:rPr>
          <w:rFonts w:ascii="Times New Roman" w:eastAsia="Times New Roman" w:hAnsi="Times New Roman" w:cs="Times New Roman"/>
          <w:sz w:val="24"/>
          <w:szCs w:val="24"/>
        </w:rPr>
        <w:t>burial</w:t>
      </w:r>
      <w:r>
        <w:rPr>
          <w:rFonts w:ascii="Times New Roman" w:eastAsia="Times New Roman" w:hAnsi="Times New Roman" w:cs="Times New Roman"/>
          <w:sz w:val="24"/>
          <w:szCs w:val="24"/>
        </w:rPr>
        <w:t>, and export (</w:t>
      </w:r>
      <w:proofErr w:type="spellStart"/>
      <w:r w:rsidR="007141AF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7141AF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7141A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Eq. </w:t>
      </w:r>
      <w:r w:rsidR="007141A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Allochthonous POC </w:t>
      </w:r>
      <w:r w:rsidR="007141AF">
        <w:rPr>
          <w:rFonts w:ascii="Times New Roman" w:eastAsia="Times New Roman" w:hAnsi="Times New Roman" w:cs="Times New Roman"/>
          <w:sz w:val="24"/>
          <w:szCs w:val="24"/>
        </w:rPr>
        <w:t>input</w:t>
      </w:r>
      <w:r w:rsidR="007141A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C2335F">
        <w:rPr>
          <w:rFonts w:ascii="Times New Roman" w:eastAsia="Times New Roman" w:hAnsi="Times New Roman" w:cs="Times New Roman"/>
          <w:sz w:val="24"/>
          <w:szCs w:val="24"/>
        </w:rPr>
        <w:t>I</w:t>
      </w:r>
      <w:r w:rsidR="00C2335F">
        <w:rPr>
          <w:rFonts w:ascii="Times New Roman" w:eastAsia="Times New Roman" w:hAnsi="Times New Roman" w:cs="Times New Roman"/>
          <w:sz w:val="24"/>
          <w:szCs w:val="24"/>
          <w:vertAlign w:val="subscript"/>
        </w:rPr>
        <w:t>POC</w:t>
      </w:r>
      <w:r w:rsidR="00C233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Eq. 2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.1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) was modeled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r w:rsidR="007141AF">
        <w:rPr>
          <w:rFonts w:ascii="Times New Roman" w:eastAsia="Times New Roman" w:hAnsi="Times New Roman" w:cs="Times New Roman"/>
          <w:sz w:val="24"/>
          <w:szCs w:val="24"/>
        </w:rPr>
        <w:t>a proportion of</w:t>
      </w:r>
      <w:r w:rsidR="007141A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41AF">
        <w:rPr>
          <w:rFonts w:ascii="Times New Roman" w:eastAsia="Times New Roman" w:hAnsi="Times New Roman" w:cs="Times New Roman"/>
          <w:sz w:val="24"/>
          <w:szCs w:val="24"/>
        </w:rPr>
        <w:t>I</w:t>
      </w:r>
      <w:r w:rsidR="007141AF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DOC, </w:t>
      </w:r>
      <w:r w:rsidR="007141A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CPOC</w:t>
      </w:r>
      <w:r w:rsidR="007141AF">
        <w:rPr>
          <w:rFonts w:ascii="Times New Roman" w:eastAsia="Times New Roman" w:hAnsi="Times New Roman" w:cs="Times New Roman"/>
          <w:sz w:val="24"/>
          <w:szCs w:val="24"/>
          <w:vertAlign w:val="subscript"/>
        </w:rPr>
        <w:t>Factor</w:t>
      </w:r>
      <w:proofErr w:type="spellEnd"/>
      <w:r w:rsidR="007141AF">
        <w:rPr>
          <w:rFonts w:ascii="Times New Roman" w:eastAsia="Times New Roman" w:hAnsi="Times New Roman" w:cs="Times New Roman"/>
          <w:sz w:val="24"/>
          <w:szCs w:val="24"/>
        </w:rPr>
        <w:t>)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. Deposition (</w:t>
      </w:r>
      <w:r w:rsidR="0031798E">
        <w:rPr>
          <w:rFonts w:ascii="Times New Roman" w:eastAsia="Times New Roman" w:hAnsi="Times New Roman" w:cs="Times New Roman"/>
          <w:sz w:val="24"/>
          <w:szCs w:val="24"/>
        </w:rPr>
        <w:t>DPOC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, Eq. 2.2) wa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s the sum of canopy 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DPOC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Canopy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) and wetland 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DPOC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) inputs, where 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DPOC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Canopy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2335F">
        <w:rPr>
          <w:rFonts w:ascii="Times New Roman" w:eastAsia="Times New Roman" w:hAnsi="Times New Roman" w:cs="Times New Roman"/>
          <w:sz w:val="24"/>
          <w:szCs w:val="24"/>
        </w:rPr>
        <w:t xml:space="preserve">(Eq. 2.21)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was the product of the proportion of lake perimeter that is canopy (</w:t>
      </w:r>
      <w:proofErr w:type="spellStart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P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Canopy</w:t>
      </w:r>
      <w:proofErr w:type="spellEnd"/>
      <w:r w:rsidR="001D3F59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a parameter representing a transfer coefficient 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CPOC</w:t>
      </w:r>
      <w:r w:rsidR="000A2CEB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Aerial</w:t>
      </w:r>
      <w:proofErr w:type="spellEnd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>) of POC from the canopy to the lake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>LakePerimeter</w:t>
      </w:r>
      <w:proofErr w:type="spellEnd"/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DPOC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(Eq. 2.22) was assumed to scale with 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DDOC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Wetland</w:t>
      </w:r>
      <w:proofErr w:type="spellEnd"/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 xml:space="preserve"> by the proportion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CPOC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Factor</w:t>
      </w:r>
      <w:proofErr w:type="spellEnd"/>
      <w:proofErr w:type="gramStart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816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End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had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 burial fate (</w:t>
      </w:r>
      <w:proofErr w:type="spellStart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>B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, Eq. 2.3), calculated as the product of 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a burial coefficient 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CC0D56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CC0D56" w:rsidRPr="00B65ED4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proofErr w:type="spellStart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FC435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C4353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As with </w:t>
      </w:r>
      <w:proofErr w:type="spellStart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, downstream export (</w:t>
      </w:r>
      <w:proofErr w:type="spellStart"/>
      <w:r w:rsidR="0031798E">
        <w:rPr>
          <w:rFonts w:ascii="Times New Roman" w:eastAsia="Times New Roman" w:hAnsi="Times New Roman" w:cs="Times New Roman"/>
          <w:sz w:val="24"/>
          <w:szCs w:val="24"/>
        </w:rPr>
        <w:t>EPOC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, Eq. 2.4) wa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s included as the product of </w:t>
      </w:r>
      <w:proofErr w:type="spellStart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outflow.</w:t>
      </w:r>
    </w:p>
    <w:p w14:paraId="3076A5D6" w14:textId="25898806" w:rsidR="0032009C" w:rsidRDefault="006535DD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del w:id="163" w:author="immccull@gmail.com" w:date="2018-05-11T10:29:00Z"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Daily s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urface water inflow (m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delText>3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 s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delText>-1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) was generally available for the main tributaries of all </w:delText>
        </w:r>
        <w:r w:rsidR="002F709E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study 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lakes. </w:delText>
        </w:r>
      </w:del>
      <w:del w:id="164" w:author="immccull@gmail.com" w:date="2018-05-11T10:28:00Z">
        <w:r w:rsidR="007A75D4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Inflow DOC concentration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2F709E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(mg L</w:delText>
        </w:r>
        <w:r w:rsidR="002F709E" w:rsidRPr="00B65ED4" w:rsidDel="002C1FB8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delText>-1</w:delText>
        </w:r>
        <w:r w:rsidR="002F709E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) </w:delText>
        </w:r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was less</w:delTex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 frequently measured</w:delText>
        </w:r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, and was</w:delText>
        </w:r>
        <w:r w:rsidR="00426BF6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 linearly</w:delText>
        </w:r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 interpolated to a daily time</w:delText>
        </w:r>
        <w:r w:rsidR="000A2CEB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step fro</w:delText>
        </w:r>
        <w:r w:rsidR="004177CF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>m sub-weekly to monthly data (</w:delText>
        </w:r>
        <w:r w:rsidR="00D846BF" w:rsidDel="002C1FB8">
          <w:rPr>
            <w:rFonts w:ascii="Times New Roman" w:eastAsia="Times New Roman" w:hAnsi="Times New Roman" w:cs="Times New Roman"/>
            <w:sz w:val="24"/>
            <w:szCs w:val="24"/>
          </w:rPr>
          <w:delText>Appendix S1</w:delText>
        </w:r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delText xml:space="preserve">). </w:delText>
        </w:r>
      </w:del>
      <w:moveFromRangeStart w:id="165" w:author="immccull@gmail.com" w:date="2018-05-11T10:29:00Z" w:name="move513797905"/>
      <w:moveFrom w:id="166" w:author="immccull@gmail.com" w:date="2018-05-11T10:29:00Z"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t xml:space="preserve">When inflow DOC </w:t>
        </w:r>
        <w:r w:rsidR="003266D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t xml:space="preserve">concentrations </w: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t xml:space="preserve">were not available for all tributaries, DOC contributions for each tributary were estimated based on the proportion of total inflow volume and the assumption that inflow DOC concentration was </w:t>
        </w:r>
        <w:r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t>equal across</w:t>
        </w:r>
        <w:r w:rsidR="00B80037" w:rsidRPr="00B65ED4" w:rsidDel="002C1FB8">
          <w:rPr>
            <w:rFonts w:ascii="Times New Roman" w:eastAsia="Times New Roman" w:hAnsi="Times New Roman" w:cs="Times New Roman"/>
            <w:sz w:val="24"/>
            <w:szCs w:val="24"/>
          </w:rPr>
          <w:t xml:space="preserve"> all tributaries. </w:t>
        </w:r>
      </w:moveFrom>
      <w:moveFromRangeEnd w:id="165"/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aily precipitation (</w:t>
      </w:r>
      <w:proofErr w:type="spellStart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Q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Precip</w:t>
      </w:r>
      <w:proofErr w:type="spellEnd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mm) 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 w:rsidR="00EC2203">
        <w:rPr>
          <w:rFonts w:ascii="Times New Roman" w:eastAsia="Times New Roman" w:hAnsi="Times New Roman" w:cs="Times New Roman"/>
          <w:sz w:val="24"/>
          <w:szCs w:val="24"/>
        </w:rPr>
        <w:t>based on measurements from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weather station nearest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each lake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. The concentration of DOC in precipitation was set to 2 g m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-3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(Hanson et al. 2014).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 xml:space="preserve"> Time series of lake-specific groundwater inflow volume (m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>) and DOC concentration (g m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-3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 xml:space="preserve">) were not available. 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We estimated the proportion of inflow as groundwater in our study lakes based on literature values when </w:t>
      </w:r>
      <w:proofErr w:type="gramStart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available, but</w:t>
      </w:r>
      <w:proofErr w:type="gramEnd"/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 assumed no ground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water in the absence of data 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Resulting estimated groundwater proportions </w:t>
      </w:r>
      <w:del w:id="167" w:author="McCullough, Ian" w:date="2018-05-15T14:24:00Z">
        <w:r w:rsidR="002F709E" w:rsidRPr="00B65ED4" w:rsidDel="00AF7748">
          <w:rPr>
            <w:rFonts w:ascii="Times New Roman" w:eastAsia="Times New Roman" w:hAnsi="Times New Roman" w:cs="Times New Roman"/>
            <w:sz w:val="24"/>
            <w:szCs w:val="24"/>
          </w:rPr>
          <w:delText>ranged from</w:delText>
        </w:r>
      </w:del>
      <w:ins w:id="168" w:author="McCullough, Ian" w:date="2018-05-15T14:24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>were 0% for all lakes except Trout Lake, which we estimated at</w:t>
        </w:r>
      </w:ins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169" w:author="McCullough, Ian" w:date="2018-05-15T14:24:00Z">
        <w:r w:rsidR="002F709E" w:rsidRPr="00B65ED4" w:rsidDel="00AF7748">
          <w:rPr>
            <w:rFonts w:ascii="Times New Roman" w:eastAsia="Times New Roman" w:hAnsi="Times New Roman" w:cs="Times New Roman"/>
            <w:sz w:val="24"/>
            <w:szCs w:val="24"/>
          </w:rPr>
          <w:delText>0-</w:delText>
        </w:r>
      </w:del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19%</w:t>
      </w:r>
      <w:ins w:id="170" w:author="McCullough, Ian" w:date="2018-05-15T14:24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 xml:space="preserve"> (Hanson et al. 2014)</w:t>
        </w:r>
      </w:ins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>Groundwater DOC concentration was assumed to be 10 g m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-3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 xml:space="preserve"> (Table 2: </w:t>
      </w:r>
      <w:proofErr w:type="spellStart"/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B6547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GWConc</w:t>
      </w:r>
      <w:proofErr w:type="spellEnd"/>
      <w:r w:rsidR="00B65474" w:rsidRPr="00B65ED4">
        <w:rPr>
          <w:rFonts w:ascii="Times New Roman" w:eastAsia="Times New Roman" w:hAnsi="Times New Roman" w:cs="Times New Roman"/>
          <w:sz w:val="24"/>
          <w:szCs w:val="24"/>
        </w:rPr>
        <w:t>, Hanson et al. 2014). 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horeline-adjacent wetlands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forests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were estimated </w:t>
      </w:r>
      <w:r w:rsidR="00DD3D90" w:rsidRPr="00B65ED4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GIS and publicl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y available spatial datasets 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). We focused on wetlands adjacent</w:t>
      </w:r>
      <w:r w:rsidR="002D28EA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the shoreline because they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contribute </w:t>
      </w:r>
      <w:r w:rsidR="00551251" w:rsidRPr="00B65ED4">
        <w:rPr>
          <w:rFonts w:ascii="Times New Roman" w:eastAsia="Times New Roman" w:hAnsi="Times New Roman" w:cs="Times New Roman"/>
          <w:sz w:val="24"/>
          <w:szCs w:val="24"/>
        </w:rPr>
        <w:t xml:space="preserve">most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of wetland-derived </w:t>
      </w:r>
      <w:r w:rsidR="00C65AEE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OC to lakes</w:t>
      </w:r>
      <w:r w:rsidR="000A2CEB" w:rsidRPr="00B65ED4">
        <w:rPr>
          <w:rFonts w:ascii="Times New Roman" w:eastAsia="Times New Roman" w:hAnsi="Times New Roman" w:cs="Times New Roman"/>
          <w:sz w:val="24"/>
          <w:szCs w:val="24"/>
        </w:rPr>
        <w:t xml:space="preserve"> not already captured in Eq. 1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>.1</w:t>
      </w:r>
      <w:r w:rsidR="000A2CEB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(Hanson et al. 2014). </w:t>
      </w:r>
      <w:r w:rsidR="002933B5" w:rsidRPr="00B65ED4">
        <w:rPr>
          <w:rFonts w:ascii="Times New Roman" w:eastAsia="Times New Roman" w:hAnsi="Times New Roman" w:cs="Times New Roman"/>
          <w:sz w:val="24"/>
          <w:szCs w:val="24"/>
        </w:rPr>
        <w:t>To account for potential</w:t>
      </w:r>
      <w:r w:rsidR="002F709E" w:rsidRPr="00B65ED4">
        <w:rPr>
          <w:rFonts w:ascii="Times New Roman" w:eastAsia="Times New Roman" w:hAnsi="Times New Roman" w:cs="Times New Roman"/>
          <w:sz w:val="24"/>
          <w:szCs w:val="24"/>
        </w:rPr>
        <w:t xml:space="preserve"> misalignment</w:t>
      </w:r>
      <w:r w:rsidR="002933B5" w:rsidRPr="00B65ED4">
        <w:rPr>
          <w:rFonts w:ascii="Times New Roman" w:eastAsia="Times New Roman" w:hAnsi="Times New Roman" w:cs="Times New Roman"/>
          <w:sz w:val="24"/>
          <w:szCs w:val="24"/>
        </w:rPr>
        <w:t xml:space="preserve"> among spatial wetland 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forest </w:t>
      </w:r>
      <w:r w:rsidR="002933B5" w:rsidRPr="00B65ED4">
        <w:rPr>
          <w:rFonts w:ascii="Times New Roman" w:eastAsia="Times New Roman" w:hAnsi="Times New Roman" w:cs="Times New Roman"/>
          <w:sz w:val="24"/>
          <w:szCs w:val="24"/>
        </w:rPr>
        <w:t xml:space="preserve">data and lake boundaries, we defined adjacency as within 30 m of </w:t>
      </w:r>
      <w:r w:rsidR="0070626F" w:rsidRPr="00B65ED4">
        <w:rPr>
          <w:rFonts w:ascii="Times New Roman" w:eastAsia="Times New Roman" w:hAnsi="Times New Roman" w:cs="Times New Roman"/>
          <w:sz w:val="24"/>
          <w:szCs w:val="24"/>
        </w:rPr>
        <w:t>lake boundaries.</w:t>
      </w:r>
    </w:p>
    <w:p w14:paraId="2FDACF23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2C4DA68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bookmarkStart w:id="171" w:name="_6mc5pfc13zyv" w:colFirst="0" w:colLast="0"/>
      <w:bookmarkEnd w:id="171"/>
      <w:r w:rsidRPr="00B65ED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Autochthonous DOC and POC </w:t>
      </w:r>
    </w:p>
    <w:p w14:paraId="64FBB58D" w14:textId="402DB7AC" w:rsidR="0032009C" w:rsidRPr="00B65ED4" w:rsidRDefault="00AD6967" w:rsidP="002F35B3">
      <w:pPr>
        <w:spacing w:line="48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Our approach 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to modeling autochthon</w:t>
      </w:r>
      <w:ins w:id="172" w:author="immccull@gmail.com" w:date="2018-05-15T10:22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173" w:author="immccull@gmail.com" w:date="2018-05-15T10:22:00Z">
        <w:r w:rsidR="00426BF6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 xml:space="preserve">Table 3, </w:t>
      </w:r>
      <w:proofErr w:type="spellStart"/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Eqs</w:t>
      </w:r>
      <w:proofErr w:type="spellEnd"/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. 3-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4) </w:t>
      </w:r>
      <w:r w:rsidR="008E12EB" w:rsidRPr="00B65ED4">
        <w:rPr>
          <w:rFonts w:ascii="Times New Roman" w:eastAsia="Times New Roman" w:hAnsi="Times New Roman" w:cs="Times New Roman"/>
          <w:sz w:val="24"/>
          <w:szCs w:val="24"/>
        </w:rPr>
        <w:t>was generally similar to that of allochthon</w:t>
      </w:r>
      <w:ins w:id="174" w:author="immccull@gmail.com" w:date="2018-05-15T10:22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175" w:author="immccull@gmail.com" w:date="2018-05-15T10:22:00Z">
        <w:r w:rsidR="008E12EB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8E12EB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for leaching, mineralization, export, and burial (</w:t>
      </w:r>
      <w:proofErr w:type="spellStart"/>
      <w:r w:rsidR="008E12EB" w:rsidRPr="00B65ED4">
        <w:rPr>
          <w:rFonts w:ascii="Times New Roman" w:eastAsia="Times New Roman" w:hAnsi="Times New Roman" w:cs="Times New Roman"/>
          <w:sz w:val="24"/>
          <w:szCs w:val="24"/>
        </w:rPr>
        <w:t>Eqs</w:t>
      </w:r>
      <w:proofErr w:type="spellEnd"/>
      <w:r w:rsidR="008E12EB" w:rsidRPr="00B65ED4">
        <w:rPr>
          <w:rFonts w:ascii="Times New Roman" w:eastAsia="Times New Roman" w:hAnsi="Times New Roman" w:cs="Times New Roman"/>
          <w:sz w:val="24"/>
          <w:szCs w:val="24"/>
        </w:rPr>
        <w:t>. 3.3-3.5, 4.2</w:t>
      </w:r>
      <w:r w:rsidR="00E70A74">
        <w:rPr>
          <w:rFonts w:ascii="Times New Roman" w:eastAsia="Times New Roman" w:hAnsi="Times New Roman" w:cs="Times New Roman"/>
          <w:sz w:val="24"/>
          <w:szCs w:val="24"/>
        </w:rPr>
        <w:t>-4.3</w:t>
      </w:r>
      <w:r w:rsidR="008E12EB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but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differed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in the input terms</w:t>
      </w:r>
      <w:r w:rsidR="00B321CC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57EF">
        <w:rPr>
          <w:rFonts w:ascii="Times New Roman" w:eastAsia="Times New Roman" w:hAnsi="Times New Roman" w:cs="Times New Roman"/>
          <w:sz w:val="24"/>
          <w:szCs w:val="24"/>
        </w:rPr>
        <w:t>NPPDOC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 xml:space="preserve">(Eq. 3.2) and </w:t>
      </w:r>
      <w:r w:rsidR="008B57EF">
        <w:rPr>
          <w:rFonts w:ascii="Times New Roman" w:eastAsia="Times New Roman" w:hAnsi="Times New Roman" w:cs="Times New Roman"/>
          <w:sz w:val="24"/>
          <w:szCs w:val="24"/>
        </w:rPr>
        <w:t>NPPPOC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>(Eq. 4.1)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>Total autochthon</w:t>
      </w:r>
      <w:ins w:id="176" w:author="immccull@gmail.com" w:date="2018-05-15T10:32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177" w:author="immccull@gmail.com" w:date="2018-05-15T10:32:00Z">
        <w:r w:rsidR="0007065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(NPP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TOT</w:t>
      </w:r>
      <w:r w:rsidR="0098092C" w:rsidRPr="00B65ED4">
        <w:rPr>
          <w:rFonts w:ascii="Times New Roman" w:eastAsia="Times New Roman" w:hAnsi="Times New Roman" w:cs="Times New Roman"/>
          <w:sz w:val="24"/>
          <w:szCs w:val="24"/>
        </w:rPr>
        <w:t>, Eq. 3.1) wa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 xml:space="preserve">s the product of </w:t>
      </w:r>
      <w:r w:rsidR="002746E7" w:rsidRPr="00B65ED4">
        <w:rPr>
          <w:rFonts w:ascii="Times New Roman" w:eastAsia="Times New Roman" w:hAnsi="Times New Roman" w:cs="Times New Roman"/>
          <w:sz w:val="24"/>
          <w:szCs w:val="24"/>
        </w:rPr>
        <w:t>GPP</w:t>
      </w:r>
      <w:r w:rsidR="0098092C" w:rsidRPr="00B65ED4">
        <w:rPr>
          <w:rFonts w:ascii="Times New Roman" w:eastAsia="Times New Roman" w:hAnsi="Times New Roman" w:cs="Times New Roman"/>
          <w:sz w:val="24"/>
          <w:szCs w:val="24"/>
        </w:rPr>
        <w:t>, which wa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modeled as a function of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3A30" w:rsidRPr="00B65ED4">
        <w:rPr>
          <w:rFonts w:ascii="Times New Roman" w:eastAsia="Times New Roman" w:hAnsi="Times New Roman" w:cs="Times New Roman"/>
          <w:sz w:val="24"/>
          <w:szCs w:val="24"/>
        </w:rPr>
        <w:t>chl</w:t>
      </w:r>
      <w:proofErr w:type="spellEnd"/>
      <w:r w:rsidR="00D43A30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3A30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793A49"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9A403A" w:rsidRPr="00B65ED4">
        <w:rPr>
          <w:rFonts w:ascii="Times New Roman" w:eastAsia="Times New Roman" w:hAnsi="Times New Roman" w:cs="Times New Roman"/>
          <w:sz w:val="24"/>
          <w:szCs w:val="24"/>
        </w:rPr>
        <w:t>µ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g L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mixing depth (</w:t>
      </w:r>
      <w:proofErr w:type="spellStart"/>
      <w:r w:rsidR="00D4048B" w:rsidRPr="00B65ED4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mix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ins w:id="178" w:author="immccull@gmail.com" w:date="2018-05-15T09:50:00Z">
        <w:r w:rsidR="002A6844">
          <w:rPr>
            <w:rFonts w:ascii="Times New Roman" w:eastAsia="Times New Roman" w:hAnsi="Times New Roman" w:cs="Times New Roman"/>
            <w:sz w:val="24"/>
            <w:szCs w:val="24"/>
          </w:rPr>
          <w:t xml:space="preserve"> (set to half of photic depth; m)</w:t>
        </w:r>
      </w:ins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and surface water temperature (</w:t>
      </w:r>
      <w:r w:rsidR="00426BF6" w:rsidRPr="00B65ED4">
        <w:rPr>
          <w:rFonts w:ascii="Times New Roman" w:eastAsia="Times New Roman" w:hAnsi="Times New Roman" w:cs="Times New Roman"/>
          <w:sz w:val="24"/>
          <w:szCs w:val="24"/>
        </w:rPr>
        <w:t xml:space="preserve">T,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°C) per Morin et al. (1999)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 xml:space="preserve">, and the proportion of 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</w:rPr>
        <w:t>GPP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 xml:space="preserve"> not respired by 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autotrophs (1-R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Autotroph</w:t>
      </w:r>
      <w:r w:rsidR="00070658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GPP function was calculated using observed temperature and </w:t>
      </w:r>
      <w:proofErr w:type="spellStart"/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>chl</w:t>
      </w:r>
      <w:proofErr w:type="spellEnd"/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964861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 xml:space="preserve"> data that ranged from 5-25 °C and 1-1000 mg m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>, respectively, across all lakes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Since </w:t>
      </w:r>
      <w:r w:rsidR="005466DF" w:rsidRPr="00B65ED4">
        <w:rPr>
          <w:rFonts w:ascii="Times New Roman" w:eastAsia="Times New Roman" w:hAnsi="Times New Roman" w:cs="Times New Roman"/>
          <w:sz w:val="24"/>
          <w:szCs w:val="24"/>
        </w:rPr>
        <w:t>models of GPP are not well constrained at low temperatures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we set GPP to zero if surface water temperatures were &lt; 4 </w:t>
      </w:r>
      <w:r w:rsidR="00E24120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°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del w:id="179" w:author="immccull@gmail.com" w:date="2018-05-15T09:52:00Z">
        <w:r w:rsidR="00917B72" w:rsidRPr="00B65ED4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, as this is the </w:delText>
        </w:r>
      </w:del>
      <w:del w:id="180" w:author="immccull@gmail.com" w:date="2018-05-15T09:51:00Z">
        <w:r w:rsidR="00917B72" w:rsidRPr="00B65ED4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maximum density of water and a </w:delText>
        </w:r>
      </w:del>
      <w:del w:id="181" w:author="immccull@gmail.com" w:date="2018-05-15T09:52:00Z">
        <w:r w:rsidR="00917B72" w:rsidRPr="00B65ED4" w:rsidDel="002A6844">
          <w:rPr>
            <w:rFonts w:ascii="Times New Roman" w:eastAsia="Times New Roman" w:hAnsi="Times New Roman" w:cs="Times New Roman"/>
            <w:sz w:val="24"/>
            <w:szCs w:val="24"/>
          </w:rPr>
          <w:delText>point at which lakes would no longer be stratified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Chl</w:t>
      </w:r>
      <w:proofErr w:type="spellEnd"/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3A49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concentrations were converted from volume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>tric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areal units by multiplying by photic depth, which was estimated from Secchi depth (m; Wetzel </w:t>
      </w:r>
      <w:r w:rsidR="004C7B82" w:rsidRPr="00B65ED4">
        <w:rPr>
          <w:rFonts w:ascii="Times New Roman" w:eastAsia="Times New Roman" w:hAnsi="Times New Roman" w:cs="Times New Roman"/>
          <w:sz w:val="24"/>
          <w:szCs w:val="24"/>
        </w:rPr>
        <w:t>2001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A3753A">
        <w:rPr>
          <w:rFonts w:ascii="Times New Roman" w:eastAsia="Times New Roman" w:hAnsi="Times New Roman" w:cs="Times New Roman"/>
          <w:sz w:val="24"/>
          <w:szCs w:val="24"/>
        </w:rPr>
        <w:t>The DOC fraction of total NPP (</w:t>
      </w:r>
      <w:r w:rsidR="008B57EF">
        <w:rPr>
          <w:rFonts w:ascii="Times New Roman" w:eastAsia="Times New Roman" w:hAnsi="Times New Roman" w:cs="Times New Roman"/>
          <w:sz w:val="24"/>
          <w:szCs w:val="24"/>
        </w:rPr>
        <w:t>NPPDOC</w:t>
      </w:r>
      <w:r w:rsidR="00A3753A">
        <w:rPr>
          <w:rFonts w:ascii="Times New Roman" w:eastAsia="Times New Roman" w:hAnsi="Times New Roman" w:cs="Times New Roman"/>
          <w:sz w:val="24"/>
          <w:szCs w:val="24"/>
        </w:rPr>
        <w:t>) was calculated</w:t>
      </w:r>
      <w:r w:rsidR="00B12BFC" w:rsidRPr="00B65ED4">
        <w:rPr>
          <w:rFonts w:ascii="Times New Roman" w:eastAsia="Times New Roman" w:hAnsi="Times New Roman" w:cs="Times New Roman"/>
          <w:sz w:val="24"/>
          <w:szCs w:val="24"/>
        </w:rPr>
        <w:t xml:space="preserve"> using the Pace and Prairie (2005) negative exponential equation</w:t>
      </w:r>
      <w:r w:rsidR="00A3753A">
        <w:rPr>
          <w:rFonts w:ascii="Times New Roman" w:eastAsia="Times New Roman" w:hAnsi="Times New Roman" w:cs="Times New Roman"/>
          <w:sz w:val="24"/>
          <w:szCs w:val="24"/>
        </w:rPr>
        <w:t xml:space="preserve"> (Eq. 3.2)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</w:rPr>
        <w:t>. The remainder of NPP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TOT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53A">
        <w:rPr>
          <w:rFonts w:ascii="Times New Roman" w:eastAsia="Times New Roman" w:hAnsi="Times New Roman" w:cs="Times New Roman"/>
          <w:sz w:val="24"/>
          <w:szCs w:val="24"/>
        </w:rPr>
        <w:t>wa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</w:rPr>
        <w:t>s a</w:t>
      </w:r>
      <w:r w:rsidR="00964861" w:rsidRPr="00B65ED4">
        <w:rPr>
          <w:rFonts w:ascii="Times New Roman" w:eastAsia="Times New Roman" w:hAnsi="Times New Roman" w:cs="Times New Roman"/>
          <w:sz w:val="24"/>
          <w:szCs w:val="24"/>
        </w:rPr>
        <w:t>ttributed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POC (</w:t>
      </w:r>
      <w:r w:rsidR="008B57EF">
        <w:rPr>
          <w:rFonts w:ascii="Times New Roman" w:eastAsia="Times New Roman" w:hAnsi="Times New Roman" w:cs="Times New Roman"/>
          <w:sz w:val="24"/>
          <w:szCs w:val="24"/>
        </w:rPr>
        <w:t>NPPPOC</w:t>
      </w:r>
      <w:r w:rsidR="00694AAD" w:rsidRPr="00B65ED4">
        <w:rPr>
          <w:rFonts w:ascii="Times New Roman" w:eastAsia="Times New Roman" w:hAnsi="Times New Roman" w:cs="Times New Roman"/>
          <w:sz w:val="24"/>
          <w:szCs w:val="24"/>
        </w:rPr>
        <w:t>, Eq. 4.1).</w:t>
      </w:r>
      <w:r w:rsidR="00B12BF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70C009" w14:textId="3465A7A6" w:rsidR="00E72FBD" w:rsidRPr="00B65ED4" w:rsidRDefault="00CF060D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commentRangeStart w:id="182"/>
      <w:commentRangeStart w:id="183"/>
      <w:r w:rsidRPr="00B65ED4">
        <w:rPr>
          <w:rFonts w:ascii="Times New Roman" w:eastAsia="Times New Roman" w:hAnsi="Times New Roman" w:cs="Times New Roman"/>
          <w:sz w:val="24"/>
          <w:szCs w:val="24"/>
        </w:rPr>
        <w:t>Water column d</w:t>
      </w:r>
      <w:r w:rsidR="00317B4F" w:rsidRPr="00B65ED4">
        <w:rPr>
          <w:rFonts w:ascii="Times New Roman" w:eastAsia="Times New Roman" w:hAnsi="Times New Roman" w:cs="Times New Roman"/>
          <w:sz w:val="24"/>
          <w:szCs w:val="24"/>
        </w:rPr>
        <w:t xml:space="preserve">issolved </w:t>
      </w:r>
      <w:r w:rsidR="00D4048B" w:rsidRPr="00B65ED4">
        <w:rPr>
          <w:rFonts w:ascii="Times New Roman" w:eastAsia="Times New Roman" w:hAnsi="Times New Roman" w:cs="Times New Roman"/>
          <w:sz w:val="24"/>
          <w:szCs w:val="24"/>
        </w:rPr>
        <w:t>o</w:t>
      </w:r>
      <w:r w:rsidR="000E47C5" w:rsidRPr="00B65ED4">
        <w:rPr>
          <w:rFonts w:ascii="Times New Roman" w:eastAsia="Times New Roman" w:hAnsi="Times New Roman" w:cs="Times New Roman"/>
          <w:sz w:val="24"/>
          <w:szCs w:val="24"/>
        </w:rPr>
        <w:t>xygen (DO</w:t>
      </w:r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 xml:space="preserve">) was used to constrain net ecosystem production </w:t>
      </w:r>
      <w:commentRangeEnd w:id="182"/>
      <w:r w:rsidR="00716E79">
        <w:rPr>
          <w:rStyle w:val="CommentReference"/>
        </w:rPr>
        <w:commentReference w:id="182"/>
      </w:r>
      <w:commentRangeEnd w:id="183"/>
      <w:r w:rsidR="00372E87">
        <w:rPr>
          <w:rStyle w:val="CommentReference"/>
        </w:rPr>
        <w:commentReference w:id="183"/>
      </w:r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>(N</w:t>
      </w:r>
      <w:r w:rsidR="0031798E">
        <w:rPr>
          <w:rFonts w:ascii="Times New Roman" w:eastAsia="Times New Roman" w:hAnsi="Times New Roman" w:cs="Times New Roman"/>
          <w:sz w:val="24"/>
          <w:szCs w:val="24"/>
        </w:rPr>
        <w:t>EPOC</w:t>
      </w:r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17B4F" w:rsidRPr="00B65ED4">
        <w:rPr>
          <w:rFonts w:ascii="Times New Roman" w:eastAsia="Times New Roman" w:hAnsi="Times New Roman" w:cs="Times New Roman"/>
          <w:sz w:val="24"/>
          <w:szCs w:val="24"/>
        </w:rPr>
        <w:t>Eq. 5.1)</w:t>
      </w:r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>, under the assumption that at short time scales and under pseudo-equilibrium conditions, atmospheric exchange (</w:t>
      </w:r>
      <w:proofErr w:type="spellStart"/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>F</w:t>
      </w:r>
      <w:r w:rsidR="00C6312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atm</w:t>
      </w:r>
      <w:proofErr w:type="spellEnd"/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98092C" w:rsidRPr="00B65ED4">
        <w:rPr>
          <w:rFonts w:ascii="Times New Roman" w:eastAsia="Times New Roman" w:hAnsi="Times New Roman" w:cs="Times New Roman"/>
          <w:sz w:val="24"/>
          <w:szCs w:val="24"/>
        </w:rPr>
        <w:t>approximated</w:t>
      </w:r>
      <w:r w:rsidR="00C631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="0031798E">
        <w:rPr>
          <w:rFonts w:ascii="Times New Roman" w:eastAsia="Times New Roman" w:hAnsi="Times New Roman" w:cs="Times New Roman"/>
          <w:sz w:val="24"/>
          <w:szCs w:val="24"/>
        </w:rPr>
        <w:t>EPOC</w:t>
      </w:r>
      <w:r w:rsidR="00317B4F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atm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58E">
        <w:rPr>
          <w:rFonts w:ascii="Times New Roman" w:eastAsia="Times New Roman" w:hAnsi="Times New Roman" w:cs="Times New Roman"/>
          <w:sz w:val="24"/>
          <w:szCs w:val="24"/>
        </w:rPr>
        <w:t>(Eq. 5.</w:t>
      </w:r>
      <w:r w:rsidR="00B00015">
        <w:rPr>
          <w:rFonts w:ascii="Times New Roman" w:eastAsia="Times New Roman" w:hAnsi="Times New Roman" w:cs="Times New Roman"/>
          <w:sz w:val="24"/>
          <w:szCs w:val="24"/>
        </w:rPr>
        <w:t>2</w:t>
      </w:r>
      <w:r w:rsidR="005D758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was calculated as</w:t>
      </w:r>
      <w:r w:rsidR="005D758E">
        <w:rPr>
          <w:rFonts w:ascii="Times New Roman" w:eastAsia="Times New Roman" w:hAnsi="Times New Roman" w:cs="Times New Roman"/>
          <w:sz w:val="24"/>
          <w:szCs w:val="24"/>
        </w:rPr>
        <w:t xml:space="preserve"> a function of </w:t>
      </w:r>
      <w:commentRangeStart w:id="184"/>
      <w:r w:rsidRPr="00B65ED4">
        <w:rPr>
          <w:rFonts w:ascii="Times New Roman" w:eastAsia="Times New Roman" w:hAnsi="Times New Roman" w:cs="Times New Roman"/>
          <w:sz w:val="24"/>
          <w:szCs w:val="24"/>
        </w:rPr>
        <w:t>piston velocity</w:t>
      </w:r>
      <w:r w:rsidR="005D758E">
        <w:rPr>
          <w:rFonts w:ascii="Times New Roman" w:eastAsia="Times New Roman" w:hAnsi="Times New Roman" w:cs="Times New Roman"/>
          <w:sz w:val="24"/>
          <w:szCs w:val="24"/>
        </w:rPr>
        <w:t xml:space="preserve"> (k)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set to 0.7 m d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commentRangeEnd w:id="184"/>
      <w:r w:rsidR="00716E79">
        <w:rPr>
          <w:rStyle w:val="CommentReference"/>
        </w:rPr>
        <w:commentReference w:id="184"/>
      </w:r>
      <w:ins w:id="185" w:author="Hilary Dugan" w:date="2018-05-15T15:27:00Z">
        <w:r w:rsidR="00372E87">
          <w:rPr>
            <w:rFonts w:ascii="Times New Roman" w:eastAsia="Times New Roman" w:hAnsi="Times New Roman" w:cs="Times New Roman"/>
            <w:sz w:val="24"/>
            <w:szCs w:val="24"/>
          </w:rPr>
          <w:t xml:space="preserve"> (with no wind speed data, this is a conservative estimate)</w:t>
        </w:r>
      </w:ins>
      <w:r w:rsidR="005D758E">
        <w:rPr>
          <w:rFonts w:ascii="Times New Roman" w:eastAsia="Times New Roman" w:hAnsi="Times New Roman" w:cs="Times New Roman"/>
          <w:sz w:val="24"/>
          <w:szCs w:val="24"/>
        </w:rPr>
        <w:t>, DO and DO saturation,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del w:id="186" w:author="immccull@gmail.com" w:date="2018-05-15T09:50:00Z">
        <w:r w:rsidRPr="00B65ED4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 the mixing depth,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mix</w:t>
      </w:r>
      <w:proofErr w:type="spellEnd"/>
      <w:del w:id="187" w:author="immccull@gmail.com" w:date="2018-05-15T09:50:00Z">
        <w:r w:rsidRPr="005D758E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, </w:delText>
        </w:r>
        <w:r w:rsidR="005D758E" w:rsidRPr="005D758E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which </w:delText>
        </w:r>
        <w:r w:rsidRPr="005D758E" w:rsidDel="002A6844">
          <w:rPr>
            <w:rFonts w:ascii="Times New Roman" w:eastAsia="Times New Roman" w:hAnsi="Times New Roman" w:cs="Times New Roman"/>
            <w:sz w:val="24"/>
            <w:szCs w:val="24"/>
          </w:rPr>
          <w:delText>was</w:delText>
        </w:r>
        <w:r w:rsidRPr="00B65ED4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 set equal to half the photic </w:delText>
        </w:r>
        <w:r w:rsidR="00F154ED" w:rsidDel="002A6844">
          <w:rPr>
            <w:rFonts w:ascii="Times New Roman" w:eastAsia="Times New Roman" w:hAnsi="Times New Roman" w:cs="Times New Roman"/>
            <w:sz w:val="24"/>
            <w:szCs w:val="24"/>
          </w:rPr>
          <w:delText xml:space="preserve">zone </w:delText>
        </w:r>
        <w:r w:rsidRPr="00B65ED4" w:rsidDel="002A6844">
          <w:rPr>
            <w:rFonts w:ascii="Times New Roman" w:eastAsia="Times New Roman" w:hAnsi="Times New Roman" w:cs="Times New Roman"/>
            <w:sz w:val="24"/>
            <w:szCs w:val="24"/>
          </w:rPr>
          <w:delText>depth (m)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72FBD" w:rsidRPr="00B65ED4">
        <w:rPr>
          <w:rFonts w:ascii="Times New Roman" w:eastAsia="Times New Roman" w:hAnsi="Times New Roman" w:cs="Times New Roman"/>
          <w:sz w:val="24"/>
          <w:szCs w:val="24"/>
        </w:rPr>
        <w:t>The saturation of DO (</w:t>
      </w:r>
      <w:proofErr w:type="spellStart"/>
      <w:r w:rsidR="000E47C5" w:rsidRPr="00B65ED4">
        <w:rPr>
          <w:rFonts w:ascii="Times New Roman" w:eastAsia="Times New Roman" w:hAnsi="Times New Roman" w:cs="Times New Roman"/>
          <w:sz w:val="24"/>
          <w:szCs w:val="24"/>
        </w:rPr>
        <w:t>DO</w:t>
      </w:r>
      <w:r w:rsidR="005A682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sat</w:t>
      </w:r>
      <w:proofErr w:type="spellEnd"/>
      <w:r w:rsidR="00E72FBD" w:rsidRPr="00B65ED4">
        <w:rPr>
          <w:rFonts w:ascii="Times New Roman" w:eastAsia="Times New Roman" w:hAnsi="Times New Roman" w:cs="Times New Roman"/>
          <w:sz w:val="24"/>
          <w:szCs w:val="24"/>
        </w:rPr>
        <w:t xml:space="preserve">) is temperature dependent and was determined using the Garcia-Benson method in the </w:t>
      </w:r>
      <w:proofErr w:type="spellStart"/>
      <w:r w:rsidR="00E72FBD" w:rsidRPr="00B65ED4">
        <w:rPr>
          <w:rFonts w:ascii="Times New Roman" w:eastAsia="Times New Roman" w:hAnsi="Times New Roman" w:cs="Times New Roman"/>
          <w:sz w:val="24"/>
          <w:szCs w:val="24"/>
        </w:rPr>
        <w:t>LakeMetabolizer</w:t>
      </w:r>
      <w:proofErr w:type="spellEnd"/>
      <w:r w:rsidR="00E72FBD" w:rsidRPr="00B65ED4">
        <w:rPr>
          <w:rFonts w:ascii="Times New Roman" w:eastAsia="Times New Roman" w:hAnsi="Times New Roman" w:cs="Times New Roman"/>
          <w:sz w:val="24"/>
          <w:szCs w:val="24"/>
        </w:rPr>
        <w:t xml:space="preserve"> R package (Winslow et al. 2016). </w:t>
      </w:r>
      <w:r w:rsidR="00D47DEE" w:rsidRPr="00B65ED4">
        <w:rPr>
          <w:rFonts w:ascii="Times New Roman" w:eastAsia="Times New Roman" w:hAnsi="Times New Roman" w:cs="Times New Roman"/>
          <w:sz w:val="24"/>
          <w:szCs w:val="24"/>
        </w:rPr>
        <w:t xml:space="preserve">Heterotrophic respiration </w:t>
      </w:r>
      <w:ins w:id="188" w:author="immccull@gmail.com" w:date="2018-05-15T09:56:00Z">
        <w:r w:rsidR="002A6844">
          <w:rPr>
            <w:rFonts w:ascii="Times New Roman" w:eastAsia="Times New Roman" w:hAnsi="Times New Roman" w:cs="Times New Roman"/>
            <w:sz w:val="24"/>
            <w:szCs w:val="24"/>
          </w:rPr>
          <w:t>(</w:t>
        </w:r>
        <w:proofErr w:type="spellStart"/>
        <w:r w:rsidR="002A6844">
          <w:rPr>
            <w:rFonts w:ascii="Times New Roman" w:eastAsia="Times New Roman" w:hAnsi="Times New Roman" w:cs="Times New Roman"/>
            <w:sz w:val="24"/>
            <w:szCs w:val="24"/>
          </w:rPr>
          <w:t>R</w:t>
        </w:r>
        <w:r w:rsidR="002A6844" w:rsidRPr="002A6844">
          <w:rPr>
            <w:rFonts w:ascii="Times New Roman" w:eastAsia="Times New Roman" w:hAnsi="Times New Roman" w:cs="Times New Roman"/>
            <w:sz w:val="24"/>
            <w:szCs w:val="24"/>
            <w:vertAlign w:val="subscript"/>
            <w:rPrChange w:id="189" w:author="immccull@gmail.com" w:date="2018-05-15T09:57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HTot</w:t>
        </w:r>
        <w:proofErr w:type="spellEnd"/>
        <w:r w:rsidR="002A6844">
          <w:rPr>
            <w:rFonts w:ascii="Times New Roman" w:eastAsia="Times New Roman" w:hAnsi="Times New Roman" w:cs="Times New Roman"/>
            <w:sz w:val="24"/>
            <w:szCs w:val="24"/>
          </w:rPr>
          <w:t xml:space="preserve">) </w:t>
        </w:r>
      </w:ins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calculated as a function of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654AB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654AB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 (g m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-3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) in the photic zone, epilimnion temperature</w:t>
      </w:r>
      <w:r w:rsidR="004725D4" w:rsidRPr="00B65ED4">
        <w:rPr>
          <w:rFonts w:ascii="Times New Roman" w:eastAsia="Times New Roman" w:hAnsi="Times New Roman" w:cs="Times New Roman"/>
          <w:sz w:val="24"/>
          <w:szCs w:val="24"/>
        </w:rPr>
        <w:t xml:space="preserve"> (assumed to be uniform through the photic zone)</w:t>
      </w:r>
      <w:r w:rsidR="004E3080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two</w:t>
      </w:r>
      <w:r w:rsidR="007E4525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D5937" w:rsidRPr="00B65ED4">
        <w:rPr>
          <w:rFonts w:ascii="Times New Roman" w:eastAsia="Times New Roman" w:hAnsi="Times New Roman" w:cs="Times New Roman"/>
          <w:sz w:val="24"/>
          <w:szCs w:val="24"/>
        </w:rPr>
        <w:t>calibrated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parameters: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654AB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654ABC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654ABC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654ABC" w:rsidRPr="00B65ED4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(Table</w:t>
      </w:r>
      <w:r w:rsidR="00034BD1" w:rsidRPr="00B65ED4">
        <w:rPr>
          <w:rFonts w:ascii="Times New Roman" w:eastAsia="Times New Roman" w:hAnsi="Times New Roman" w:cs="Times New Roman"/>
          <w:sz w:val="24"/>
          <w:szCs w:val="24"/>
        </w:rPr>
        <w:t>s 2-3,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Eqs</w:t>
      </w:r>
      <w:proofErr w:type="spellEnd"/>
      <w:r w:rsidR="00F55FEA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654ABC" w:rsidRPr="00B65ED4">
        <w:rPr>
          <w:rFonts w:ascii="Times New Roman" w:eastAsia="Times New Roman" w:hAnsi="Times New Roman" w:cs="Times New Roman"/>
          <w:sz w:val="24"/>
          <w:szCs w:val="24"/>
        </w:rPr>
        <w:t xml:space="preserve"> 1.4, 3.4</w:t>
      </w:r>
      <w:r w:rsidR="00D47DEE" w:rsidRPr="00B65ED4">
        <w:rPr>
          <w:rFonts w:ascii="Times New Roman" w:eastAsia="Times New Roman" w:hAnsi="Times New Roman" w:cs="Times New Roman"/>
          <w:sz w:val="24"/>
          <w:szCs w:val="24"/>
        </w:rPr>
        <w:t>, 5.12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 (see Model calibration and uncertainty analysis)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00B15" w:rsidRPr="00B65ED4">
        <w:rPr>
          <w:rFonts w:ascii="Times New Roman" w:eastAsia="Times New Roman" w:hAnsi="Times New Roman" w:cs="Times New Roman"/>
          <w:sz w:val="24"/>
          <w:szCs w:val="24"/>
        </w:rPr>
        <w:t>We determined epilimnion temperature by averaging</w:t>
      </w:r>
      <w:r w:rsidR="005B125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0B15" w:rsidRPr="00B65ED4">
        <w:rPr>
          <w:rFonts w:ascii="Times New Roman" w:eastAsia="Times New Roman" w:hAnsi="Times New Roman" w:cs="Times New Roman"/>
          <w:sz w:val="24"/>
          <w:szCs w:val="24"/>
        </w:rPr>
        <w:t>observed temperatures throughout the photic zone when data were available</w:t>
      </w:r>
      <w:r w:rsidR="00D47DEE" w:rsidRPr="00B65ED4">
        <w:rPr>
          <w:rFonts w:ascii="Times New Roman" w:eastAsia="Times New Roman" w:hAnsi="Times New Roman" w:cs="Times New Roman"/>
          <w:sz w:val="24"/>
          <w:szCs w:val="24"/>
        </w:rPr>
        <w:t xml:space="preserve"> from multiple depths</w:t>
      </w:r>
      <w:r w:rsidR="00600B15" w:rsidRPr="00B65ED4">
        <w:rPr>
          <w:rFonts w:ascii="Times New Roman" w:eastAsia="Times New Roman" w:hAnsi="Times New Roman" w:cs="Times New Roman"/>
          <w:sz w:val="24"/>
          <w:szCs w:val="24"/>
        </w:rPr>
        <w:t>, but otherw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ise used surface temperature 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="00600B15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2B83DCA2" w14:textId="77777777" w:rsidR="005A6824" w:rsidRPr="00B65ED4" w:rsidRDefault="005A6824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90" w:name="_ny5h27mmaq7k" w:colFirst="0" w:colLast="0"/>
      <w:bookmarkStart w:id="191" w:name="_l03fr54i2e0u" w:colFirst="0" w:colLast="0"/>
      <w:bookmarkEnd w:id="190"/>
      <w:bookmarkEnd w:id="191"/>
    </w:p>
    <w:p w14:paraId="7CB3F1A3" w14:textId="77777777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Model calibration</w:t>
      </w:r>
      <w:r w:rsidR="008D467A"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and uncertainty analysis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1E4A02A9" w14:textId="25C8054C" w:rsidR="00B65474" w:rsidRPr="00B65ED4" w:rsidRDefault="007D3D0C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The collinearity of the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four </w:t>
      </w:r>
      <w:r w:rsidR="000D0D2C" w:rsidRPr="00B65ED4">
        <w:rPr>
          <w:rFonts w:ascii="Times New Roman" w:eastAsia="Times New Roman" w:hAnsi="Times New Roman" w:cs="Times New Roman"/>
          <w:sz w:val="24"/>
          <w:szCs w:val="24"/>
        </w:rPr>
        <w:t xml:space="preserve">free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parameters in the model (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respiration: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E72FBD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E72FBD" w:rsidRPr="00B65ED4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Autoch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burial: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E72FBD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E72FBD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E72FBD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; Table 2)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tested using the </w:t>
      </w:r>
      <w:proofErr w:type="spellStart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collin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function in the R package FME 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Soetaert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Petzoldt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2010). In general, when the collinearity index is less than 20, linear independence is assumed</w:t>
      </w:r>
      <w:r w:rsidR="000928B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928B1" w:rsidRPr="00B65ED4">
        <w:rPr>
          <w:rFonts w:ascii="Times New Roman" w:eastAsia="Times New Roman" w:hAnsi="Times New Roman" w:cs="Times New Roman"/>
          <w:sz w:val="24"/>
          <w:szCs w:val="24"/>
        </w:rPr>
        <w:t xml:space="preserve">Brun </w:t>
      </w:r>
      <w:r w:rsidR="000928B1">
        <w:rPr>
          <w:rFonts w:ascii="Times New Roman" w:eastAsia="Times New Roman" w:hAnsi="Times New Roman" w:cs="Times New Roman"/>
          <w:sz w:val="24"/>
          <w:szCs w:val="24"/>
        </w:rPr>
        <w:t xml:space="preserve">et al. </w:t>
      </w:r>
      <w:r w:rsidR="000928B1" w:rsidRPr="00B65ED4">
        <w:rPr>
          <w:rFonts w:ascii="Times New Roman" w:eastAsia="Times New Roman" w:hAnsi="Times New Roman" w:cs="Times New Roman"/>
          <w:sz w:val="24"/>
          <w:szCs w:val="24"/>
        </w:rPr>
        <w:t xml:space="preserve">2001, </w:t>
      </w:r>
      <w:proofErr w:type="spellStart"/>
      <w:r w:rsidR="000928B1" w:rsidRPr="00B65ED4">
        <w:rPr>
          <w:rFonts w:ascii="Times New Roman" w:eastAsia="Times New Roman" w:hAnsi="Times New Roman" w:cs="Times New Roman"/>
          <w:sz w:val="24"/>
          <w:szCs w:val="24"/>
        </w:rPr>
        <w:t>Omlin</w:t>
      </w:r>
      <w:proofErr w:type="spellEnd"/>
      <w:r w:rsidR="000928B1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2001</w:t>
      </w:r>
      <w:r w:rsidR="000928B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Finding low collinearity, the four parameters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were fit by minimizing the sum of the squared residuals of DOC and DO</w:t>
      </w:r>
      <w:ins w:id="192" w:author="Hilary Dugan" w:date="2018-05-15T15:38:00Z">
        <w:r w:rsidR="0091752D">
          <w:rPr>
            <w:rFonts w:ascii="Times New Roman" w:eastAsia="Times New Roman" w:hAnsi="Times New Roman" w:cs="Times New Roman"/>
            <w:sz w:val="24"/>
            <w:szCs w:val="24"/>
          </w:rPr>
          <w:t xml:space="preserve">. DO residuals were weighted 0.25 that of DOC, </w:t>
        </w:r>
      </w:ins>
      <w:ins w:id="193" w:author="Hilary Dugan" w:date="2018-05-15T15:39:00Z">
        <w:r w:rsidR="0091752D">
          <w:rPr>
            <w:rFonts w:ascii="Times New Roman" w:eastAsia="Times New Roman" w:hAnsi="Times New Roman" w:cs="Times New Roman"/>
            <w:sz w:val="24"/>
            <w:szCs w:val="24"/>
          </w:rPr>
          <w:t xml:space="preserve">and total number of residuals were </w:t>
        </w:r>
      </w:ins>
      <w:moveToRangeStart w:id="194" w:author="Hilary Dugan" w:date="2018-05-15T15:39:00Z" w:name="move514162100"/>
      <w:moveTo w:id="195" w:author="Hilary Dugan" w:date="2018-05-15T15:39:00Z">
        <w:r w:rsidR="0091752D" w:rsidRPr="00B65ED4">
          <w:rPr>
            <w:rFonts w:ascii="Times New Roman" w:eastAsia="Times New Roman" w:hAnsi="Times New Roman" w:cs="Times New Roman"/>
            <w:sz w:val="24"/>
            <w:szCs w:val="24"/>
          </w:rPr>
          <w:t xml:space="preserve">equally weighted </w:t>
        </w:r>
        <w:del w:id="196" w:author="Hilary Dugan" w:date="2018-05-15T15:39:00Z">
          <w:r w:rsidR="0091752D" w:rsidRPr="00B65ED4" w:rsidDel="0091752D">
            <w:rPr>
              <w:rFonts w:ascii="Times New Roman" w:eastAsia="Times New Roman" w:hAnsi="Times New Roman" w:cs="Times New Roman"/>
              <w:sz w:val="24"/>
              <w:szCs w:val="24"/>
            </w:rPr>
            <w:delText>by number of observations</w:delText>
          </w:r>
        </w:del>
      </w:moveTo>
      <w:ins w:id="197" w:author="Hilary Dugan" w:date="2018-05-15T15:39:00Z">
        <w:r w:rsidR="0091752D">
          <w:rPr>
            <w:rFonts w:ascii="Times New Roman" w:eastAsia="Times New Roman" w:hAnsi="Times New Roman" w:cs="Times New Roman"/>
            <w:sz w:val="24"/>
            <w:szCs w:val="24"/>
          </w:rPr>
          <w:t xml:space="preserve">between DO and </w:t>
        </w:r>
        <w:proofErr w:type="gramStart"/>
        <w:r w:rsidR="0091752D">
          <w:rPr>
            <w:rFonts w:ascii="Times New Roman" w:eastAsia="Times New Roman" w:hAnsi="Times New Roman" w:cs="Times New Roman"/>
            <w:sz w:val="24"/>
            <w:szCs w:val="24"/>
          </w:rPr>
          <w:t>DOC</w:t>
        </w:r>
      </w:ins>
      <w:moveTo w:id="198" w:author="Hilary Dugan" w:date="2018-05-15T15:39:00Z">
        <w:r w:rsidR="0091752D" w:rsidRPr="00B65ED4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moveTo>
      <w:moveToRangeEnd w:id="194"/>
      <w:ins w:id="199" w:author="Hilary Dugan" w:date="2018-05-15T15:38:00Z">
        <w:r w:rsidR="0091752D">
          <w:rPr>
            <w:rFonts w:ascii="Times New Roman" w:eastAsia="Times New Roman" w:hAnsi="Times New Roman" w:cs="Times New Roman"/>
            <w:sz w:val="24"/>
            <w:szCs w:val="24"/>
          </w:rPr>
          <w:t>.</w:t>
        </w:r>
        <w:proofErr w:type="gramEnd"/>
        <w:r w:rsidR="0091752D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del w:id="200" w:author="Hilary Dugan" w:date="2018-05-15T15:38:00Z">
        <w:r w:rsidR="00BF7B28" w:rsidDel="0091752D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</w:del>
      <w:r w:rsidR="00BF7B2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moveFromRangeStart w:id="201" w:author="Hilary Dugan" w:date="2018-05-15T15:39:00Z" w:name="move514162100"/>
      <w:moveFrom w:id="202" w:author="Hilary Dugan" w:date="2018-05-15T15:39:00Z">
        <w:r w:rsidR="00B80037" w:rsidRPr="00B65ED4" w:rsidDel="0091752D">
          <w:rPr>
            <w:rFonts w:ascii="Times New Roman" w:eastAsia="Times New Roman" w:hAnsi="Times New Roman" w:cs="Times New Roman"/>
            <w:sz w:val="24"/>
            <w:szCs w:val="24"/>
          </w:rPr>
          <w:t xml:space="preserve">equally weighted by number of observations. </w:t>
        </w:r>
      </w:moveFrom>
      <w:moveFromRangeEnd w:id="201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model was fit using a pseudo-random search algorithm in the </w:t>
      </w:r>
      <w:r w:rsidR="005F5211">
        <w:rPr>
          <w:rFonts w:ascii="Times New Roman" w:eastAsia="Times New Roman" w:hAnsi="Times New Roman" w:cs="Times New Roman"/>
          <w:sz w:val="24"/>
          <w:szCs w:val="24"/>
        </w:rPr>
        <w:t xml:space="preserve">FME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package. </w:t>
      </w:r>
      <w:r w:rsidR="00550653" w:rsidRPr="00B65ED4">
        <w:rPr>
          <w:rFonts w:ascii="Times New Roman" w:eastAsia="Times New Roman" w:hAnsi="Times New Roman" w:cs="Times New Roman"/>
          <w:sz w:val="24"/>
          <w:szCs w:val="24"/>
        </w:rPr>
        <w:t>Burial parameters were constrained in the model as a proportion between 0 (no burial of POC) and 1 (all POC is buried).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 was constrained between 0.0003 and 0.03 (d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) based on the range of OC decomposition rates for inland waters with residence times between 1-10 years presented in Catalan et al. (2016).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 was constrained between 0.003 and 0.3 (d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267687">
        <w:rPr>
          <w:rFonts w:ascii="Times New Roman" w:eastAsia="Times New Roman" w:hAnsi="Times New Roman" w:cs="Times New Roman"/>
          <w:sz w:val="24"/>
          <w:szCs w:val="24"/>
        </w:rPr>
        <w:t xml:space="preserve"> (Hanson et al. 2004)</w:t>
      </w:r>
      <w:r w:rsidR="00384BFB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91A20">
        <w:rPr>
          <w:rFonts w:ascii="Times New Roman" w:eastAsia="Times New Roman" w:hAnsi="Times New Roman" w:cs="Times New Roman"/>
          <w:sz w:val="24"/>
          <w:szCs w:val="24"/>
        </w:rPr>
        <w:t>G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oodness of fit w</w:t>
      </w:r>
      <w:r w:rsidR="00F91A20">
        <w:rPr>
          <w:rFonts w:ascii="Times New Roman" w:eastAsia="Times New Roman" w:hAnsi="Times New Roman" w:cs="Times New Roman"/>
          <w:sz w:val="24"/>
          <w:szCs w:val="24"/>
        </w:rPr>
        <w:t>as evaluated with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D3328" w:rsidRPr="00B65ED4">
        <w:rPr>
          <w:rFonts w:ascii="Times New Roman" w:eastAsia="Times New Roman" w:hAnsi="Times New Roman" w:cs="Times New Roman"/>
          <w:sz w:val="24"/>
          <w:szCs w:val="24"/>
        </w:rPr>
        <w:t>root mean square error</w:t>
      </w:r>
      <w:r w:rsidR="00FE436A" w:rsidRPr="00B65ED4">
        <w:rPr>
          <w:rFonts w:ascii="Times New Roman" w:eastAsia="Times New Roman" w:hAnsi="Times New Roman" w:cs="Times New Roman"/>
          <w:sz w:val="24"/>
          <w:szCs w:val="24"/>
        </w:rPr>
        <w:t xml:space="preserve"> (RMSE</w:t>
      </w:r>
      <w:r w:rsidR="001D3328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A529C6">
        <w:rPr>
          <w:rFonts w:ascii="Times New Roman" w:eastAsia="Times New Roman" w:hAnsi="Times New Roman" w:cs="Times New Roman"/>
          <w:sz w:val="24"/>
          <w:szCs w:val="24"/>
        </w:rPr>
        <w:t xml:space="preserve">and Nash-Sutcliffe efficiency </w:t>
      </w:r>
      <w:r w:rsidR="00A6673B">
        <w:rPr>
          <w:rFonts w:ascii="Times New Roman" w:eastAsia="Times New Roman" w:hAnsi="Times New Roman" w:cs="Times New Roman"/>
          <w:sz w:val="24"/>
          <w:szCs w:val="24"/>
        </w:rPr>
        <w:t xml:space="preserve">(NSE) </w:t>
      </w:r>
      <w:r w:rsidR="00A529C6">
        <w:rPr>
          <w:rFonts w:ascii="Times New Roman" w:eastAsia="Times New Roman" w:hAnsi="Times New Roman" w:cs="Times New Roman"/>
          <w:sz w:val="24"/>
          <w:szCs w:val="24"/>
        </w:rPr>
        <w:t xml:space="preserve">scores 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calculated</w:t>
      </w:r>
      <w:r w:rsidR="00A529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commentRangeStart w:id="203"/>
      <w:commentRangeStart w:id="204"/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DOC and DO</w:t>
      </w:r>
      <w:commentRangeEnd w:id="203"/>
      <w:r w:rsidR="00F801C4">
        <w:rPr>
          <w:rStyle w:val="CommentReference"/>
        </w:rPr>
        <w:commentReference w:id="203"/>
      </w:r>
      <w:commentRangeEnd w:id="204"/>
      <w:r w:rsidR="00BD6B6D">
        <w:rPr>
          <w:rStyle w:val="CommentReference"/>
        </w:rPr>
        <w:commentReference w:id="204"/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D3328" w:rsidRPr="00B65ED4">
        <w:rPr>
          <w:rFonts w:ascii="Times New Roman" w:eastAsia="Times New Roman" w:hAnsi="Times New Roman" w:cs="Times New Roman"/>
          <w:sz w:val="24"/>
          <w:szCs w:val="24"/>
        </w:rPr>
        <w:t>for each lake</w:t>
      </w:r>
      <w:r w:rsidR="00F91A20">
        <w:rPr>
          <w:rFonts w:ascii="Times New Roman" w:eastAsia="Times New Roman" w:hAnsi="Times New Roman" w:cs="Times New Roman"/>
          <w:sz w:val="24"/>
          <w:szCs w:val="24"/>
        </w:rPr>
        <w:t xml:space="preserve"> using the </w:t>
      </w:r>
      <w:proofErr w:type="spellStart"/>
      <w:r w:rsidR="00F91A20">
        <w:rPr>
          <w:rFonts w:ascii="Times New Roman" w:eastAsia="Times New Roman" w:hAnsi="Times New Roman" w:cs="Times New Roman"/>
          <w:sz w:val="24"/>
          <w:szCs w:val="24"/>
        </w:rPr>
        <w:t>hydroGOF</w:t>
      </w:r>
      <w:proofErr w:type="spellEnd"/>
      <w:r w:rsidR="00F91A20">
        <w:rPr>
          <w:rFonts w:ascii="Times New Roman" w:eastAsia="Times New Roman" w:hAnsi="Times New Roman" w:cs="Times New Roman"/>
          <w:sz w:val="24"/>
          <w:szCs w:val="24"/>
        </w:rPr>
        <w:t xml:space="preserve"> R package (Zambrano-</w:t>
      </w:r>
      <w:proofErr w:type="spellStart"/>
      <w:r w:rsidR="00F91A20">
        <w:rPr>
          <w:rFonts w:ascii="Times New Roman" w:eastAsia="Times New Roman" w:hAnsi="Times New Roman" w:cs="Times New Roman"/>
          <w:sz w:val="24"/>
          <w:szCs w:val="24"/>
        </w:rPr>
        <w:t>Bigiarini</w:t>
      </w:r>
      <w:proofErr w:type="spellEnd"/>
      <w:r w:rsidR="00F91A20">
        <w:rPr>
          <w:rFonts w:ascii="Times New Roman" w:eastAsia="Times New Roman" w:hAnsi="Times New Roman" w:cs="Times New Roman"/>
          <w:sz w:val="24"/>
          <w:szCs w:val="24"/>
        </w:rPr>
        <w:t xml:space="preserve"> 2017)</w:t>
      </w:r>
      <w:r w:rsidR="001D3328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529C6">
        <w:rPr>
          <w:rFonts w:ascii="Times New Roman" w:eastAsia="Times New Roman" w:hAnsi="Times New Roman" w:cs="Times New Roman"/>
          <w:sz w:val="24"/>
          <w:szCs w:val="24"/>
        </w:rPr>
        <w:t xml:space="preserve">Goodness of fits were reported for DOC and DO because the model was fit to both simultaneously rather than individually.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A sensitivity analysis of each parameter was conducted by allowing the parameter to vary </w:t>
      </w:r>
      <w:r w:rsidR="007013F2" w:rsidRPr="00B65ED4">
        <w:rPr>
          <w:rFonts w:ascii="Times New Roman" w:eastAsia="Times New Roman" w:hAnsi="Times New Roman" w:cs="Times New Roman"/>
          <w:sz w:val="24"/>
          <w:szCs w:val="24"/>
        </w:rPr>
        <w:t>at 100 different values</w:t>
      </w:r>
      <w:r w:rsidR="0083231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within the set bounds while fixing the other three parameters at their calibrated values. </w:t>
      </w:r>
    </w:p>
    <w:p w14:paraId="1854DE65" w14:textId="5A7BB8D3" w:rsidR="00AB2945" w:rsidRDefault="008D467A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0757F6" w:rsidRPr="00B65ED4">
        <w:rPr>
          <w:rFonts w:ascii="Times New Roman" w:eastAsia="Times New Roman" w:hAnsi="Times New Roman" w:cs="Times New Roman"/>
          <w:sz w:val="24"/>
          <w:szCs w:val="24"/>
        </w:rPr>
        <w:t>estimated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r w:rsidR="000757F6" w:rsidRPr="00B65ED4">
        <w:rPr>
          <w:rFonts w:ascii="Times New Roman" w:eastAsia="Times New Roman" w:hAnsi="Times New Roman" w:cs="Times New Roman"/>
          <w:sz w:val="24"/>
          <w:szCs w:val="24"/>
        </w:rPr>
        <w:t>means and uncertainties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t xml:space="preserve"> using a bootstrapping routine</w:t>
      </w:r>
      <w:r w:rsidR="0061096A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D4048B" w:rsidRPr="00B65ED4">
        <w:rPr>
          <w:rFonts w:ascii="Times New Roman" w:eastAsia="Times New Roman" w:hAnsi="Times New Roman" w:cs="Times New Roman"/>
          <w:sz w:val="24"/>
          <w:szCs w:val="24"/>
        </w:rPr>
        <w:t>per</w:t>
      </w:r>
      <w:r w:rsidR="0061096A" w:rsidRPr="00B65ED4">
        <w:rPr>
          <w:rFonts w:ascii="Times New Roman" w:eastAsia="Times New Roman" w:hAnsi="Times New Roman" w:cs="Times New Roman"/>
          <w:sz w:val="24"/>
          <w:szCs w:val="24"/>
        </w:rPr>
        <w:t xml:space="preserve"> Dugan et al. 2017)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D3D0C" w:rsidRPr="00B65ED4">
        <w:rPr>
          <w:rFonts w:ascii="Times New Roman" w:eastAsia="Times New Roman" w:hAnsi="Times New Roman" w:cs="Times New Roman"/>
          <w:sz w:val="24"/>
          <w:szCs w:val="24"/>
        </w:rPr>
        <w:t xml:space="preserve">Using the </w:t>
      </w:r>
      <w:r w:rsidR="0083517A">
        <w:rPr>
          <w:rFonts w:ascii="Times New Roman" w:eastAsia="Times New Roman" w:hAnsi="Times New Roman" w:cs="Times New Roman"/>
          <w:sz w:val="24"/>
          <w:szCs w:val="24"/>
        </w:rPr>
        <w:t xml:space="preserve">bootstrapped </w:t>
      </w:r>
      <w:r w:rsidR="007D3D0C" w:rsidRPr="00B65ED4">
        <w:rPr>
          <w:rFonts w:ascii="Times New Roman" w:eastAsia="Times New Roman" w:hAnsi="Times New Roman" w:cs="Times New Roman"/>
          <w:sz w:val="24"/>
          <w:szCs w:val="24"/>
        </w:rPr>
        <w:t xml:space="preserve">parameters, </w:t>
      </w:r>
      <w:r w:rsidR="0083517A">
        <w:rPr>
          <w:rFonts w:ascii="Times New Roman" w:eastAsia="Times New Roman" w:hAnsi="Times New Roman" w:cs="Times New Roman"/>
          <w:sz w:val="24"/>
          <w:szCs w:val="24"/>
        </w:rPr>
        <w:t xml:space="preserve">we calculated </w:t>
      </w:r>
      <w:r w:rsidR="007D3D0C" w:rsidRPr="00B65ED4">
        <w:rPr>
          <w:rFonts w:ascii="Times New Roman" w:eastAsia="Times New Roman" w:hAnsi="Times New Roman" w:cs="Times New Roman"/>
          <w:sz w:val="24"/>
          <w:szCs w:val="24"/>
        </w:rPr>
        <w:t>r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t>esidual errors between observed and modeled DOC and DO. We creat</w:t>
      </w:r>
      <w:r w:rsidR="00A04699" w:rsidRPr="00B65ED4">
        <w:rPr>
          <w:rFonts w:ascii="Times New Roman" w:eastAsia="Times New Roman" w:hAnsi="Times New Roman" w:cs="Times New Roman"/>
          <w:sz w:val="24"/>
          <w:szCs w:val="24"/>
        </w:rPr>
        <w:t>ed 100 pseudo-observational data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t xml:space="preserve">sets 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by randomizing these residuals</w:t>
      </w:r>
      <w:r w:rsidR="000E47C5" w:rsidRPr="00B65ED4">
        <w:rPr>
          <w:rFonts w:ascii="Times New Roman" w:eastAsia="Times New Roman" w:hAnsi="Times New Roman" w:cs="Times New Roman"/>
          <w:sz w:val="24"/>
          <w:szCs w:val="24"/>
        </w:rPr>
        <w:t xml:space="preserve"> 100 times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adding each randomized residual set to the </w:t>
      </w:r>
      <w:r w:rsidR="007D3D0C" w:rsidRPr="00B65ED4">
        <w:rPr>
          <w:rFonts w:ascii="Times New Roman" w:eastAsia="Times New Roman" w:hAnsi="Times New Roman" w:cs="Times New Roman"/>
          <w:sz w:val="24"/>
          <w:szCs w:val="24"/>
        </w:rPr>
        <w:t>observed data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23667" w:rsidRPr="00B65ED4">
        <w:rPr>
          <w:rFonts w:ascii="Times New Roman" w:eastAsia="Times New Roman" w:hAnsi="Times New Roman" w:cs="Times New Roman"/>
          <w:sz w:val="24"/>
          <w:szCs w:val="24"/>
        </w:rPr>
        <w:t>We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then re-fit </w:t>
      </w:r>
      <w:r w:rsidR="007D3D0C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parameters 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t xml:space="preserve">to the pseudo-observational datasets to provide 100 new </w:t>
      </w:r>
      <w:r w:rsidR="00AB2945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parameter estimates. </w:t>
      </w:r>
      <w:r w:rsidR="00423667" w:rsidRPr="00B65ED4">
        <w:rPr>
          <w:rFonts w:ascii="Times New Roman" w:eastAsia="Times New Roman" w:hAnsi="Times New Roman" w:cs="Times New Roman"/>
          <w:sz w:val="24"/>
          <w:szCs w:val="24"/>
        </w:rPr>
        <w:t>Finally, we recorded p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arameter distribution</w:t>
      </w:r>
      <w:r w:rsidR="000757F6" w:rsidRPr="00B65ED4">
        <w:rPr>
          <w:rFonts w:ascii="Times New Roman" w:eastAsia="Times New Roman" w:hAnsi="Times New Roman" w:cs="Times New Roman"/>
          <w:sz w:val="24"/>
          <w:szCs w:val="24"/>
        </w:rPr>
        <w:t xml:space="preserve"> characteristics 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423667" w:rsidRPr="00B65ED4">
        <w:rPr>
          <w:rFonts w:ascii="Times New Roman" w:eastAsia="Times New Roman" w:hAnsi="Times New Roman" w:cs="Times New Roman"/>
          <w:sz w:val="24"/>
          <w:szCs w:val="24"/>
        </w:rPr>
        <w:t xml:space="preserve">assessed 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correlations </w:t>
      </w:r>
      <w:r w:rsidR="00423667" w:rsidRPr="00B65ED4">
        <w:rPr>
          <w:rFonts w:ascii="Times New Roman" w:eastAsia="Times New Roman" w:hAnsi="Times New Roman" w:cs="Times New Roman"/>
          <w:sz w:val="24"/>
          <w:szCs w:val="24"/>
        </w:rPr>
        <w:t>among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 xml:space="preserve"> parameters </w:t>
      </w:r>
      <w:r w:rsidR="007D690D" w:rsidRPr="00B65ED4">
        <w:rPr>
          <w:rFonts w:ascii="Times New Roman" w:eastAsia="Times New Roman" w:hAnsi="Times New Roman" w:cs="Times New Roman"/>
          <w:sz w:val="24"/>
          <w:szCs w:val="24"/>
        </w:rPr>
        <w:t xml:space="preserve">within </w:t>
      </w:r>
      <w:r w:rsidR="00636CED" w:rsidRPr="00B65ED4">
        <w:rPr>
          <w:rFonts w:ascii="Times New Roman" w:eastAsia="Times New Roman" w:hAnsi="Times New Roman" w:cs="Times New Roman"/>
          <w:sz w:val="24"/>
          <w:szCs w:val="24"/>
        </w:rPr>
        <w:t xml:space="preserve">each </w:t>
      </w:r>
      <w:r w:rsidR="007D690D" w:rsidRPr="00B65ED4">
        <w:rPr>
          <w:rFonts w:ascii="Times New Roman" w:eastAsia="Times New Roman" w:hAnsi="Times New Roman" w:cs="Times New Roman"/>
          <w:sz w:val="24"/>
          <w:szCs w:val="24"/>
        </w:rPr>
        <w:t>lake</w:t>
      </w:r>
      <w:r w:rsidR="006C7950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ABA738" w14:textId="7998785D" w:rsidR="00B92E04" w:rsidRPr="00B65ED4" w:rsidRDefault="009144E8">
      <w:pPr>
        <w:tabs>
          <w:tab w:val="left" w:pos="3162"/>
        </w:tabs>
        <w:spacing w:line="480" w:lineRule="auto"/>
        <w:rPr>
          <w:rFonts w:ascii="Times New Roman" w:eastAsia="Times New Roman" w:hAnsi="Times New Roman" w:cs="Times New Roman"/>
          <w:sz w:val="24"/>
          <w:szCs w:val="24"/>
        </w:rPr>
        <w:pPrChange w:id="205" w:author="Hilary Dugan" w:date="2018-05-15T15:42:00Z">
          <w:pPr>
            <w:spacing w:line="480" w:lineRule="auto"/>
          </w:pPr>
        </w:pPrChange>
      </w:pPr>
      <w:ins w:id="206" w:author="Hilary Dugan" w:date="2018-05-15T15:42:00Z">
        <w:r>
          <w:rPr>
            <w:rFonts w:ascii="Times New Roman" w:eastAsia="Times New Roman" w:hAnsi="Times New Roman" w:cs="Times New Roman"/>
            <w:sz w:val="24"/>
            <w:szCs w:val="24"/>
          </w:rPr>
          <w:tab/>
        </w:r>
      </w:ins>
    </w:p>
    <w:p w14:paraId="0AE489BC" w14:textId="77777777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7" w:name="_ocy0aysirc6j" w:colFirst="0" w:colLast="0"/>
      <w:bookmarkEnd w:id="207"/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p w14:paraId="7C8497E2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208" w:name="_5q3azwjwpxro" w:colFirst="0" w:colLast="0"/>
      <w:bookmarkEnd w:id="208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Model performance, parameter estimates</w:t>
      </w:r>
      <w:r w:rsidR="00CA6BFB" w:rsidRPr="00B65ED4"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and sensitivity analysis</w:t>
      </w:r>
    </w:p>
    <w:p w14:paraId="05C3A7D9" w14:textId="567495DF" w:rsidR="0032009C" w:rsidRPr="00B65ED4" w:rsidRDefault="008B1951" w:rsidP="00395FD4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ins w:id="209" w:author="HILARY A DUGAN" w:date="2018-05-18T09:36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Although our model is not exhaustive in accounting for all OC pathways and relies on a handful of empirically-derived equations,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m</w:t>
        </w:r>
      </w:ins>
      <w:del w:id="210" w:author="HILARY A DUGAN" w:date="2018-05-18T09:36:00Z">
        <w:r w:rsidR="00B80037" w:rsidRPr="00B65ED4" w:rsidDel="008B1951">
          <w:rPr>
            <w:rFonts w:ascii="Times New Roman" w:eastAsia="Times New Roman" w:hAnsi="Times New Roman" w:cs="Times New Roman"/>
            <w:sz w:val="24"/>
            <w:szCs w:val="24"/>
          </w:rPr>
          <w:delText>M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odeled DOC and DO generally </w:t>
      </w:r>
      <w:r w:rsidR="0059427B" w:rsidRPr="00B65ED4">
        <w:rPr>
          <w:rFonts w:ascii="Times New Roman" w:eastAsia="Times New Roman" w:hAnsi="Times New Roman" w:cs="Times New Roman"/>
          <w:sz w:val="24"/>
          <w:szCs w:val="24"/>
        </w:rPr>
        <w:t>follow</w:t>
      </w:r>
      <w:r w:rsidR="007A2173" w:rsidRPr="00B65ED4">
        <w:rPr>
          <w:rFonts w:ascii="Times New Roman" w:eastAsia="Times New Roman" w:hAnsi="Times New Roman" w:cs="Times New Roman"/>
          <w:sz w:val="24"/>
          <w:szCs w:val="24"/>
        </w:rPr>
        <w:t>ed</w:t>
      </w:r>
      <w:r w:rsidR="004B423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observed temporal patterns across years </w:t>
      </w:r>
      <w:r w:rsidR="00BF1E32" w:rsidRPr="00B65ED4">
        <w:rPr>
          <w:rFonts w:ascii="Times New Roman" w:eastAsia="Times New Roman" w:hAnsi="Times New Roman" w:cs="Times New Roman"/>
          <w:sz w:val="24"/>
          <w:szCs w:val="24"/>
        </w:rPr>
        <w:t>in each study lake</w:t>
      </w:r>
      <w:r w:rsidR="00BE12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(Fig. 2)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ins w:id="211" w:author="HILARY A DUGAN" w:date="2018-05-18T09:52:00Z">
        <w:r>
          <w:rPr>
            <w:rFonts w:ascii="Times New Roman" w:eastAsia="Times New Roman" w:hAnsi="Times New Roman" w:cs="Times New Roman"/>
            <w:sz w:val="24"/>
            <w:szCs w:val="24"/>
          </w:rPr>
          <w:t>The RMSE of the model fits for DOC and DO were below 0.6 mg L</w:t>
        </w:r>
      </w:ins>
      <w:ins w:id="212" w:author="HILARY A DUGAN" w:date="2018-05-18T09:53:00Z">
        <w:r w:rsidRPr="001E5181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t>-1</w:t>
        </w:r>
      </w:ins>
      <w:ins w:id="213" w:author="HILARY A DUGAN" w:date="2018-05-18T09:52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and 1.7</w:t>
        </w:r>
      </w:ins>
      <w:ins w:id="214" w:author="HILARY A DUGAN" w:date="2018-05-18T09:53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mg L</w:t>
        </w:r>
        <w:r w:rsidRPr="008B1951">
          <w:rPr>
            <w:rFonts w:ascii="Times New Roman" w:eastAsia="Times New Roman" w:hAnsi="Times New Roman" w:cs="Times New Roman"/>
            <w:sz w:val="24"/>
            <w:szCs w:val="24"/>
            <w:vertAlign w:val="superscript"/>
            <w:rPrChange w:id="215" w:author="HILARY A DUGAN" w:date="2018-05-18T09:53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-1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, respectively (Table 4). T</w:t>
        </w:r>
      </w:ins>
      <w:ins w:id="216" w:author="HILARY A DUGAN" w:date="2018-05-18T11:12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he NSE </w:t>
        </w:r>
      </w:ins>
      <w:ins w:id="217" w:author="HILARY A DUGAN" w:date="2018-05-18T11:13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metric reveals if the modeled results are more accurate (NSE &gt; 0) than the long-term mean. NSE reveals strong model fits for </w:t>
        </w:r>
      </w:ins>
      <w:ins w:id="218" w:author="HILARY A DUGAN" w:date="2018-05-18T11:1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Lake </w:t>
        </w:r>
      </w:ins>
      <w:ins w:id="219" w:author="HILARY A DUGAN" w:date="2018-05-18T11:13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Monona and </w:t>
        </w:r>
      </w:ins>
      <w:proofErr w:type="spellStart"/>
      <w:ins w:id="220" w:author="HILARY A DUGAN" w:date="2018-05-18T11:14:00Z">
        <w:r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  <w:proofErr w:type="spellEnd"/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for both DOC and DO</w:t>
        </w:r>
      </w:ins>
      <w:ins w:id="221" w:author="HILARY A DUGAN" w:date="2018-05-18T11:18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(Table 4)</w:t>
        </w:r>
      </w:ins>
      <w:ins w:id="222" w:author="HILARY A DUGAN" w:date="2018-05-18T11:1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  <w:commentRangeStart w:id="223"/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Trout </w:t>
        </w:r>
      </w:ins>
      <w:ins w:id="224" w:author="HILARY A DUGAN" w:date="2018-05-18T11:15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Lake </w:t>
        </w:r>
      </w:ins>
      <w:ins w:id="225" w:author="HILARY A DUGAN" w:date="2018-05-18T11:1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and Harp </w:t>
        </w:r>
      </w:ins>
      <w:ins w:id="226" w:author="HILARY A DUGAN" w:date="2018-05-18T11:15:00Z">
        <w:r>
          <w:rPr>
            <w:rFonts w:ascii="Times New Roman" w:eastAsia="Times New Roman" w:hAnsi="Times New Roman" w:cs="Times New Roman"/>
            <w:sz w:val="24"/>
            <w:szCs w:val="24"/>
          </w:rPr>
          <w:t>Lake</w:t>
        </w:r>
      </w:ins>
      <w:ins w:id="227" w:author="HILARY A DUGAN" w:date="2018-05-18T11:1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had poor fits for DOC</w:t>
        </w:r>
      </w:ins>
      <w:ins w:id="228" w:author="HILARY A DUGAN" w:date="2018-05-18T11:18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(NSE &lt; 0)</w:t>
        </w:r>
      </w:ins>
      <w:ins w:id="229" w:author="HILARY A DUGAN" w:date="2018-05-18T11:1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, and 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</w:rPr>
          <w:t>Toolik</w:t>
        </w:r>
        <w:proofErr w:type="spellEnd"/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and Harp Lake </w:t>
        </w:r>
      </w:ins>
      <w:ins w:id="230" w:author="HILARY A DUGAN" w:date="2018-05-18T11:15:00Z">
        <w:r>
          <w:rPr>
            <w:rFonts w:ascii="Times New Roman" w:eastAsia="Times New Roman" w:hAnsi="Times New Roman" w:cs="Times New Roman"/>
            <w:sz w:val="24"/>
            <w:szCs w:val="24"/>
          </w:rPr>
          <w:t>had poor fits for DO</w:t>
        </w:r>
      </w:ins>
      <w:ins w:id="231" w:author="HILARY A DUGAN" w:date="2018-05-18T11:18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(NSE &lt; 0)</w:t>
        </w:r>
      </w:ins>
      <w:ins w:id="232" w:author="HILARY A DUGAN" w:date="2018-05-18T11:15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  <w:commentRangeEnd w:id="223"/>
        <w:r>
          <w:rPr>
            <w:rStyle w:val="CommentReference"/>
          </w:rPr>
          <w:commentReference w:id="223"/>
        </w:r>
      </w:ins>
      <w:ins w:id="233" w:author="HILARY A DUGAN" w:date="2018-05-18T11:22:00Z">
        <w:r w:rsidR="00395FD4">
          <w:rPr>
            <w:rFonts w:ascii="Times New Roman" w:eastAsia="Times New Roman" w:hAnsi="Times New Roman" w:cs="Times New Roman"/>
            <w:sz w:val="24"/>
            <w:szCs w:val="24"/>
          </w:rPr>
          <w:t xml:space="preserve"> In these lakes, </w:t>
        </w:r>
      </w:ins>
      <w:del w:id="234" w:author="HILARY A DUGAN" w:date="2018-05-18T11:21:00Z">
        <w:r w:rsidR="007B1F16" w:rsidDel="00321B70">
          <w:rPr>
            <w:rFonts w:ascii="Times New Roman" w:eastAsia="Times New Roman" w:hAnsi="Times New Roman" w:cs="Times New Roman"/>
            <w:color w:val="auto"/>
            <w:sz w:val="24"/>
            <w:szCs w:val="24"/>
          </w:rPr>
          <w:delText>There was an overall strong goodness of fit for both DOC and DO based on RMSE for each lake (0.80-1.46 mg L</w:delText>
        </w:r>
        <w:r w:rsidR="007B1F16" w:rsidDel="00321B70">
          <w:rPr>
            <w:rFonts w:ascii="Times New Roman" w:eastAsia="Times New Roman" w:hAnsi="Times New Roman" w:cs="Times New Roman"/>
            <w:color w:val="auto"/>
            <w:sz w:val="24"/>
            <w:szCs w:val="24"/>
            <w:vertAlign w:val="superscript"/>
          </w:rPr>
          <w:delText>-</w:delText>
        </w:r>
        <w:r w:rsidR="007B1F16" w:rsidDel="00321B70">
          <w:rPr>
            <w:rFonts w:ascii="Times New Roman" w:eastAsia="Times New Roman" w:hAnsi="Times New Roman" w:cs="Times New Roman"/>
            <w:color w:val="auto"/>
            <w:sz w:val="24"/>
            <w:szCs w:val="24"/>
          </w:rPr>
          <w:delText xml:space="preserve">¹; Table 4). </w:delText>
        </w:r>
      </w:del>
      <w:del w:id="235" w:author="HILARY A DUGAN" w:date="2018-05-18T11:22:00Z">
        <w:r w:rsidR="007B1F16" w:rsidDel="00321B70">
          <w:rPr>
            <w:rFonts w:ascii="Times New Roman" w:eastAsia="Times New Roman" w:hAnsi="Times New Roman" w:cs="Times New Roman"/>
            <w:color w:val="auto"/>
            <w:sz w:val="24"/>
            <w:szCs w:val="24"/>
          </w:rPr>
          <w:delText xml:space="preserve">The model also accounted for considerably more temporal variability than long-term means of DOC based on NSE values across lakes (0.70-0.96). </w:delText>
        </w:r>
        <w:r w:rsidR="00B80037" w:rsidRPr="00B65ED4" w:rsidDel="00395FD4">
          <w:rPr>
            <w:rFonts w:ascii="Times New Roman" w:eastAsia="Times New Roman" w:hAnsi="Times New Roman" w:cs="Times New Roman"/>
            <w:sz w:val="24"/>
            <w:szCs w:val="24"/>
          </w:rPr>
          <w:delText xml:space="preserve">Although 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th</w:t>
      </w:r>
      <w:bookmarkStart w:id="236" w:name="_GoBack"/>
      <w:bookmarkEnd w:id="236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e model captured </w:t>
      </w:r>
      <w:r w:rsidR="005E3BC0" w:rsidRPr="00B65ED4">
        <w:rPr>
          <w:rFonts w:ascii="Times New Roman" w:eastAsia="Times New Roman" w:hAnsi="Times New Roman" w:cs="Times New Roman"/>
          <w:sz w:val="24"/>
          <w:szCs w:val="24"/>
        </w:rPr>
        <w:t xml:space="preserve">annual and seasonal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DOC and DO</w:t>
      </w:r>
      <w:r w:rsidR="005E3BC0" w:rsidRPr="00B65ED4">
        <w:rPr>
          <w:rFonts w:ascii="Times New Roman" w:eastAsia="Times New Roman" w:hAnsi="Times New Roman" w:cs="Times New Roman"/>
          <w:sz w:val="24"/>
          <w:szCs w:val="24"/>
        </w:rPr>
        <w:t xml:space="preserve"> dynamics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del w:id="237" w:author="HILARY A DUGAN" w:date="2018-05-18T11:23:00Z">
        <w:r w:rsidR="00B80037" w:rsidRPr="00B65ED4" w:rsidDel="00395FD4">
          <w:rPr>
            <w:rFonts w:ascii="Times New Roman" w:eastAsia="Times New Roman" w:hAnsi="Times New Roman" w:cs="Times New Roman"/>
            <w:sz w:val="24"/>
            <w:szCs w:val="24"/>
          </w:rPr>
          <w:delText>the model</w:delText>
        </w:r>
      </w:del>
      <w:ins w:id="238" w:author="HILARY A DUGAN" w:date="2018-05-18T11:23:00Z">
        <w:r w:rsidR="00395FD4">
          <w:rPr>
            <w:rFonts w:ascii="Times New Roman" w:eastAsia="Times New Roman" w:hAnsi="Times New Roman" w:cs="Times New Roman"/>
            <w:sz w:val="24"/>
            <w:szCs w:val="24"/>
          </w:rPr>
          <w:t>but</w:t>
        </w:r>
      </w:ins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did not consistently characterize the magnitude of short-term spikes </w:t>
      </w:r>
      <w:r w:rsidR="007A2173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DOC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(i.e., days to weeks</w:t>
      </w:r>
      <w:r w:rsidR="005D022D">
        <w:rPr>
          <w:rFonts w:ascii="Times New Roman" w:eastAsia="Times New Roman" w:hAnsi="Times New Roman" w:cs="Times New Roman"/>
          <w:sz w:val="24"/>
          <w:szCs w:val="24"/>
        </w:rPr>
        <w:t>; Fig. 2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). Nonetheless, long-term model performance indicated the ability to account for lake variability in DOC and DO from seasonal to inter</w:t>
      </w:r>
      <w:r w:rsidR="007E19B2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annual time scales.</w:t>
      </w:r>
    </w:p>
    <w:p w14:paraId="3E0AF54A" w14:textId="017AF3F2" w:rsidR="0032009C" w:rsidRPr="00B65ED4" w:rsidRDefault="00BF1E32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Across all lakes, p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arameter estimates for the allochthonous components of the budget were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generally 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more consistent and better constrained than those for autochthon</w:t>
      </w:r>
      <w:ins w:id="239" w:author="immccull@gmail.com" w:date="2018-05-15T10:32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240" w:author="immccull@gmail.com" w:date="2018-05-15T10:32:00Z">
        <w:r w:rsidR="00D81C2F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(Table 4). Respiration of allochthonous DOC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) ranged from about 0.001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1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-0.00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25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among lakes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SEM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values </w:t>
      </w:r>
      <w:r w:rsidR="00D81C2F" w:rsidRPr="000942A2">
        <w:rPr>
          <w:rFonts w:ascii="Times New Roman" w:eastAsia="Times New Roman" w:hAnsi="Times New Roman" w:cs="Times New Roman"/>
          <w:sz w:val="24"/>
          <w:szCs w:val="24"/>
        </w:rPr>
        <w:t>were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about two orders of magnitude lower, indicating tightly constrai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ned mean values.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In contrast, respiration of autochthonous DOC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 w:rsidR="000942A2">
        <w:rPr>
          <w:rFonts w:ascii="Times New Roman" w:eastAsia="Times New Roman" w:hAnsi="Times New Roman" w:cs="Times New Roman"/>
          <w:sz w:val="24"/>
          <w:szCs w:val="24"/>
        </w:rPr>
        <w:t xml:space="preserve">higher and 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more variable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than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among lakes, ranging from about 0.0034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-0.</w:t>
      </w:r>
      <w:r w:rsidR="00224097" w:rsidRPr="00B65ED4">
        <w:rPr>
          <w:rFonts w:ascii="Times New Roman" w:eastAsia="Times New Roman" w:hAnsi="Times New Roman" w:cs="Times New Roman"/>
          <w:sz w:val="24"/>
          <w:szCs w:val="24"/>
        </w:rPr>
        <w:t>45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00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commentRangeStart w:id="241"/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Burial rates for allochthon</w:t>
      </w:r>
      <w:ins w:id="242" w:author="immccull@gmail.com" w:date="2018-05-15T10:22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243" w:author="immccull@gmail.com" w:date="2018-05-15T10:22:00Z">
        <w:r w:rsidR="00D81C2F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) were high, with values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at or near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the upper limit (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1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.0000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 all lakes except 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Lake Monona</w:t>
      </w:r>
      <w:commentRangeEnd w:id="241"/>
      <w:r w:rsidR="001901E2">
        <w:rPr>
          <w:rStyle w:val="CommentReference"/>
        </w:rPr>
        <w:commentReference w:id="241"/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. Burial of autochthon</w:t>
      </w:r>
      <w:ins w:id="244" w:author="immccull@gmail.com" w:date="2018-05-15T10:32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245" w:author="immccull@gmail.com" w:date="2018-05-15T10:32:00Z">
        <w:r w:rsidR="00D81C2F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och</w:t>
      </w:r>
      <w:proofErr w:type="spellEnd"/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was comparatively lower</w:t>
      </w:r>
      <w:r w:rsidR="00252097">
        <w:rPr>
          <w:rFonts w:ascii="Times New Roman" w:eastAsia="Times New Roman" w:hAnsi="Times New Roman" w:cs="Times New Roman"/>
          <w:sz w:val="24"/>
          <w:szCs w:val="24"/>
        </w:rPr>
        <w:t xml:space="preserve"> and more variable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>rang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ing from approximately 0.0310-0.8700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SEM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values for burial tended to be about one ord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>er of magnitude smaller than corresponding parameter</w:t>
      </w:r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 means</w:t>
      </w:r>
      <w:r w:rsidR="00441BA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across all lakes</w:t>
      </w:r>
      <w:proofErr w:type="gramStart"/>
      <w:r w:rsidR="00D81C2F" w:rsidRPr="00B65ED4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proofErr w:type="gramEnd"/>
    </w:p>
    <w:p w14:paraId="45710055" w14:textId="5820F1CE" w:rsidR="00366556" w:rsidRDefault="0036655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M</w:t>
      </w:r>
      <w:r w:rsidR="00BE121D" w:rsidRPr="00B65ED4">
        <w:rPr>
          <w:rFonts w:ascii="Times New Roman" w:eastAsia="Times New Roman" w:hAnsi="Times New Roman" w:cs="Times New Roman"/>
          <w:sz w:val="24"/>
          <w:szCs w:val="24"/>
        </w:rPr>
        <w:t xml:space="preserve">odeled DOC (mg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L</w:t>
      </w:r>
      <w:r w:rsidR="00BE121D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) was generally most sensitive to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, except for 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Monona, for which modeled DOC was most sensitive to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949CC" w:rsidRPr="00B65ED4">
        <w:rPr>
          <w:rFonts w:ascii="Times New Roman" w:eastAsia="Times New Roman" w:hAnsi="Times New Roman" w:cs="Times New Roman"/>
          <w:sz w:val="24"/>
          <w:szCs w:val="24"/>
        </w:rPr>
        <w:t>(Fig. 3). The other four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lakes were minimally affected by ch</w:t>
      </w:r>
      <w:r w:rsidR="00BE121D" w:rsidRPr="00B65ED4">
        <w:rPr>
          <w:rFonts w:ascii="Times New Roman" w:eastAsia="Times New Roman" w:hAnsi="Times New Roman" w:cs="Times New Roman"/>
          <w:sz w:val="24"/>
          <w:szCs w:val="24"/>
        </w:rPr>
        <w:t xml:space="preserve">anges in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E121D" w:rsidRPr="00B65ED4">
        <w:rPr>
          <w:rFonts w:ascii="Times New Roman" w:eastAsia="Times New Roman" w:hAnsi="Times New Roman" w:cs="Times New Roman"/>
          <w:sz w:val="24"/>
          <w:szCs w:val="24"/>
        </w:rPr>
        <w:t xml:space="preserve">(&lt; 1 mg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L</w:t>
      </w:r>
      <w:r w:rsidR="00BE121D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difference across the range of parameter values). Changes in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had consistently </w:t>
      </w:r>
      <w:r w:rsidR="00540918">
        <w:rPr>
          <w:rFonts w:ascii="Times New Roman" w:eastAsia="Times New Roman" w:hAnsi="Times New Roman" w:cs="Times New Roman"/>
          <w:sz w:val="24"/>
          <w:szCs w:val="24"/>
        </w:rPr>
        <w:t>small</w:t>
      </w:r>
      <w:r w:rsidR="002C53D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effects 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(&lt; </w:t>
      </w:r>
      <w:ins w:id="246" w:author="immccull@gmail.com" w:date="2018-05-15T10:59:00Z">
        <w:r w:rsidR="00F801C4">
          <w:rPr>
            <w:rFonts w:ascii="Times New Roman" w:eastAsia="Times New Roman" w:hAnsi="Times New Roman" w:cs="Times New Roman"/>
            <w:sz w:val="24"/>
            <w:szCs w:val="24"/>
          </w:rPr>
          <w:t>2</w:t>
        </w:r>
      </w:ins>
      <w:del w:id="247" w:author="immccull@gmail.com" w:date="2018-05-15T10:59:00Z">
        <w:r w:rsidR="0071536B" w:rsidRPr="00B65ED4" w:rsidDel="00F801C4">
          <w:rPr>
            <w:rFonts w:ascii="Times New Roman" w:eastAsia="Times New Roman" w:hAnsi="Times New Roman" w:cs="Times New Roman"/>
            <w:sz w:val="24"/>
            <w:szCs w:val="24"/>
          </w:rPr>
          <w:delText>1</w:delText>
        </w:r>
      </w:del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mg L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on modeled DOC across 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all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lakes. 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>Trout Lake</w:t>
      </w:r>
      <w:ins w:id="248" w:author="immccull@gmail.com" w:date="2018-05-15T11:03:00Z">
        <w:r w:rsidR="001339BD">
          <w:rPr>
            <w:rFonts w:ascii="Times New Roman" w:eastAsia="Times New Roman" w:hAnsi="Times New Roman" w:cs="Times New Roman"/>
            <w:sz w:val="24"/>
            <w:szCs w:val="24"/>
          </w:rPr>
          <w:t>, Harp Lake</w:t>
        </w:r>
      </w:ins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ins w:id="249" w:author="immccull@gmail.com" w:date="2018-05-15T11:03:00Z">
        <w:r w:rsidR="001339BD">
          <w:rPr>
            <w:rFonts w:ascii="Times New Roman" w:eastAsia="Times New Roman" w:hAnsi="Times New Roman" w:cs="Times New Roman"/>
            <w:sz w:val="24"/>
            <w:szCs w:val="24"/>
          </w:rPr>
          <w:t xml:space="preserve">and </w:t>
        </w:r>
        <w:del w:id="250" w:author="Hilary Dugan" w:date="2018-05-15T15:45:00Z">
          <w:r w:rsidR="001339BD" w:rsidDel="000D6611">
            <w:rPr>
              <w:rFonts w:ascii="Times New Roman" w:eastAsia="Times New Roman" w:hAnsi="Times New Roman" w:cs="Times New Roman"/>
              <w:sz w:val="24"/>
              <w:szCs w:val="24"/>
            </w:rPr>
            <w:delText xml:space="preserve">Lake </w:delText>
          </w:r>
        </w:del>
        <w:del w:id="251" w:author="McCullough, Ian" w:date="2018-05-15T13:39:00Z">
          <w:r w:rsidR="001339BD" w:rsidDel="001901E2">
            <w:rPr>
              <w:rFonts w:ascii="Times New Roman" w:eastAsia="Times New Roman" w:hAnsi="Times New Roman" w:cs="Times New Roman"/>
              <w:sz w:val="24"/>
              <w:szCs w:val="24"/>
            </w:rPr>
            <w:delText>Vanern</w:delText>
          </w:r>
        </w:del>
      </w:ins>
      <w:proofErr w:type="spellStart"/>
      <w:ins w:id="252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ins w:id="253" w:author="immccull@gmail.com" w:date="2018-05-15T11:03:00Z">
        <w:r w:rsidR="001339BD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>w</w:t>
      </w:r>
      <w:ins w:id="254" w:author="immccull@gmail.com" w:date="2018-05-15T11:03:00Z">
        <w:r w:rsidR="001339BD">
          <w:rPr>
            <w:rFonts w:ascii="Times New Roman" w:eastAsia="Times New Roman" w:hAnsi="Times New Roman" w:cs="Times New Roman"/>
            <w:sz w:val="24"/>
            <w:szCs w:val="24"/>
          </w:rPr>
          <w:t>ere</w:t>
        </w:r>
      </w:ins>
      <w:del w:id="255" w:author="immccull@gmail.com" w:date="2018-05-15T11:03:00Z">
        <w:r w:rsidR="0071536B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>as</w:delText>
        </w:r>
      </w:del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most sensitive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ins w:id="256" w:author="immccull@gmail.com" w:date="2018-05-15T11:00:00Z">
        <w:r w:rsidR="001339BD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t>lloch</w:t>
        </w:r>
      </w:ins>
      <w:proofErr w:type="spellEnd"/>
      <w:del w:id="257" w:author="immccull@gmail.com" w:date="2018-05-15T11:00:00Z">
        <w:r w:rsidR="00657C84" w:rsidRPr="00B65ED4" w:rsidDel="001339BD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utoch</w:delText>
        </w:r>
      </w:del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>, with modeled DOC ranging about 2-</w:t>
      </w:r>
      <w:ins w:id="258" w:author="immccull@gmail.com" w:date="2018-05-15T11:00:00Z">
        <w:r w:rsidR="001339BD">
          <w:rPr>
            <w:rFonts w:ascii="Times New Roman" w:eastAsia="Times New Roman" w:hAnsi="Times New Roman" w:cs="Times New Roman"/>
            <w:sz w:val="24"/>
            <w:szCs w:val="24"/>
          </w:rPr>
          <w:t>3</w:t>
        </w:r>
      </w:ins>
      <w:del w:id="259" w:author="immccull@gmail.com" w:date="2018-05-15T10:59:00Z">
        <w:r w:rsidR="0071536B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>2.5</w:delText>
        </w:r>
      </w:del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mg L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across the range of parameter values, whereas </w:t>
      </w:r>
      <w:proofErr w:type="spellStart"/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and Lake Monona were moderately sensitive (1-1.5 mg L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 differences)</w:t>
      </w:r>
      <w:proofErr w:type="spellStart"/>
      <w:del w:id="260" w:author="immccull@gmail.com" w:date="2018-05-15T11:04:00Z">
        <w:r w:rsidR="0071536B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 and Lake </w:delText>
        </w:r>
      </w:del>
      <w:del w:id="261" w:author="McCullough, Ian" w:date="2018-05-15T13:39:00Z">
        <w:r w:rsidR="0071536B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ins w:id="262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del w:id="263" w:author="immccull@gmail.com" w:date="2018-05-15T11:04:00Z">
        <w:r w:rsidR="0071536B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 and Harp lake were minimally sensitive (&lt; 1 mg L</w:delText>
        </w:r>
        <w:r w:rsidR="0071536B" w:rsidRPr="00B65ED4" w:rsidDel="001339BD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delText>-1</w:delText>
        </w:r>
        <w:r w:rsidR="0071536B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 differences)</w:delText>
        </w:r>
      </w:del>
      <w:r w:rsidR="0071536B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Overall, parameter sensitivity was greatest for </w:t>
      </w:r>
      <w:del w:id="264" w:author="immccull@gmail.com" w:date="2018-05-15T11:05:00Z">
        <w:r w:rsidR="00657C84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Lake </w:delText>
        </w:r>
      </w:del>
      <w:del w:id="265" w:author="McCullough, Ian" w:date="2018-05-15T13:39:00Z">
        <w:r w:rsidR="00B80037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proofErr w:type="spellStart"/>
      <w:ins w:id="266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ins w:id="267" w:author="Hilary Dugan" w:date="2018-05-15T15:46:00Z">
        <w:r w:rsidR="000D6611"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</w:ins>
      <w:del w:id="268" w:author="immccull@gmail.com" w:date="2018-05-15T11:05:00Z">
        <w:r w:rsidR="00B80037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, 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Harp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0E47C5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del w:id="269" w:author="immccull@gmail.com" w:date="2018-05-15T11:05:00Z">
        <w:r w:rsidR="00B80037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 and</w:delText>
        </w:r>
      </w:del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Monona, </w:t>
      </w:r>
      <w:ins w:id="270" w:author="immccull@gmail.com" w:date="2018-05-15T11:05:00Z">
        <w:r w:rsidR="001339BD">
          <w:rPr>
            <w:rFonts w:ascii="Times New Roman" w:eastAsia="Times New Roman" w:hAnsi="Times New Roman" w:cs="Times New Roman"/>
            <w:sz w:val="24"/>
            <w:szCs w:val="24"/>
          </w:rPr>
          <w:t xml:space="preserve">and Trout Lake, </w:t>
        </w:r>
      </w:ins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for which model</w:t>
      </w:r>
      <w:r w:rsidR="00796693" w:rsidRPr="00B65ED4">
        <w:rPr>
          <w:rFonts w:ascii="Times New Roman" w:eastAsia="Times New Roman" w:hAnsi="Times New Roman" w:cs="Times New Roman"/>
          <w:sz w:val="24"/>
          <w:szCs w:val="24"/>
        </w:rPr>
        <w:t xml:space="preserve">ed DOC varied as much as 5-6 mg 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L</w:t>
      </w:r>
      <w:r w:rsidR="00796693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across the range of parameter values</w:t>
      </w:r>
      <w:r w:rsidR="00687ECB" w:rsidRPr="00B65ED4">
        <w:rPr>
          <w:rFonts w:ascii="Times New Roman" w:eastAsia="Times New Roman" w:hAnsi="Times New Roman" w:cs="Times New Roman"/>
          <w:sz w:val="24"/>
          <w:szCs w:val="24"/>
        </w:rPr>
        <w:t xml:space="preserve"> (Fi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>g.</w:t>
      </w:r>
      <w:r w:rsidR="00687ECB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33163" w:rsidRPr="00B65ED4">
        <w:rPr>
          <w:rFonts w:ascii="Times New Roman" w:eastAsia="Times New Roman" w:hAnsi="Times New Roman" w:cs="Times New Roman"/>
          <w:sz w:val="24"/>
          <w:szCs w:val="24"/>
        </w:rPr>
        <w:t>3</w:t>
      </w:r>
      <w:r w:rsidR="00687ECB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. Conversely, modeled DOC varied no more than 2 and 3 mg</w:t>
      </w:r>
      <w:r w:rsidR="00796693" w:rsidRPr="00B65ED4">
        <w:rPr>
          <w:rFonts w:ascii="Times New Roman" w:eastAsia="Times New Roman" w:hAnsi="Times New Roman" w:cs="Times New Roman"/>
          <w:sz w:val="24"/>
          <w:szCs w:val="24"/>
        </w:rPr>
        <w:t xml:space="preserve"> L</w:t>
      </w:r>
      <w:r w:rsidR="00796693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 w:rsidR="00B80037" w:rsidRPr="00B65ED4">
        <w:rPr>
          <w:rFonts w:ascii="Times New Roman" w:eastAsia="Times New Roman" w:hAnsi="Times New Roman" w:cs="Times New Roman"/>
          <w:sz w:val="24"/>
          <w:szCs w:val="24"/>
        </w:rPr>
        <w:t>T</w:t>
      </w:r>
      <w:r w:rsidR="00750233" w:rsidRPr="00B65ED4">
        <w:rPr>
          <w:rFonts w:ascii="Times New Roman" w:eastAsia="Times New Roman" w:hAnsi="Times New Roman" w:cs="Times New Roman"/>
          <w:sz w:val="24"/>
          <w:szCs w:val="24"/>
        </w:rPr>
        <w:t>oolik</w:t>
      </w:r>
      <w:proofErr w:type="spellEnd"/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75023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del w:id="271" w:author="immccull@gmail.com" w:date="2018-05-15T11:06:00Z">
        <w:r w:rsidR="00750233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>Trout</w:delText>
        </w:r>
        <w:r w:rsidR="00657C84" w:rsidRPr="00B65ED4" w:rsidDel="001339BD">
          <w:rPr>
            <w:rFonts w:ascii="Times New Roman" w:eastAsia="Times New Roman" w:hAnsi="Times New Roman" w:cs="Times New Roman"/>
            <w:sz w:val="24"/>
            <w:szCs w:val="24"/>
          </w:rPr>
          <w:delText xml:space="preserve"> Lake</w:delText>
        </w:r>
      </w:del>
      <w:ins w:id="272" w:author="immccull@gmail.com" w:date="2018-05-15T11:06:00Z">
        <w:del w:id="273" w:author="Hilary Dugan" w:date="2018-05-15T15:45:00Z">
          <w:r w:rsidR="001339BD" w:rsidDel="000D6611">
            <w:rPr>
              <w:rFonts w:ascii="Times New Roman" w:eastAsia="Times New Roman" w:hAnsi="Times New Roman" w:cs="Times New Roman"/>
              <w:sz w:val="24"/>
              <w:szCs w:val="24"/>
            </w:rPr>
            <w:delText xml:space="preserve">Lake </w:delText>
          </w:r>
        </w:del>
        <w:del w:id="274" w:author="McCullough, Ian" w:date="2018-05-15T13:39:00Z">
          <w:r w:rsidR="001339BD" w:rsidDel="001901E2">
            <w:rPr>
              <w:rFonts w:ascii="Times New Roman" w:eastAsia="Times New Roman" w:hAnsi="Times New Roman" w:cs="Times New Roman"/>
              <w:sz w:val="24"/>
              <w:szCs w:val="24"/>
            </w:rPr>
            <w:delText>Vanern</w:delText>
          </w:r>
        </w:del>
      </w:ins>
      <w:proofErr w:type="spellStart"/>
      <w:ins w:id="275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r w:rsidR="00750233" w:rsidRPr="00B65ED4">
        <w:rPr>
          <w:rFonts w:ascii="Times New Roman" w:eastAsia="Times New Roman" w:hAnsi="Times New Roman" w:cs="Times New Roman"/>
          <w:sz w:val="24"/>
          <w:szCs w:val="24"/>
        </w:rPr>
        <w:t xml:space="preserve">, respectively. </w:t>
      </w:r>
    </w:p>
    <w:p w14:paraId="2A5F9EEB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B269EAA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276" w:name="_xlemxvr7c40e" w:colFirst="0" w:colLast="0"/>
      <w:bookmarkEnd w:id="276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Summary of fluxes and fates</w:t>
      </w:r>
    </w:p>
    <w:p w14:paraId="33A194CF" w14:textId="1C8CA0A9" w:rsidR="00C949C7" w:rsidRDefault="00BE1116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With the exception of Trout</w:t>
      </w:r>
      <w:r w:rsidR="00657C84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OC loads were primarily driven by allochthon</w:t>
      </w:r>
      <w:ins w:id="277" w:author="immccull@gmail.com" w:date="2018-05-15T10:22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278" w:author="immccull@gmail.com" w:date="2018-05-15T10:22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>, underscoring the importance of terrestrially derived OC in overall lake budgets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 xml:space="preserve"> (Table 5</w:t>
      </w:r>
      <w:r w:rsidR="00E078EF">
        <w:rPr>
          <w:rFonts w:ascii="Times New Roman" w:eastAsia="Times New Roman" w:hAnsi="Times New Roman" w:cs="Times New Roman"/>
          <w:sz w:val="24"/>
          <w:szCs w:val="24"/>
        </w:rPr>
        <w:t>, Fig. 4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614BD" w:rsidRPr="00B65ED4">
        <w:rPr>
          <w:rFonts w:ascii="Times New Roman" w:eastAsia="Times New Roman" w:hAnsi="Times New Roman" w:cs="Times New Roman"/>
          <w:sz w:val="24"/>
          <w:szCs w:val="24"/>
        </w:rPr>
        <w:t xml:space="preserve">Additionally, respiration exceeded burial in all lakes but Lake Monona.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Trout </w:t>
      </w:r>
      <w:r w:rsidR="002E3AD9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64154F" w:rsidRPr="00B65ED4">
        <w:rPr>
          <w:rFonts w:ascii="Times New Roman" w:eastAsia="Times New Roman" w:hAnsi="Times New Roman" w:cs="Times New Roman"/>
          <w:sz w:val="24"/>
          <w:szCs w:val="24"/>
        </w:rPr>
        <w:t xml:space="preserve">also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had the smallest </w:t>
      </w:r>
      <w:r w:rsidR="0064154F" w:rsidRPr="00B65ED4">
        <w:rPr>
          <w:rFonts w:ascii="Times New Roman" w:eastAsia="Times New Roman" w:hAnsi="Times New Roman" w:cs="Times New Roman"/>
          <w:sz w:val="24"/>
          <w:szCs w:val="24"/>
        </w:rPr>
        <w:t xml:space="preserve">total annual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OC load of the five lakes (4</w:t>
      </w:r>
      <w:ins w:id="279" w:author="immccull@gmail.com" w:date="2018-05-15T11:07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3.69</w:t>
        </w:r>
      </w:ins>
      <w:del w:id="280" w:author="immccull@gmail.com" w:date="2018-05-15T11:07:00Z">
        <w:r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1.5</w:delText>
        </w:r>
        <w:r w:rsidR="00A13608"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2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717167" w:rsidRPr="00B65ED4">
        <w:rPr>
          <w:rFonts w:ascii="Times New Roman" w:eastAsia="Times New Roman" w:hAnsi="Times New Roman" w:cs="Times New Roman"/>
          <w:sz w:val="24"/>
          <w:szCs w:val="24"/>
        </w:rPr>
        <w:t>the l</w:t>
      </w:r>
      <w:r w:rsidR="00BE01EA" w:rsidRPr="00B65ED4">
        <w:rPr>
          <w:rFonts w:ascii="Times New Roman" w:eastAsia="Times New Roman" w:hAnsi="Times New Roman" w:cs="Times New Roman"/>
          <w:sz w:val="24"/>
          <w:szCs w:val="24"/>
        </w:rPr>
        <w:t xml:space="preserve">owest </w:t>
      </w:r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>proportion</w:t>
      </w:r>
      <w:r w:rsidR="00D20B3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 xml:space="preserve">of total load </w:t>
      </w:r>
      <w:r w:rsidR="00BE01EA" w:rsidRPr="00B65ED4">
        <w:rPr>
          <w:rFonts w:ascii="Times New Roman" w:eastAsia="Times New Roman" w:hAnsi="Times New Roman" w:cs="Times New Roman"/>
          <w:sz w:val="24"/>
          <w:szCs w:val="24"/>
        </w:rPr>
        <w:t>export</w:t>
      </w:r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>ed</w:t>
      </w:r>
      <w:r w:rsidR="00BE01EA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D20B36" w:rsidRPr="00B65ED4">
        <w:rPr>
          <w:rFonts w:ascii="Times New Roman" w:eastAsia="Times New Roman" w:hAnsi="Times New Roman" w:cs="Times New Roman"/>
          <w:sz w:val="24"/>
          <w:szCs w:val="24"/>
        </w:rPr>
        <w:t>0.</w:t>
      </w:r>
      <w:ins w:id="281" w:author="immccull@gmail.com" w:date="2018-05-15T11:07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09</w:t>
        </w:r>
      </w:ins>
      <w:del w:id="282" w:author="immccull@gmail.com" w:date="2018-05-15T11:07:00Z">
        <w:r w:rsidR="00D20B36"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10</w:delText>
        </w:r>
      </w:del>
      <w:r w:rsidR="00717167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>, and the largest proportional difference between respiration (0.</w:t>
      </w:r>
      <w:ins w:id="283" w:author="immccull@gmail.com" w:date="2018-05-15T11:07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76</w:t>
        </w:r>
      </w:ins>
      <w:del w:id="284" w:author="immccull@gmail.com" w:date="2018-05-15T11:07:00Z">
        <w:r w:rsidR="0020072F"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90</w:delText>
        </w:r>
      </w:del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>) and burial (0.</w:t>
      </w:r>
      <w:ins w:id="285" w:author="immccull@gmail.com" w:date="2018-05-15T11:08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17</w:t>
        </w:r>
      </w:ins>
      <w:del w:id="286" w:author="immccull@gmail.com" w:date="2018-05-15T11:07:00Z">
        <w:r w:rsidR="0020072F"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03</w:delText>
        </w:r>
      </w:del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2E3AD9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67" w:rsidRPr="00B65ED4">
        <w:rPr>
          <w:rFonts w:ascii="Times New Roman" w:eastAsia="Times New Roman" w:hAnsi="Times New Roman" w:cs="Times New Roman"/>
          <w:sz w:val="24"/>
          <w:szCs w:val="24"/>
        </w:rPr>
        <w:t>among all lakes</w:t>
      </w:r>
      <w:r w:rsidR="00D20B36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E3AD9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8769D4" w:rsidRPr="00B65ED4">
        <w:rPr>
          <w:rFonts w:ascii="Times New Roman" w:eastAsia="Times New Roman" w:hAnsi="Times New Roman" w:cs="Times New Roman"/>
          <w:sz w:val="24"/>
          <w:szCs w:val="24"/>
        </w:rPr>
        <w:t>Monona had the larges</w:t>
      </w:r>
      <w:r w:rsidR="00D8533E" w:rsidRPr="00B65ED4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="00D20B36" w:rsidRPr="00B65ED4">
        <w:rPr>
          <w:rFonts w:ascii="Times New Roman" w:eastAsia="Times New Roman" w:hAnsi="Times New Roman" w:cs="Times New Roman"/>
          <w:sz w:val="24"/>
          <w:szCs w:val="24"/>
        </w:rPr>
        <w:t xml:space="preserve">total OC load 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>(118.</w:t>
      </w:r>
      <w:ins w:id="287" w:author="immccull@gmail.com" w:date="2018-05-15T11:08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88</w:t>
        </w:r>
      </w:ins>
      <w:del w:id="288" w:author="immccull@gmail.com" w:date="2018-05-15T11:08:00Z">
        <w:r w:rsidR="002C52D1"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97</w:delText>
        </w:r>
      </w:del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among lakes, lowest proportion respired (0.14) and </w:t>
      </w:r>
      <w:ins w:id="289" w:author="immccull@gmail.com" w:date="2018-05-15T11:09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second-</w:t>
        </w:r>
      </w:ins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>greatest proportion buried (0.3</w:t>
      </w:r>
      <w:ins w:id="290" w:author="immccull@gmail.com" w:date="2018-05-15T11:09:00Z">
        <w:r w:rsidR="007D4A7A">
          <w:rPr>
            <w:rFonts w:ascii="Times New Roman" w:eastAsia="Times New Roman" w:hAnsi="Times New Roman" w:cs="Times New Roman"/>
            <w:sz w:val="24"/>
            <w:szCs w:val="24"/>
          </w:rPr>
          <w:t>6</w:t>
        </w:r>
      </w:ins>
      <w:del w:id="291" w:author="immccull@gmail.com" w:date="2018-05-15T11:09:00Z">
        <w:r w:rsidR="002C52D1" w:rsidRPr="00B65ED4" w:rsidDel="007D4A7A">
          <w:rPr>
            <w:rFonts w:ascii="Times New Roman" w:eastAsia="Times New Roman" w:hAnsi="Times New Roman" w:cs="Times New Roman"/>
            <w:sz w:val="24"/>
            <w:szCs w:val="24"/>
          </w:rPr>
          <w:delText>7</w:delText>
        </w:r>
      </w:del>
      <w:r w:rsidR="002C52D1" w:rsidRPr="00B65E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>Monona was the only lake dominated by burial long-term; on average</w:t>
      </w:r>
      <w:r w:rsidR="00F54AAB">
        <w:rPr>
          <w:rFonts w:ascii="Times New Roman" w:eastAsia="Times New Roman" w:hAnsi="Times New Roman" w:cs="Times New Roman"/>
          <w:sz w:val="24"/>
          <w:szCs w:val="24"/>
        </w:rPr>
        <w:t>,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burial rates were greater than twice respiration rates across modeled years. </w:t>
      </w:r>
      <w:ins w:id="292" w:author="immccull@gmail.com" w:date="2018-05-15T11:11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 xml:space="preserve">In contrast, proportions of burial (0.36) and respiration (0.37) </w:t>
        </w:r>
      </w:ins>
      <w:ins w:id="293" w:author="immccull@gmail.com" w:date="2018-05-15T11:12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 xml:space="preserve">in Harp Lake </w:t>
        </w:r>
      </w:ins>
      <w:ins w:id="294" w:author="immccull@gmail.com" w:date="2018-05-15T11:11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were approximately equal</w:t>
        </w:r>
      </w:ins>
      <w:del w:id="295" w:author="immccull@gmail.com" w:date="2018-05-15T11:12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 xml:space="preserve">Harp </w:delText>
        </w:r>
        <w:r w:rsidR="00F54AAB" w:rsidDel="00692B8F">
          <w:rPr>
            <w:rFonts w:ascii="Times New Roman" w:eastAsia="Times New Roman" w:hAnsi="Times New Roman" w:cs="Times New Roman"/>
            <w:sz w:val="24"/>
            <w:szCs w:val="24"/>
          </w:rPr>
          <w:delText>L</w:delText>
        </w:r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ake</w:delText>
        </w:r>
      </w:del>
      <w:ins w:id="296" w:author="immccull@gmail.com" w:date="2018-05-15T11:12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. Harp Lake also</w:t>
        </w:r>
      </w:ins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297" w:author="immccull@gmail.com" w:date="2018-05-15T11:12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had the</w:delText>
        </w:r>
        <w:r w:rsidR="0020072F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 xml:space="preserve"> second</w:delText>
        </w:r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 xml:space="preserve"> lowest proportion buried (0.07) among </w:delText>
        </w:r>
        <w:r w:rsidR="00F54AAB" w:rsidDel="00692B8F">
          <w:rPr>
            <w:rFonts w:ascii="Times New Roman" w:eastAsia="Times New Roman" w:hAnsi="Times New Roman" w:cs="Times New Roman"/>
            <w:sz w:val="24"/>
            <w:szCs w:val="24"/>
          </w:rPr>
          <w:delText>all</w:delText>
        </w:r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 xml:space="preserve"> lakes and 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exhibited proportions of alloc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>h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thon</w:t>
      </w:r>
      <w:ins w:id="298" w:author="immccull@gmail.com" w:date="2018-05-15T10:22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299" w:author="immccull@gmail.com" w:date="2018-05-15T10:22:00Z">
        <w:r w:rsidR="00BD4C89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(0.55) and autoc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>h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thon</w:t>
      </w:r>
      <w:ins w:id="300" w:author="immccull@gmail.com" w:date="2018-05-15T10:32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01" w:author="immccull@gmail.com" w:date="2018-05-15T10:32:00Z">
        <w:r w:rsidR="00BD4C89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(0.45) that were approximately similar in Lake Monona and </w:t>
      </w:r>
      <w:del w:id="302" w:author="Hilary Dugan" w:date="2018-05-15T15:45:00Z">
        <w:r w:rsidR="00BD4C89" w:rsidRPr="00B65ED4" w:rsidDel="000D6611">
          <w:rPr>
            <w:rFonts w:ascii="Times New Roman" w:eastAsia="Times New Roman" w:hAnsi="Times New Roman" w:cs="Times New Roman"/>
            <w:sz w:val="24"/>
            <w:szCs w:val="24"/>
          </w:rPr>
          <w:delText>Lake</w:delText>
        </w:r>
        <w:r w:rsidR="00695F23" w:rsidRPr="00B65ED4" w:rsidDel="000D6611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ins w:id="303" w:author="Hilary Dugan" w:date="2018-05-15T15:45:00Z">
        <w:r w:rsidR="000D6611" w:rsidRPr="00B65ED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del w:id="304" w:author="McCullough, Ian" w:date="2018-05-15T13:39:00Z">
        <w:r w:rsidR="00695F23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proofErr w:type="spellStart"/>
      <w:ins w:id="305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del w:id="306" w:author="immccull@gmail.com" w:date="2018-05-15T11:13:00Z">
        <w:r w:rsidR="0020072F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 xml:space="preserve">Similar to Trout Lake, Harp Lake demonstrated a relatively large proportional difference between respiration (0.66) and burial (0.07). </w:delText>
        </w:r>
      </w:del>
      <w:proofErr w:type="spellStart"/>
      <w:r w:rsidR="005024FD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5024F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3AD9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had the second largest (mean = 87.</w:t>
      </w:r>
      <w:ins w:id="307" w:author="immccull@gmail.com" w:date="2018-05-15T11:13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33</w:t>
        </w:r>
      </w:ins>
      <w:del w:id="308" w:author="immccull@gmail.com" w:date="2018-05-15T11:13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45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) but most variable (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standard deviation; 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SD = 6</w:t>
      </w:r>
      <w:ins w:id="309" w:author="immccull@gmail.com" w:date="2018-05-15T11:13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3</w:t>
        </w:r>
      </w:ins>
      <w:del w:id="310" w:author="immccull@gmail.com" w:date="2018-05-15T11:13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2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ins w:id="311" w:author="immccull@gmail.com" w:date="2018-05-15T11:13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07</w:t>
        </w:r>
      </w:ins>
      <w:del w:id="312" w:author="immccull@gmail.com" w:date="2018-05-15T11:13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91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>) total OC load and was the most driven by allochthon</w:t>
      </w:r>
      <w:ins w:id="313" w:author="immccull@gmail.com" w:date="2018-05-15T10:22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14" w:author="immccull@gmail.com" w:date="2018-05-15T10:22:00Z">
        <w:r w:rsidR="00BD4C89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(0.87) among all lakes. 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This inter-annual variability in total OC load for </w:t>
      </w:r>
      <w:proofErr w:type="spellStart"/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was driven by highly variable allochthon</w:t>
      </w:r>
      <w:ins w:id="315" w:author="immccull@gmail.com" w:date="2018-05-15T10:22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16" w:author="immccull@gmail.com" w:date="2018-05-15T10:22:00Z">
        <w:r w:rsidR="00695F23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(SD = 64.</w:t>
      </w:r>
      <w:ins w:id="317" w:author="immccull@gmail.com" w:date="2018-05-15T11:14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95</w:t>
        </w:r>
      </w:ins>
      <w:del w:id="318" w:author="immccull@gmail.com" w:date="2018-05-15T11:14:00Z">
        <w:r w:rsidR="00695F23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78</w:delText>
        </w:r>
      </w:del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>,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also resulted in highly variable export (</w:t>
      </w:r>
      <w:ins w:id="319" w:author="immccull@gmail.com" w:date="2018-05-15T11:14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SD = 54.85</w:t>
        </w:r>
      </w:ins>
      <w:del w:id="320" w:author="immccull@gmail.com" w:date="2018-05-15T11:14:00Z">
        <w:r w:rsidR="00695F23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53.53</w:delText>
        </w:r>
      </w:del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>). Compared to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other lakes, </w:t>
      </w:r>
      <w:proofErr w:type="spellStart"/>
      <w:r w:rsidR="005024FD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5024F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E3AD9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>on average</w:t>
      </w:r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demonstrated </w:t>
      </w:r>
      <w:del w:id="321" w:author="immccull@gmail.com" w:date="2018-05-15T11:15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relatively low</w:delText>
        </w:r>
      </w:del>
      <w:ins w:id="322" w:author="immccull@gmail.com" w:date="2018-05-15T11:15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the lowest</w:t>
        </w:r>
      </w:ins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proportion buried (0.0</w:t>
      </w:r>
      <w:ins w:id="323" w:author="immccull@gmail.com" w:date="2018-05-15T11:15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7</w:t>
        </w:r>
      </w:ins>
      <w:del w:id="324" w:author="immccull@gmail.com" w:date="2018-05-15T11:15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8</w:delText>
        </w:r>
      </w:del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) and </w:t>
      </w:r>
      <w:del w:id="325" w:author="immccull@gmail.com" w:date="2018-05-15T11:15:00Z">
        <w:r w:rsidR="00BD4C89" w:rsidRPr="00B65ED4" w:rsidDel="00692B8F">
          <w:rPr>
            <w:rFonts w:ascii="Times New Roman" w:eastAsia="Times New Roman" w:hAnsi="Times New Roman" w:cs="Times New Roman"/>
            <w:sz w:val="24"/>
            <w:szCs w:val="24"/>
          </w:rPr>
          <w:delText>relatively high</w:delText>
        </w:r>
      </w:del>
      <w:ins w:id="326" w:author="immccull@gmail.com" w:date="2018-05-15T11:15:00Z">
        <w:r w:rsidR="00692B8F">
          <w:rPr>
            <w:rFonts w:ascii="Times New Roman" w:eastAsia="Times New Roman" w:hAnsi="Times New Roman" w:cs="Times New Roman"/>
            <w:sz w:val="24"/>
            <w:szCs w:val="24"/>
          </w:rPr>
          <w:t>greatest</w:t>
        </w:r>
      </w:ins>
      <w:r w:rsidR="00BD4C89" w:rsidRPr="00B65ED4">
        <w:rPr>
          <w:rFonts w:ascii="Times New Roman" w:eastAsia="Times New Roman" w:hAnsi="Times New Roman" w:cs="Times New Roman"/>
          <w:sz w:val="24"/>
          <w:szCs w:val="24"/>
        </w:rPr>
        <w:t xml:space="preserve"> proportion exported (0.64). </w:t>
      </w:r>
    </w:p>
    <w:p w14:paraId="2C8C77FF" w14:textId="77777777" w:rsidR="00B92E04" w:rsidRPr="00B65ED4" w:rsidRDefault="00B92E04" w:rsidP="002F35B3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8D693C0" w14:textId="77777777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327" w:name="_23giog1xmb1e" w:colFirst="0" w:colLast="0"/>
      <w:bookmarkEnd w:id="327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Seasonal fates</w:t>
      </w:r>
    </w:p>
    <w:p w14:paraId="3AEF22B0" w14:textId="7FF232C4" w:rsidR="00797C4C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</w:r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>Seasonal patterns in OC fluxes were consistent across entire respective time series for each lake, with autochthon</w:t>
      </w:r>
      <w:ins w:id="328" w:author="immccull@gmail.com" w:date="2018-05-15T10:33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29" w:author="immccull@gmail.com" w:date="2018-05-15T10:33:00Z">
        <w:r w:rsidR="00695F23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695F2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respiration increasing to a summer maximum (Fig. 4).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As water temperatures increased during the growing season</w:t>
      </w:r>
      <w:r w:rsidR="005E77BA" w:rsidRPr="00B65ED4">
        <w:rPr>
          <w:rFonts w:ascii="Times New Roman" w:eastAsia="Times New Roman" w:hAnsi="Times New Roman" w:cs="Times New Roman"/>
          <w:sz w:val="24"/>
          <w:szCs w:val="24"/>
        </w:rPr>
        <w:t xml:space="preserve"> (e.g., May – Aug.)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r w:rsidR="003B19A6" w:rsidRPr="00B65ED4">
        <w:rPr>
          <w:rFonts w:ascii="Times New Roman" w:eastAsia="Times New Roman" w:hAnsi="Times New Roman" w:cs="Times New Roman"/>
          <w:sz w:val="24"/>
          <w:szCs w:val="24"/>
        </w:rPr>
        <w:t>balance b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etween allochthon</w:t>
      </w:r>
      <w:ins w:id="330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331" w:author="immccull@gmail.com" w:date="2018-05-15T10:23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autochthon</w:t>
      </w:r>
      <w:ins w:id="332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33" w:author="Hilary Dugan" w:date="2018-05-15T15:47:00Z">
        <w:r w:rsidRPr="00B65ED4" w:rsidDel="000D6611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generally shifted </w:t>
      </w:r>
      <w:r w:rsidR="0020072F" w:rsidRPr="00B65ED4">
        <w:rPr>
          <w:rFonts w:ascii="Times New Roman" w:eastAsia="Times New Roman" w:hAnsi="Times New Roman" w:cs="Times New Roman"/>
          <w:sz w:val="24"/>
          <w:szCs w:val="24"/>
        </w:rPr>
        <w:t>toward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autochthon</w:t>
      </w:r>
      <w:ins w:id="334" w:author="immccull@gmail.com" w:date="2018-05-15T10:33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35" w:author="immccull@gmail.com" w:date="2018-05-15T10:33:00Z">
        <w:r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due to increases in </w:t>
      </w:r>
      <w:r w:rsidR="00BE5431" w:rsidRPr="00B65ED4">
        <w:rPr>
          <w:rFonts w:ascii="Times New Roman" w:eastAsia="Times New Roman" w:hAnsi="Times New Roman" w:cs="Times New Roman"/>
          <w:sz w:val="24"/>
          <w:szCs w:val="24"/>
        </w:rPr>
        <w:t>NPP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 xml:space="preserve">whereas the ratio between respiration and burial generally shifted towards respiration (Figs. 4-5). </w:t>
      </w:r>
      <w:r w:rsidR="003B19A6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There was </w:t>
      </w:r>
      <w:r w:rsidR="0034314A" w:rsidRPr="00B65ED4">
        <w:rPr>
          <w:rFonts w:ascii="Times New Roman" w:eastAsia="Times New Roman" w:hAnsi="Times New Roman" w:cs="Times New Roman"/>
          <w:sz w:val="24"/>
          <w:szCs w:val="24"/>
        </w:rPr>
        <w:t xml:space="preserve">high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seasonal variability </w:t>
      </w:r>
      <w:r w:rsidR="0039062A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the dominant fluxes </w:t>
      </w:r>
      <w:r w:rsidR="00BE5431" w:rsidRPr="00B65ED4">
        <w:rPr>
          <w:rFonts w:ascii="Times New Roman" w:eastAsia="Times New Roman" w:hAnsi="Times New Roman" w:cs="Times New Roman"/>
          <w:sz w:val="24"/>
          <w:szCs w:val="24"/>
        </w:rPr>
        <w:t>in each lake</w:t>
      </w:r>
      <w:r w:rsidR="0039062A" w:rsidRPr="00B65ED4">
        <w:rPr>
          <w:rFonts w:ascii="Times New Roman" w:eastAsia="Times New Roman" w:hAnsi="Times New Roman" w:cs="Times New Roman"/>
          <w:sz w:val="24"/>
          <w:szCs w:val="24"/>
        </w:rPr>
        <w:t xml:space="preserve"> (Fig. 5)</w:t>
      </w:r>
      <w:r w:rsidR="00BE5431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Trout </w:t>
      </w:r>
      <w:r w:rsidR="0034314A"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remained </w:t>
      </w:r>
      <w:r w:rsidR="003647D3" w:rsidRPr="00B65ED4">
        <w:rPr>
          <w:rFonts w:ascii="Times New Roman" w:eastAsia="Times New Roman" w:hAnsi="Times New Roman" w:cs="Times New Roman"/>
          <w:sz w:val="24"/>
          <w:szCs w:val="24"/>
        </w:rPr>
        <w:t xml:space="preserve">dominated by respiration </w:t>
      </w:r>
      <w:r w:rsidR="00F83E0B" w:rsidRPr="00B65ED4">
        <w:rPr>
          <w:rFonts w:ascii="Times New Roman" w:eastAsia="Times New Roman" w:hAnsi="Times New Roman" w:cs="Times New Roman"/>
          <w:sz w:val="24"/>
          <w:szCs w:val="24"/>
        </w:rPr>
        <w:t>year-round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but </w:t>
      </w:r>
      <w:r w:rsidR="003647D3" w:rsidRPr="00B65ED4">
        <w:rPr>
          <w:rFonts w:ascii="Times New Roman" w:eastAsia="Times New Roman" w:hAnsi="Times New Roman" w:cs="Times New Roman"/>
          <w:sz w:val="24"/>
          <w:szCs w:val="24"/>
        </w:rPr>
        <w:t xml:space="preserve">respiration increased relative to burial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r w:rsidR="00F83E0B" w:rsidRPr="00B65ED4">
        <w:rPr>
          <w:rFonts w:ascii="Times New Roman" w:eastAsia="Times New Roman" w:hAnsi="Times New Roman" w:cs="Times New Roman"/>
          <w:sz w:val="24"/>
          <w:szCs w:val="24"/>
        </w:rPr>
        <w:t>water temperatures warmed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. Harp</w:t>
      </w:r>
      <w:r w:rsidR="0034314A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ins w:id="336" w:author="Hilary Dugan" w:date="2018-05-15T15:45:00Z">
        <w:r w:rsidR="000D6611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del w:id="337" w:author="immccull@gmail.com" w:date="2018-05-15T11:16:00Z">
        <w:r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, Toolik</w:delText>
        </w:r>
        <w:r w:rsidR="0034314A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Lake</w:delText>
        </w:r>
        <w:r w:rsidR="00F83E0B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del w:id="338" w:author="Hilary Dugan" w:date="2018-05-15T15:45:00Z">
        <w:r w:rsidR="0034314A" w:rsidRPr="00B65ED4" w:rsidDel="000D6611">
          <w:rPr>
            <w:rFonts w:ascii="Times New Roman" w:eastAsia="Times New Roman" w:hAnsi="Times New Roman" w:cs="Times New Roman"/>
            <w:sz w:val="24"/>
            <w:szCs w:val="24"/>
          </w:rPr>
          <w:delText xml:space="preserve">Lake </w:delText>
        </w:r>
      </w:del>
      <w:del w:id="339" w:author="McCullough, Ian" w:date="2018-05-15T13:39:00Z">
        <w:r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proofErr w:type="spellStart"/>
      <w:ins w:id="340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were </w:t>
      </w:r>
      <w:r w:rsidR="003647D3" w:rsidRPr="00B65ED4">
        <w:rPr>
          <w:rFonts w:ascii="Times New Roman" w:eastAsia="Times New Roman" w:hAnsi="Times New Roman" w:cs="Times New Roman"/>
          <w:sz w:val="24"/>
          <w:szCs w:val="24"/>
        </w:rPr>
        <w:t xml:space="preserve">dominated by burial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early in the growing </w:t>
      </w:r>
      <w:proofErr w:type="gramStart"/>
      <w:r w:rsidRPr="00B65ED4">
        <w:rPr>
          <w:rFonts w:ascii="Times New Roman" w:eastAsia="Times New Roman" w:hAnsi="Times New Roman" w:cs="Times New Roman"/>
          <w:sz w:val="24"/>
          <w:szCs w:val="24"/>
        </w:rPr>
        <w:t>season, but</w:t>
      </w:r>
      <w:proofErr w:type="gram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3E0B" w:rsidRPr="00B65ED4">
        <w:rPr>
          <w:rFonts w:ascii="Times New Roman" w:eastAsia="Times New Roman" w:hAnsi="Times New Roman" w:cs="Times New Roman"/>
          <w:sz w:val="24"/>
          <w:szCs w:val="24"/>
        </w:rPr>
        <w:t>were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7D3" w:rsidRPr="00B65ED4">
        <w:rPr>
          <w:rFonts w:ascii="Times New Roman" w:eastAsia="Times New Roman" w:hAnsi="Times New Roman" w:cs="Times New Roman"/>
          <w:sz w:val="24"/>
          <w:szCs w:val="24"/>
        </w:rPr>
        <w:t>dominated by respiration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7D3" w:rsidRPr="00B65ED4">
        <w:rPr>
          <w:rFonts w:ascii="Times New Roman" w:eastAsia="Times New Roman" w:hAnsi="Times New Roman" w:cs="Times New Roman"/>
          <w:sz w:val="24"/>
          <w:szCs w:val="24"/>
        </w:rPr>
        <w:t xml:space="preserve">on an annual </w:t>
      </w:r>
      <w:r w:rsidR="003647D3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basis </w:t>
      </w:r>
      <w:r w:rsidR="00F83E0B" w:rsidRPr="00B65ED4">
        <w:rPr>
          <w:rFonts w:ascii="Times New Roman" w:eastAsia="Times New Roman" w:hAnsi="Times New Roman" w:cs="Times New Roman"/>
          <w:sz w:val="24"/>
          <w:szCs w:val="24"/>
        </w:rPr>
        <w:t xml:space="preserve">due to increased respiration rates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as temperatures warmed. </w:t>
      </w:r>
      <w:r w:rsidR="00797C4C" w:rsidRPr="00B65ED4">
        <w:rPr>
          <w:rFonts w:ascii="Times New Roman" w:eastAsia="Times New Roman" w:hAnsi="Times New Roman" w:cs="Times New Roman"/>
          <w:sz w:val="24"/>
          <w:szCs w:val="24"/>
        </w:rPr>
        <w:t>Whereas respiration in Lake Monona exceeded burial late in the growing season, the lake remained dominated by burial when calculated on an annual basis (Table 5, Fig. 5).</w:t>
      </w:r>
      <w:ins w:id="341" w:author="immccull@gmail.com" w:date="2018-05-15T11:20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393DA6">
          <w:rPr>
            <w:rFonts w:ascii="Times New Roman" w:eastAsia="Times New Roman" w:hAnsi="Times New Roman" w:cs="Times New Roman"/>
            <w:sz w:val="24"/>
            <w:szCs w:val="24"/>
          </w:rPr>
          <w:t>Toolik</w:t>
        </w:r>
        <w:proofErr w:type="spellEnd"/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 lake was dominated by respiration most of the year, and respiration increased as the ratio of autochthonous to allochthonous inputs increased. This distinct negative slope </w:t>
        </w:r>
      </w:ins>
      <w:ins w:id="342" w:author="immccull@gmail.com" w:date="2018-05-15T11:21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as the growing season progressed </w:t>
        </w:r>
      </w:ins>
      <w:ins w:id="343" w:author="immccull@gmail.com" w:date="2018-05-15T11:20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was unique to </w:t>
        </w:r>
        <w:proofErr w:type="spellStart"/>
        <w:r w:rsidR="00393DA6">
          <w:rPr>
            <w:rFonts w:ascii="Times New Roman" w:eastAsia="Times New Roman" w:hAnsi="Times New Roman" w:cs="Times New Roman"/>
            <w:sz w:val="24"/>
            <w:szCs w:val="24"/>
          </w:rPr>
          <w:t>Toolik</w:t>
        </w:r>
        <w:proofErr w:type="spellEnd"/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 Lake, </w:t>
        </w:r>
      </w:ins>
      <w:r w:rsidR="00797C4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344" w:author="immccull@gmail.com" w:date="2018-05-15T11:21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Lake Monona and Lake </w:delText>
        </w:r>
      </w:del>
      <w:del w:id="345" w:author="McCullough, Ian" w:date="2018-05-15T13:39:00Z">
        <w:r w:rsidR="00797C4C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ins w:id="346" w:author="McCullough, Ian" w:date="2018-05-15T13:39:00Z">
        <w:del w:id="347" w:author="Hilary Dugan" w:date="2018-05-15T15:48:00Z">
          <w:r w:rsidR="001901E2" w:rsidDel="000D6611">
            <w:rPr>
              <w:rFonts w:ascii="Times New Roman" w:eastAsia="Times New Roman" w:hAnsi="Times New Roman" w:cs="Times New Roman"/>
              <w:sz w:val="24"/>
              <w:szCs w:val="24"/>
            </w:rPr>
            <w:delText>Vänern</w:delText>
          </w:r>
        </w:del>
      </w:ins>
      <w:del w:id="348" w:author="immccull@gmail.com" w:date="2018-05-15T11:21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also showed less of a proportional increase in autochthon</w:delText>
        </w:r>
      </w:del>
      <w:del w:id="349" w:author="immccull@gmail.com" w:date="2018-05-15T10:33:00Z">
        <w:r w:rsidR="00797C4C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del w:id="350" w:author="immccull@gmail.com" w:date="2018-05-15T11:21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(i.e., </w:delText>
        </w:r>
        <w:r w:rsidR="00B033EF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lacked a </w:delText>
        </w:r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negative slope in Fig. 5) as the growing season progressed compared to other lakes, </w:delText>
        </w:r>
      </w:del>
      <w:r w:rsidR="00797C4C" w:rsidRPr="00B65ED4">
        <w:rPr>
          <w:rFonts w:ascii="Times New Roman" w:eastAsia="Times New Roman" w:hAnsi="Times New Roman" w:cs="Times New Roman"/>
          <w:sz w:val="24"/>
          <w:szCs w:val="24"/>
        </w:rPr>
        <w:t xml:space="preserve">suggesting the importance of continued allochthonous inputs during summer months in </w:t>
      </w:r>
      <w:del w:id="351" w:author="immccull@gmail.com" w:date="2018-05-15T11:21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these </w:delText>
        </w:r>
      </w:del>
      <w:ins w:id="352" w:author="immccull@gmail.com" w:date="2018-05-15T11:21:00Z">
        <w:r w:rsidR="00393DA6" w:rsidRPr="00B65ED4">
          <w:rPr>
            <w:rFonts w:ascii="Times New Roman" w:eastAsia="Times New Roman" w:hAnsi="Times New Roman" w:cs="Times New Roman"/>
            <w:sz w:val="24"/>
            <w:szCs w:val="24"/>
          </w:rPr>
          <w:t>the</w:t>
        </w:r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 other</w:t>
        </w:r>
        <w:r w:rsidR="00393DA6" w:rsidRPr="00B65ED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="00797C4C" w:rsidRPr="00B65ED4">
        <w:rPr>
          <w:rFonts w:ascii="Times New Roman" w:eastAsia="Times New Roman" w:hAnsi="Times New Roman" w:cs="Times New Roman"/>
          <w:sz w:val="24"/>
          <w:szCs w:val="24"/>
        </w:rPr>
        <w:t>lakes</w:t>
      </w:r>
      <w:ins w:id="353" w:author="immccull@gmail.com" w:date="2018-05-15T11:22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 in addition to autochthonous inputs</w:t>
        </w:r>
      </w:ins>
      <w:r w:rsidR="00797C4C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del w:id="354" w:author="immccull@gmail.com" w:date="2018-05-15T11:22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In the other three lakes, the proportional shift toward autochthon</w:delText>
        </w:r>
      </w:del>
      <w:del w:id="355" w:author="immccull@gmail.com" w:date="2018-05-15T10:33:00Z">
        <w:r w:rsidR="00797C4C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del w:id="356" w:author="immccull@gmail.com" w:date="2018-05-15T11:22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was associated </w:delText>
        </w:r>
        <w:r w:rsidR="002F0947" w:rsidDel="00393DA6">
          <w:rPr>
            <w:rFonts w:ascii="Times New Roman" w:eastAsia="Times New Roman" w:hAnsi="Times New Roman" w:cs="Times New Roman"/>
            <w:sz w:val="24"/>
            <w:szCs w:val="24"/>
          </w:rPr>
          <w:delText>with</w:delText>
        </w:r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a proportional shift from burial to respiration </w:delText>
        </w:r>
        <w:r w:rsidR="002E0B60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as </w:delText>
        </w:r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water temperatures</w:delText>
        </w:r>
        <w:r w:rsidR="002E0B60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increased</w:delText>
        </w:r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, but this association was relatively weaker in Lake Monona and Lake </w:delText>
        </w:r>
      </w:del>
      <w:del w:id="357" w:author="McCullough, Ian" w:date="2018-05-15T13:39:00Z">
        <w:r w:rsidR="00797C4C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ins w:id="358" w:author="McCullough, Ian" w:date="2018-05-15T13:39:00Z">
        <w:del w:id="359" w:author="Hilary Dugan" w:date="2018-05-15T15:48:00Z">
          <w:r w:rsidR="001901E2" w:rsidDel="000D6611">
            <w:rPr>
              <w:rFonts w:ascii="Times New Roman" w:eastAsia="Times New Roman" w:hAnsi="Times New Roman" w:cs="Times New Roman"/>
              <w:sz w:val="24"/>
              <w:szCs w:val="24"/>
            </w:rPr>
            <w:delText>Vänern</w:delText>
          </w:r>
        </w:del>
      </w:ins>
      <w:del w:id="360" w:author="immccull@gmail.com" w:date="2018-05-15T11:22:00Z">
        <w:r w:rsidR="00797C4C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(Fig. 5). </w:delText>
        </w:r>
      </w:del>
      <w:r w:rsidR="0096075B" w:rsidRPr="00B65ED4">
        <w:rPr>
          <w:rFonts w:ascii="Times New Roman" w:eastAsia="Times New Roman" w:hAnsi="Times New Roman" w:cs="Times New Roman"/>
          <w:sz w:val="24"/>
          <w:szCs w:val="24"/>
        </w:rPr>
        <w:t xml:space="preserve">Overall, these </w:t>
      </w:r>
      <w:r w:rsidR="002F0947">
        <w:rPr>
          <w:rFonts w:ascii="Times New Roman" w:eastAsia="Times New Roman" w:hAnsi="Times New Roman" w:cs="Times New Roman"/>
          <w:sz w:val="24"/>
          <w:szCs w:val="24"/>
        </w:rPr>
        <w:t xml:space="preserve">seasonal </w:t>
      </w:r>
      <w:r w:rsidR="0096075B" w:rsidRPr="00B65ED4">
        <w:rPr>
          <w:rFonts w:ascii="Times New Roman" w:eastAsia="Times New Roman" w:hAnsi="Times New Roman" w:cs="Times New Roman"/>
          <w:sz w:val="24"/>
          <w:szCs w:val="24"/>
        </w:rPr>
        <w:t xml:space="preserve">dynamics suggest that </w:t>
      </w:r>
      <w:r w:rsidR="00983505">
        <w:rPr>
          <w:rFonts w:ascii="Times New Roman" w:eastAsia="Times New Roman" w:hAnsi="Times New Roman" w:cs="Times New Roman"/>
          <w:sz w:val="24"/>
          <w:szCs w:val="24"/>
        </w:rPr>
        <w:t xml:space="preserve">water </w:t>
      </w:r>
      <w:r w:rsidR="0096075B" w:rsidRPr="00B65ED4">
        <w:rPr>
          <w:rFonts w:ascii="Times New Roman" w:eastAsia="Times New Roman" w:hAnsi="Times New Roman" w:cs="Times New Roman"/>
          <w:sz w:val="24"/>
          <w:szCs w:val="24"/>
        </w:rPr>
        <w:t>temperature</w:t>
      </w:r>
      <w:r w:rsidR="00983505">
        <w:rPr>
          <w:rFonts w:ascii="Times New Roman" w:eastAsia="Times New Roman" w:hAnsi="Times New Roman" w:cs="Times New Roman"/>
          <w:sz w:val="24"/>
          <w:szCs w:val="24"/>
        </w:rPr>
        <w:t xml:space="preserve">s are 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>associated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3505">
        <w:rPr>
          <w:rFonts w:ascii="Times New Roman" w:eastAsia="Times New Roman" w:hAnsi="Times New Roman" w:cs="Times New Roman"/>
          <w:sz w:val="24"/>
          <w:szCs w:val="24"/>
        </w:rPr>
        <w:t xml:space="preserve">with 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>changes</w:t>
      </w:r>
      <w:r w:rsidR="0096075B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="002F0947">
        <w:rPr>
          <w:rFonts w:ascii="Times New Roman" w:eastAsia="Times New Roman" w:hAnsi="Times New Roman" w:cs="Times New Roman"/>
          <w:sz w:val="24"/>
          <w:szCs w:val="24"/>
        </w:rPr>
        <w:t>the balance</w:t>
      </w:r>
      <w:r w:rsidR="0096075B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between key OC fates (burial and respiration), </w:t>
      </w:r>
      <w:r w:rsidR="00983505">
        <w:rPr>
          <w:rFonts w:ascii="Times New Roman" w:eastAsia="Times New Roman" w:hAnsi="Times New Roman" w:cs="Times New Roman"/>
          <w:sz w:val="24"/>
          <w:szCs w:val="24"/>
        </w:rPr>
        <w:t>but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that such shifts are mediated by </w:t>
      </w:r>
      <w:r w:rsidR="002F0947">
        <w:rPr>
          <w:rFonts w:ascii="Times New Roman" w:eastAsia="Times New Roman" w:hAnsi="Times New Roman" w:cs="Times New Roman"/>
          <w:sz w:val="24"/>
          <w:szCs w:val="24"/>
        </w:rPr>
        <w:t xml:space="preserve">the balance 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>between allochthon</w:t>
      </w:r>
      <w:ins w:id="361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362" w:author="immccull@gmail.com" w:date="2018-05-15T10:23:00Z">
        <w:r w:rsidR="002E0B60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autochthon</w:t>
      </w:r>
      <w:ins w:id="363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64" w:author="immccull@gmail.com" w:date="2018-05-15T10:23:00Z">
        <w:r w:rsidR="00534540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that vary a</w:t>
      </w:r>
      <w:r w:rsidR="002E0B60">
        <w:rPr>
          <w:rFonts w:ascii="Times New Roman" w:eastAsia="Times New Roman" w:hAnsi="Times New Roman" w:cs="Times New Roman"/>
          <w:sz w:val="24"/>
          <w:szCs w:val="24"/>
        </w:rPr>
        <w:t>cross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systems.</w:t>
      </w:r>
    </w:p>
    <w:p w14:paraId="7CB1F3E8" w14:textId="77777777" w:rsidR="00B92E04" w:rsidRPr="00B65ED4" w:rsidRDefault="00B92E04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29009" w14:textId="77777777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65" w:name="_3o4ewidztyp5" w:colFirst="0" w:colLast="0"/>
      <w:bookmarkEnd w:id="365"/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t>DISCUSSION</w:t>
      </w:r>
    </w:p>
    <w:p w14:paraId="7A2C516E" w14:textId="77777777" w:rsidR="005D206D" w:rsidRPr="00B65ED4" w:rsidRDefault="000204C4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366" w:name="_a3c9orcnsv16" w:colFirst="0" w:colLast="0"/>
      <w:bookmarkEnd w:id="366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Representing</w:t>
      </w:r>
      <w:r w:rsidR="005D206D"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lake processes</w:t>
      </w:r>
    </w:p>
    <w:p w14:paraId="0607EA2B" w14:textId="3075035E" w:rsidR="00C115EF" w:rsidRDefault="005D206D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  <w:t xml:space="preserve">Our results indicated that a relatively simple,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 can</w:t>
      </w:r>
      <w:r w:rsidR="004B6E1C" w:rsidRPr="00B65ED4">
        <w:rPr>
          <w:rFonts w:ascii="Times New Roman" w:eastAsia="Times New Roman" w:hAnsi="Times New Roman" w:cs="Times New Roman"/>
          <w:sz w:val="24"/>
          <w:szCs w:val="24"/>
        </w:rPr>
        <w:t xml:space="preserve"> recreate long-term trends in DOC and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represent the set of key biogeochemical, trophic</w:t>
      </w:r>
      <w:r w:rsidR="002D35AE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landscape processes that combine to determine the fate of OC in lake ecosystems. </w:t>
      </w:r>
      <w:del w:id="367" w:author="immccull@gmail.com" w:date="2018-05-11T10:42:00Z">
        <w:r w:rsidR="00C2202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While postulated previously (Hanson et al. 2011), </w:delText>
        </w:r>
        <w:r w:rsidR="00D8130C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to our knowledge, </w:delText>
        </w:r>
        <w:r w:rsidR="00C2202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this is the first demonstration </w:delText>
        </w:r>
        <w:r w:rsidR="004B6E1C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of</w:delText>
        </w:r>
        <w:r w:rsidR="00C2202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 a </w:delText>
        </w:r>
        <w:r w:rsidR="00F07D20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dynamic</w:delText>
        </w:r>
        <w:r w:rsidR="00C2202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636CED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OC </w:delText>
        </w:r>
        <w:r w:rsidR="00C2202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model applie</w:delText>
        </w:r>
        <w:r w:rsidR="00B560B7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d to contrasting lake</w:delText>
        </w:r>
        <w:r w:rsidR="00C279C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R="00C2202B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>Further, the flux</w:t>
      </w:r>
      <w:r w:rsidR="00492203" w:rsidRPr="00B65ED4">
        <w:rPr>
          <w:rFonts w:ascii="Times New Roman" w:eastAsia="Times New Roman" w:hAnsi="Times New Roman" w:cs="Times New Roman"/>
          <w:sz w:val="24"/>
          <w:szCs w:val="24"/>
        </w:rPr>
        <w:t>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we </w:t>
      </w:r>
      <w:r w:rsidR="000F7586" w:rsidRPr="00B65ED4">
        <w:rPr>
          <w:rFonts w:ascii="Times New Roman" w:eastAsia="Times New Roman" w:hAnsi="Times New Roman" w:cs="Times New Roman"/>
          <w:sz w:val="24"/>
          <w:szCs w:val="24"/>
        </w:rPr>
        <w:t xml:space="preserve">modeled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were within the range of other published studies for these lakes based on steady-state models. Using much of the same LTER data, Hanson et al. (2014) provided similar estimates for Trout of allochthon</w:t>
      </w:r>
      <w:ins w:id="368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</w:t>
        </w:r>
      </w:ins>
      <w:ins w:id="369" w:author="McCullough, Ian" w:date="2018-05-15T13:24:00Z">
        <w:r w:rsidR="00DE20D2">
          <w:rPr>
            <w:rFonts w:ascii="Times New Roman" w:eastAsia="Times New Roman" w:hAnsi="Times New Roman" w:cs="Times New Roman"/>
            <w:sz w:val="24"/>
            <w:szCs w:val="24"/>
          </w:rPr>
          <w:t>s</w:t>
        </w:r>
      </w:ins>
      <w:del w:id="370" w:author="immccull@gmail.com" w:date="2018-05-15T10:23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(Hanson</w:t>
      </w:r>
      <w:r w:rsidR="009E4CF0" w:rsidRPr="00B65E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53233" w:rsidRPr="00B65ED4">
        <w:rPr>
          <w:rFonts w:ascii="Times New Roman" w:eastAsia="Times New Roman" w:hAnsi="Times New Roman" w:cs="Times New Roman"/>
          <w:sz w:val="24"/>
          <w:szCs w:val="24"/>
        </w:rPr>
        <w:t>15.92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9E4CF0" w:rsidRPr="00B65ED4">
        <w:rPr>
          <w:rFonts w:ascii="Times New Roman" w:eastAsia="Times New Roman" w:hAnsi="Times New Roman" w:cs="Times New Roman"/>
          <w:sz w:val="24"/>
          <w:szCs w:val="24"/>
        </w:rPr>
        <w:t xml:space="preserve">, our </w:t>
      </w:r>
      <w:r w:rsidR="00220D72" w:rsidRPr="00B65ED4">
        <w:rPr>
          <w:rFonts w:ascii="Times New Roman" w:eastAsia="Times New Roman" w:hAnsi="Times New Roman" w:cs="Times New Roman"/>
          <w:sz w:val="24"/>
          <w:szCs w:val="24"/>
        </w:rPr>
        <w:t>model</w:t>
      </w:r>
      <w:r w:rsidR="009E4CF0" w:rsidRPr="00B65E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ins w:id="371" w:author="immccull@gmail.com" w:date="2018-05-15T11:24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15.65</w:t>
        </w:r>
      </w:ins>
      <w:del w:id="372" w:author="immccull@gmail.com" w:date="2018-05-15T11:24:00Z">
        <w:r w:rsidR="00D117AE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13.</w:delText>
        </w:r>
        <w:r w:rsidR="00430173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35</w:delText>
        </w:r>
      </w:del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9E4CF0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burial 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>(Hanson: 3.66 g m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, our model: </w:t>
      </w:r>
      <w:ins w:id="373" w:author="immccull@gmail.com" w:date="2018-05-15T11:24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7.46</w:t>
        </w:r>
      </w:ins>
      <w:del w:id="374" w:author="immccull@gmail.com" w:date="2018-05-15T11:24:00Z">
        <w:r w:rsidR="00682298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1.19</w:delText>
        </w:r>
      </w:del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>), a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nd export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(Hanson: 4.95 g m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>, our model: 3.9</w:t>
      </w:r>
      <w:ins w:id="375" w:author="immccull@gmail.com" w:date="2018-05-15T11:24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6</w:t>
        </w:r>
      </w:ins>
      <w:del w:id="376" w:author="immccull@gmail.com" w:date="2018-05-15T11:24:00Z">
        <w:r w:rsidR="00682298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5</w:delText>
        </w:r>
      </w:del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but not for respiration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(Hanson: 7.31 g m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492203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our model: </w:t>
      </w:r>
      <w:del w:id="377" w:author="immccull@gmail.com" w:date="2018-05-15T11:25:00Z">
        <w:r w:rsidR="00682298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37.45</w:delText>
        </w:r>
      </w:del>
      <w:ins w:id="378" w:author="immccull@gmail.com" w:date="2018-05-15T11:25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33.04</w:t>
        </w:r>
      </w:ins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492203" w:rsidRPr="00B65ED4">
        <w:rPr>
          <w:rFonts w:ascii="Times New Roman" w:eastAsia="Times New Roman" w:hAnsi="Times New Roman" w:cs="Times New Roman"/>
          <w:sz w:val="24"/>
          <w:szCs w:val="24"/>
        </w:rPr>
        <w:t xml:space="preserve">because </w:t>
      </w:r>
      <w:r w:rsidR="00682298" w:rsidRPr="00B65ED4">
        <w:rPr>
          <w:rFonts w:ascii="Times New Roman" w:eastAsia="Times New Roman" w:hAnsi="Times New Roman" w:cs="Times New Roman"/>
          <w:sz w:val="24"/>
          <w:szCs w:val="24"/>
        </w:rPr>
        <w:t>Hanson et al. (2014)</w:t>
      </w:r>
      <w:r w:rsidR="00492203" w:rsidRPr="00B65ED4">
        <w:rPr>
          <w:rFonts w:ascii="Times New Roman" w:eastAsia="Times New Roman" w:hAnsi="Times New Roman" w:cs="Times New Roman"/>
          <w:sz w:val="24"/>
          <w:szCs w:val="24"/>
        </w:rPr>
        <w:t xml:space="preserve"> did not account for autochthon</w:t>
      </w:r>
      <w:ins w:id="379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80" w:author="immccull@gmail.com" w:date="2018-05-15T10:23:00Z">
        <w:r w:rsidR="00492203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8B13D9" w:rsidRPr="00B65ED4">
        <w:rPr>
          <w:rFonts w:ascii="Times New Roman" w:eastAsia="Times New Roman" w:hAnsi="Times New Roman" w:cs="Times New Roman"/>
          <w:sz w:val="24"/>
          <w:szCs w:val="24"/>
        </w:rPr>
        <w:t xml:space="preserve">Similar to our study, </w:t>
      </w:r>
      <w:proofErr w:type="gramStart"/>
      <w:r w:rsidRPr="00B65ED4">
        <w:rPr>
          <w:rFonts w:ascii="Times New Roman" w:eastAsia="Times New Roman" w:hAnsi="Times New Roman" w:cs="Times New Roman"/>
          <w:sz w:val="24"/>
          <w:szCs w:val="24"/>
        </w:rPr>
        <w:t>Whalen</w:t>
      </w:r>
      <w:proofErr w:type="gram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Cornwall (1985) demonstrated that </w:t>
      </w:r>
      <w:proofErr w:type="spellStart"/>
      <w:r w:rsidR="008B13D9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8B13D9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13D9" w:rsidRPr="00B65ED4">
        <w:rPr>
          <w:rFonts w:ascii="Times New Roman" w:eastAsia="Times New Roman" w:hAnsi="Times New Roman" w:cs="Times New Roman"/>
          <w:sz w:val="24"/>
          <w:szCs w:val="24"/>
        </w:rPr>
        <w:t>was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13D9" w:rsidRPr="00B65ED4">
        <w:rPr>
          <w:rFonts w:ascii="Times New Roman" w:eastAsia="Times New Roman" w:hAnsi="Times New Roman" w:cs="Times New Roman"/>
          <w:sz w:val="24"/>
          <w:szCs w:val="24"/>
        </w:rPr>
        <w:t xml:space="preserve">driven by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high </w:t>
      </w:r>
      <w:r w:rsidR="00227D54" w:rsidRPr="00B65ED4">
        <w:rPr>
          <w:rFonts w:ascii="Times New Roman" w:eastAsia="Times New Roman" w:hAnsi="Times New Roman" w:cs="Times New Roman"/>
          <w:sz w:val="24"/>
          <w:szCs w:val="24"/>
        </w:rPr>
        <w:t xml:space="preserve">proportional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allochthon</w:t>
      </w:r>
      <w:ins w:id="381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 xml:space="preserve">ous </w:t>
        </w:r>
        <w:r w:rsidR="002B3835">
          <w:rPr>
            <w:rFonts w:ascii="Times New Roman" w:eastAsia="Times New Roman" w:hAnsi="Times New Roman" w:cs="Times New Roman"/>
            <w:sz w:val="24"/>
            <w:szCs w:val="24"/>
          </w:rPr>
          <w:lastRenderedPageBreak/>
          <w:t>inputs</w:t>
        </w:r>
      </w:ins>
      <w:del w:id="382" w:author="immccull@gmail.com" w:date="2018-05-15T10:23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13D9" w:rsidRPr="00B65ED4">
        <w:rPr>
          <w:rFonts w:ascii="Times New Roman" w:eastAsia="Times New Roman" w:hAnsi="Times New Roman" w:cs="Times New Roman"/>
          <w:sz w:val="24"/>
          <w:szCs w:val="24"/>
        </w:rPr>
        <w:t xml:space="preserve">(Whalen and Cornwall 0.91, our study: 0.87)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relative to autochthon</w:t>
      </w:r>
      <w:ins w:id="383" w:author="immccull@gmail.com" w:date="2018-05-15T10:23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84" w:author="immccull@gmail.com" w:date="2018-05-15T10:23:00Z">
        <w:r w:rsidR="00C115EF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C11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417" w:rsidRPr="00B65ED4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low burial </w:t>
      </w:r>
      <w:r w:rsidR="00227D54" w:rsidRPr="00B65ED4">
        <w:rPr>
          <w:rFonts w:ascii="Times New Roman" w:eastAsia="Times New Roman" w:hAnsi="Times New Roman" w:cs="Times New Roman"/>
          <w:sz w:val="24"/>
          <w:szCs w:val="24"/>
        </w:rPr>
        <w:t>(Whalen and Cornwall: 0.02, our study: 0.0</w:t>
      </w:r>
      <w:ins w:id="385" w:author="immccull@gmail.com" w:date="2018-05-15T11:25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7</w:t>
        </w:r>
      </w:ins>
      <w:del w:id="386" w:author="immccull@gmail.com" w:date="2018-05-15T11:25:00Z">
        <w:r w:rsidR="00227D54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8</w:delText>
        </w:r>
      </w:del>
      <w:r w:rsidR="00227D54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DE6417" w:rsidRPr="00B65ED4">
        <w:rPr>
          <w:rFonts w:ascii="Times New Roman" w:eastAsia="Times New Roman" w:hAnsi="Times New Roman" w:cs="Times New Roman"/>
          <w:sz w:val="24"/>
          <w:szCs w:val="24"/>
        </w:rPr>
        <w:t>. Our proportion exported (0.64) contrasted somewhat with Whalen and Cornwall (0.82), but much of this excess export was respired (0.2</w:t>
      </w:r>
      <w:ins w:id="387" w:author="immccull@gmail.com" w:date="2018-05-15T11:25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8</w:t>
        </w:r>
      </w:ins>
      <w:del w:id="388" w:author="immccull@gmail.com" w:date="2018-05-15T11:25:00Z">
        <w:r w:rsidR="00DE6417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7</w:delText>
        </w:r>
      </w:del>
      <w:r w:rsidR="00DE6417" w:rsidRPr="00B65ED4">
        <w:rPr>
          <w:rFonts w:ascii="Times New Roman" w:eastAsia="Times New Roman" w:hAnsi="Times New Roman" w:cs="Times New Roman"/>
          <w:sz w:val="24"/>
          <w:szCs w:val="24"/>
        </w:rPr>
        <w:t>) in our model.</w:t>
      </w:r>
      <w:r w:rsidR="00227D5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Dillon and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r w:rsidR="009E4CF0" w:rsidRPr="00B65ED4">
        <w:rPr>
          <w:rFonts w:ascii="Times New Roman" w:eastAsia="Times New Roman" w:hAnsi="Times New Roman" w:cs="Times New Roman"/>
          <w:sz w:val="24"/>
          <w:szCs w:val="24"/>
        </w:rPr>
        <w:t>’s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(1997)</w:t>
      </w:r>
      <w:r w:rsidR="009E4CF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417" w:rsidRPr="00B65ED4">
        <w:rPr>
          <w:rFonts w:ascii="Times New Roman" w:eastAsia="Times New Roman" w:hAnsi="Times New Roman" w:cs="Times New Roman"/>
          <w:sz w:val="24"/>
          <w:szCs w:val="24"/>
        </w:rPr>
        <w:t xml:space="preserve">proportional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estimates for 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burial in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Harp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were low </w:t>
      </w:r>
      <w:del w:id="389" w:author="immccull@gmail.com" w:date="2018-05-15T11:25:00Z">
        <w:r w:rsidR="00512D98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and similar</w:delText>
        </w:r>
      </w:del>
      <w:ins w:id="390" w:author="immccull@gmail.com" w:date="2018-05-15T11:25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compared</w:t>
        </w:r>
      </w:ins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ours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 xml:space="preserve">(Dillon and </w:t>
      </w:r>
      <w:proofErr w:type="spellStart"/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>0.01</w:t>
      </w:r>
      <w:r w:rsidR="00D117AE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our model: </w:t>
      </w:r>
      <w:ins w:id="391" w:author="immccull@gmail.com" w:date="2018-05-15T11:25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26.60</w:t>
        </w:r>
      </w:ins>
      <w:del w:id="392" w:author="immccull@gmail.com" w:date="2018-05-15T11:25:00Z">
        <w:r w:rsidR="00512D98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0.07</w:delText>
        </w:r>
      </w:del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>) and the magnitudes of allochthon</w:t>
      </w:r>
      <w:ins w:id="393" w:author="immccull@gmail.com" w:date="2018-05-15T10:24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94" w:author="immccull@gmail.com" w:date="2018-05-15T10:24:00Z">
        <w:r w:rsidR="00512D98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were somewhat similar (Dillon and </w:t>
      </w:r>
      <w:proofErr w:type="spellStart"/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>: 28.9 g m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, our study: </w:t>
      </w:r>
      <w:ins w:id="395" w:author="immccull@gmail.com" w:date="2018-05-15T11:26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40.05</w:t>
        </w:r>
      </w:ins>
      <w:del w:id="396" w:author="immccull@gmail.com" w:date="2018-05-15T11:26:00Z">
        <w:r w:rsidR="00512D98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39.88</w:delText>
        </w:r>
      </w:del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g m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-2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yr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), but Dillon and </w:t>
      </w:r>
      <w:proofErr w:type="spellStart"/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(1997) did not consider autochthon</w:t>
      </w:r>
      <w:ins w:id="397" w:author="immccull@gmail.com" w:date="2018-05-15T10:24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398" w:author="immccull@gmail.com" w:date="2018-05-15T10:24:00Z">
        <w:r w:rsidR="00512D98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. Therefore, we are unable to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compare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total load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s and differences in </w:t>
      </w:r>
      <w:r w:rsidR="005103D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proportion exported in Dillon and </w:t>
      </w:r>
      <w:proofErr w:type="spellStart"/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(0.58) vs. our study (0.2</w:t>
      </w:r>
      <w:ins w:id="399" w:author="immccull@gmail.com" w:date="2018-05-15T11:26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>5</w:t>
        </w:r>
      </w:ins>
      <w:del w:id="400" w:author="immccull@gmail.com" w:date="2018-05-15T11:26:00Z">
        <w:r w:rsidR="005B4433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4</w:delText>
        </w:r>
      </w:del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ins w:id="401" w:author="McCullough, Ian" w:date="2018-05-15T13:54:00Z">
        <w:r w:rsidR="00DF7A7C">
          <w:rPr>
            <w:rFonts w:ascii="Times New Roman" w:eastAsia="Times New Roman" w:hAnsi="Times New Roman" w:cs="Times New Roman"/>
            <w:sz w:val="24"/>
            <w:szCs w:val="24"/>
          </w:rPr>
          <w:t>, which</w:t>
        </w:r>
      </w:ins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 may be explained by our inclusion of autochthon</w:t>
      </w:r>
      <w:ins w:id="402" w:author="immccull@gmail.com" w:date="2018-05-15T10:24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03" w:author="immccull@gmail.com" w:date="2018-05-15T10:24:00Z">
        <w:r w:rsidR="005B4433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respiration.</w:t>
      </w:r>
      <w:r w:rsidR="00512D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Differences </w:t>
      </w:r>
      <w:r w:rsidR="00534540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budget estimates may also be due to differences in study years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Dillon and </w:t>
      </w:r>
      <w:proofErr w:type="spellStart"/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1981-1989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, our study: 1991-2001).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Although our results generally agreed with prior studies</w:t>
      </w:r>
      <w:r w:rsidR="00C115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based on steady-state models, </w:t>
      </w:r>
      <w:r w:rsidR="00BA5D87" w:rsidRPr="00B65ED4">
        <w:rPr>
          <w:rFonts w:ascii="Times New Roman" w:eastAsia="Times New Roman" w:hAnsi="Times New Roman" w:cs="Times New Roman"/>
          <w:sz w:val="24"/>
          <w:szCs w:val="24"/>
        </w:rPr>
        <w:t xml:space="preserve">our estimated respiration rates were generally higher than those noted in the literature (Hanson et al. 2014, Dillon and </w:t>
      </w:r>
      <w:proofErr w:type="spellStart"/>
      <w:r w:rsidR="00BA5D87"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="00BA5D87" w:rsidRPr="00B65ED4">
        <w:rPr>
          <w:rFonts w:ascii="Times New Roman" w:eastAsia="Times New Roman" w:hAnsi="Times New Roman" w:cs="Times New Roman"/>
          <w:sz w:val="24"/>
          <w:szCs w:val="24"/>
        </w:rPr>
        <w:t xml:space="preserve"> 1997)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We offer that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models better represent these processes by accounting for seasonal changes in temperature and </w:t>
      </w:r>
      <w:proofErr w:type="spellStart"/>
      <w:r w:rsidR="00FD26D8" w:rsidRPr="00B65ED4">
        <w:rPr>
          <w:rFonts w:ascii="Times New Roman" w:eastAsia="Times New Roman" w:hAnsi="Times New Roman" w:cs="Times New Roman"/>
          <w:sz w:val="24"/>
          <w:szCs w:val="24"/>
        </w:rPr>
        <w:t>c</w:t>
      </w:r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hl</w:t>
      </w:r>
      <w:proofErr w:type="spellEnd"/>
      <w:r w:rsidR="00793A49"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3A49"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concentrations. Therefore, although steady-state models may be sufficient for recreating some key ecological processes,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models are needed for </w:t>
      </w:r>
      <w:r w:rsidR="00C115EF">
        <w:rPr>
          <w:rFonts w:ascii="Times New Roman" w:eastAsia="Times New Roman" w:hAnsi="Times New Roman" w:cs="Times New Roman"/>
          <w:sz w:val="24"/>
          <w:szCs w:val="24"/>
        </w:rPr>
        <w:t>determining the relative magnitudes of OC fates in lake ecosystems, given the importance of autochthon</w:t>
      </w:r>
      <w:ins w:id="404" w:author="immccull@gmail.com" w:date="2018-05-15T10:33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05" w:author="immccull@gmail.com" w:date="2018-05-15T10:33:00Z">
        <w:r w:rsidR="00C115EF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C115EF">
        <w:rPr>
          <w:rFonts w:ascii="Times New Roman" w:eastAsia="Times New Roman" w:hAnsi="Times New Roman" w:cs="Times New Roman"/>
          <w:sz w:val="24"/>
          <w:szCs w:val="24"/>
        </w:rPr>
        <w:t xml:space="preserve"> and respiration.</w:t>
      </w:r>
    </w:p>
    <w:p w14:paraId="651B0359" w14:textId="784895AD" w:rsidR="00562DD6" w:rsidRPr="00B65ED4" w:rsidRDefault="00562DD6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C6D02" w14:textId="51F8BB40" w:rsidR="00562DD6" w:rsidRPr="00B65ED4" w:rsidRDefault="005440C8" w:rsidP="002F35B3">
      <w:pPr>
        <w:spacing w:line="480" w:lineRule="auto"/>
        <w:rPr>
          <w:rFonts w:ascii="Times New Roman" w:eastAsia="Times New Roman" w:hAnsi="Times New Roman" w:cs="Times New Roman"/>
          <w:i/>
          <w:color w:val="434343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Key uncertainties in </w:t>
      </w:r>
      <w:r w:rsidR="00562DD6"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OC fates </w:t>
      </w:r>
    </w:p>
    <w:p w14:paraId="6CCED358" w14:textId="6B4B2B18" w:rsidR="007F132D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</w:r>
      <w:r w:rsidR="00636CED" w:rsidRPr="00B65ED4">
        <w:rPr>
          <w:rFonts w:ascii="Times New Roman" w:eastAsia="Times New Roman" w:hAnsi="Times New Roman" w:cs="Times New Roman"/>
          <w:sz w:val="24"/>
          <w:szCs w:val="24"/>
        </w:rPr>
        <w:t xml:space="preserve">Well-constrained estimates of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OC </w:t>
      </w:r>
      <w:r w:rsidR="002F1392" w:rsidRPr="00B65ED4">
        <w:rPr>
          <w:rFonts w:ascii="Times New Roman" w:eastAsia="Times New Roman" w:hAnsi="Times New Roman" w:cs="Times New Roman"/>
          <w:sz w:val="24"/>
          <w:szCs w:val="24"/>
        </w:rPr>
        <w:t xml:space="preserve">burial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lakes </w:t>
      </w:r>
      <w:r w:rsidR="002F1392" w:rsidRPr="00B65ED4">
        <w:rPr>
          <w:rFonts w:ascii="Times New Roman" w:eastAsia="Times New Roman" w:hAnsi="Times New Roman" w:cs="Times New Roman"/>
          <w:sz w:val="24"/>
          <w:szCs w:val="24"/>
        </w:rPr>
        <w:t xml:space="preserve">remain a challenge to model. Although our estimates for burial parameters have relatively low uncertainties (Table 4), 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burial may be under</w:t>
      </w:r>
      <w:r w:rsidR="002F1392" w:rsidRPr="00B65ED4">
        <w:rPr>
          <w:rFonts w:ascii="Times New Roman" w:eastAsia="Times New Roman" w:hAnsi="Times New Roman" w:cs="Times New Roman"/>
          <w:sz w:val="24"/>
          <w:szCs w:val="24"/>
        </w:rPr>
        <w:t xml:space="preserve">estimated for these lakes. </w:t>
      </w:r>
      <w:commentRangeStart w:id="406"/>
      <w:ins w:id="407" w:author="McCullough, Ian" w:date="2018-05-15T13:49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 xml:space="preserve">The sensitivity analysis revealed that modeled DOC generally </w:t>
        </w:r>
        <w:r w:rsidR="00306BEA">
          <w:rPr>
            <w:rFonts w:ascii="Times New Roman" w:eastAsia="Times New Roman" w:hAnsi="Times New Roman" w:cs="Times New Roman"/>
            <w:sz w:val="24"/>
            <w:szCs w:val="24"/>
          </w:rPr>
          <w:lastRenderedPageBreak/>
          <w:t>varied &lt; 2 mg L</w:t>
        </w:r>
        <w:r w:rsidR="00306BEA" w:rsidRPr="007B6599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t>-1</w:t>
        </w:r>
        <w:r w:rsidR="00306BEA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t xml:space="preserve"> </w:t>
        </w:r>
        <w:r w:rsidR="00306BEA">
          <w:rPr>
            <w:rFonts w:ascii="Times New Roman" w:eastAsia="Times New Roman" w:hAnsi="Times New Roman" w:cs="Times New Roman"/>
            <w:sz w:val="24"/>
            <w:szCs w:val="24"/>
          </w:rPr>
          <w:t xml:space="preserve">as a function of </w:t>
        </w:r>
        <w:proofErr w:type="spellStart"/>
        <w:r w:rsidR="00306BEA">
          <w:rPr>
            <w:rFonts w:ascii="Times New Roman" w:eastAsia="Times New Roman" w:hAnsi="Times New Roman" w:cs="Times New Roman"/>
            <w:sz w:val="24"/>
            <w:szCs w:val="24"/>
          </w:rPr>
          <w:t>BPOC</w:t>
        </w:r>
        <w:r w:rsidR="00306BEA" w:rsidRPr="007B6599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t>Alloch</w:t>
        </w:r>
        <w:proofErr w:type="spellEnd"/>
        <w:r w:rsidR="00306BEA">
          <w:rPr>
            <w:rFonts w:ascii="Times New Roman" w:eastAsia="Times New Roman" w:hAnsi="Times New Roman" w:cs="Times New Roman"/>
            <w:sz w:val="24"/>
            <w:szCs w:val="24"/>
          </w:rPr>
          <w:t>,</w:t>
        </w:r>
      </w:ins>
      <w:ins w:id="408" w:author="McCullough, Ian" w:date="2018-05-15T13:50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 xml:space="preserve"> which accounted for up to 50% of modeled DOC </w:t>
        </w:r>
      </w:ins>
      <w:commentRangeEnd w:id="406"/>
      <w:ins w:id="409" w:author="McCullough, Ian" w:date="2018-05-15T13:52:00Z">
        <w:r w:rsidR="00306BEA">
          <w:rPr>
            <w:rStyle w:val="CommentReference"/>
          </w:rPr>
          <w:commentReference w:id="406"/>
        </w:r>
      </w:ins>
      <w:ins w:id="410" w:author="McCullough, Ian" w:date="2018-05-15T13:50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>(except for Lake Monona, which was highly se</w:t>
        </w:r>
      </w:ins>
      <w:ins w:id="411" w:author="McCullough, Ian" w:date="2018-05-15T13:51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 xml:space="preserve">nsitive to </w:t>
        </w:r>
        <w:proofErr w:type="spellStart"/>
        <w:r w:rsidR="00306BEA">
          <w:rPr>
            <w:rFonts w:ascii="Times New Roman" w:eastAsia="Times New Roman" w:hAnsi="Times New Roman" w:cs="Times New Roman"/>
            <w:sz w:val="24"/>
            <w:szCs w:val="24"/>
          </w:rPr>
          <w:t>BPOC</w:t>
        </w:r>
        <w:r w:rsidR="00306BEA" w:rsidRPr="00306BEA">
          <w:rPr>
            <w:rFonts w:ascii="Times New Roman" w:eastAsia="Times New Roman" w:hAnsi="Times New Roman" w:cs="Times New Roman"/>
            <w:sz w:val="24"/>
            <w:szCs w:val="24"/>
            <w:vertAlign w:val="subscript"/>
            <w:rPrChange w:id="412" w:author="McCullough, Ian" w:date="2018-05-15T13:51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Alloch</w:t>
        </w:r>
      </w:ins>
      <w:proofErr w:type="spellEnd"/>
      <w:ins w:id="413" w:author="McCullough, Ian" w:date="2018-05-15T13:50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>)</w:t>
        </w:r>
      </w:ins>
      <w:proofErr w:type="gramStart"/>
      <w:ins w:id="414" w:author="McCullough, Ian" w:date="2018-05-15T13:49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 xml:space="preserve">.  </w:t>
        </w:r>
      </w:ins>
      <w:proofErr w:type="gramEnd"/>
      <w:r w:rsidR="00430173" w:rsidRPr="00B65ED4">
        <w:rPr>
          <w:rFonts w:ascii="Times New Roman" w:eastAsia="Times New Roman" w:hAnsi="Times New Roman" w:cs="Times New Roman"/>
          <w:sz w:val="24"/>
          <w:szCs w:val="24"/>
        </w:rPr>
        <w:t>A key consideration is that o</w:t>
      </w:r>
      <w:r w:rsidR="00E44214" w:rsidRPr="00B65ED4">
        <w:rPr>
          <w:rFonts w:ascii="Times New Roman" w:eastAsia="Times New Roman" w:hAnsi="Times New Roman" w:cs="Times New Roman"/>
          <w:sz w:val="24"/>
          <w:szCs w:val="24"/>
        </w:rPr>
        <w:t xml:space="preserve">ur model buried </w:t>
      </w:r>
      <w:r w:rsidR="0031151D" w:rsidRPr="00B65ED4">
        <w:rPr>
          <w:rFonts w:ascii="Times New Roman" w:eastAsia="Times New Roman" w:hAnsi="Times New Roman" w:cs="Times New Roman"/>
          <w:sz w:val="24"/>
          <w:szCs w:val="24"/>
        </w:rPr>
        <w:t xml:space="preserve">close to </w:t>
      </w:r>
      <w:r w:rsidR="00E44214" w:rsidRPr="00B65ED4">
        <w:rPr>
          <w:rFonts w:ascii="Times New Roman" w:eastAsia="Times New Roman" w:hAnsi="Times New Roman" w:cs="Times New Roman"/>
          <w:sz w:val="24"/>
          <w:szCs w:val="24"/>
        </w:rPr>
        <w:t xml:space="preserve">100% of </w:t>
      </w:r>
      <w:proofErr w:type="spellStart"/>
      <w:r w:rsidR="009538B4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9538B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9538B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1151D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del w:id="415" w:author="McCullough, Ian" w:date="2018-05-15T13:51:00Z">
        <w:r w:rsidR="0031151D" w:rsidRPr="00B65ED4" w:rsidDel="00306BEA">
          <w:rPr>
            <w:rFonts w:ascii="Times New Roman" w:eastAsia="Times New Roman" w:hAnsi="Times New Roman" w:cs="Times New Roman"/>
            <w:sz w:val="24"/>
            <w:szCs w:val="24"/>
          </w:rPr>
          <w:delText>four of five lakes</w:delText>
        </w:r>
      </w:del>
      <w:ins w:id="416" w:author="McCullough, Ian" w:date="2018-05-15T13:51:00Z">
        <w:r w:rsidR="00306BEA">
          <w:rPr>
            <w:rFonts w:ascii="Times New Roman" w:eastAsia="Times New Roman" w:hAnsi="Times New Roman" w:cs="Times New Roman"/>
            <w:sz w:val="24"/>
            <w:szCs w:val="24"/>
          </w:rPr>
          <w:t>all lakes except Lake Monona</w:t>
        </w:r>
      </w:ins>
      <w:r w:rsidR="0031151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4214" w:rsidRPr="00B65ED4">
        <w:rPr>
          <w:rFonts w:ascii="Times New Roman" w:eastAsia="Times New Roman" w:hAnsi="Times New Roman" w:cs="Times New Roman"/>
          <w:sz w:val="24"/>
          <w:szCs w:val="24"/>
        </w:rPr>
        <w:t xml:space="preserve">(Table </w:t>
      </w:r>
      <w:r w:rsidR="0031151D" w:rsidRPr="00B65ED4">
        <w:rPr>
          <w:rFonts w:ascii="Times New Roman" w:eastAsia="Times New Roman" w:hAnsi="Times New Roman" w:cs="Times New Roman"/>
          <w:sz w:val="24"/>
          <w:szCs w:val="24"/>
        </w:rPr>
        <w:t>4</w:t>
      </w:r>
      <w:r w:rsidR="00E44214" w:rsidRPr="00B65E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E44214" w:rsidRPr="00B65ED4">
        <w:rPr>
          <w:rFonts w:ascii="Times New Roman" w:eastAsia="Times New Roman" w:hAnsi="Times New Roman" w:cs="Times New Roman"/>
          <w:sz w:val="24"/>
          <w:szCs w:val="24"/>
        </w:rPr>
        <w:t xml:space="preserve">); therefore, any increase in </w:t>
      </w:r>
      <w:proofErr w:type="spellStart"/>
      <w:r w:rsidR="009538B4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9538B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9538B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4214" w:rsidRPr="00B65ED4">
        <w:rPr>
          <w:rFonts w:ascii="Times New Roman" w:eastAsia="Times New Roman" w:hAnsi="Times New Roman" w:cs="Times New Roman"/>
          <w:sz w:val="24"/>
          <w:szCs w:val="24"/>
        </w:rPr>
        <w:t xml:space="preserve">would be directly proportional to increases in burial. </w:t>
      </w:r>
      <w:r w:rsidR="0035554E" w:rsidRPr="00B65ED4">
        <w:rPr>
          <w:rFonts w:ascii="Times New Roman" w:eastAsia="Times New Roman" w:hAnsi="Times New Roman" w:cs="Times New Roman"/>
          <w:sz w:val="24"/>
          <w:szCs w:val="24"/>
        </w:rPr>
        <w:t xml:space="preserve">Owing to lack of 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>observational</w:t>
      </w:r>
      <w:r w:rsidR="0035554E" w:rsidRPr="00B65ED4">
        <w:rPr>
          <w:rFonts w:ascii="Times New Roman" w:eastAsia="Times New Roman" w:hAnsi="Times New Roman" w:cs="Times New Roman"/>
          <w:sz w:val="24"/>
          <w:szCs w:val="24"/>
        </w:rPr>
        <w:t xml:space="preserve"> data, we assumed </w:t>
      </w:r>
      <w:proofErr w:type="spellStart"/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343492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343492" w:rsidRPr="00B65ED4" w:rsidDel="003434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554E" w:rsidRPr="00B65ED4">
        <w:rPr>
          <w:rFonts w:ascii="Times New Roman" w:eastAsia="Times New Roman" w:hAnsi="Times New Roman" w:cs="Times New Roman"/>
          <w:sz w:val="24"/>
          <w:szCs w:val="24"/>
        </w:rPr>
        <w:t xml:space="preserve">was 10% of </w:t>
      </w:r>
      <w:proofErr w:type="spellStart"/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343492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6A6054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31798E">
        <w:rPr>
          <w:rFonts w:ascii="Times New Roman" w:hAnsi="Times New Roman" w:cs="Times New Roman"/>
          <w:sz w:val="24"/>
          <w:szCs w:val="24"/>
        </w:rPr>
        <w:t>CPOC</w:t>
      </w:r>
      <w:r w:rsidR="00196B38" w:rsidRPr="00B65ED4">
        <w:rPr>
          <w:rFonts w:ascii="Times New Roman" w:hAnsi="Times New Roman" w:cs="Times New Roman"/>
          <w:sz w:val="24"/>
          <w:szCs w:val="24"/>
          <w:vertAlign w:val="subscript"/>
        </w:rPr>
        <w:t>Factor</w:t>
      </w:r>
      <w:proofErr w:type="spellEnd"/>
      <w:r w:rsidR="006A6054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5B4433" w:rsidRPr="00B65ED4">
        <w:rPr>
          <w:rFonts w:ascii="Times New Roman" w:eastAsia="Times New Roman" w:hAnsi="Times New Roman" w:cs="Times New Roman"/>
          <w:sz w:val="24"/>
          <w:szCs w:val="24"/>
        </w:rPr>
        <w:t>, but this may be an underestimate, and does not account for potential seasonal variation in the DOC:POC ratio</w:t>
      </w:r>
      <w:r w:rsidR="0035554E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0D1E" w:rsidRPr="00B65ED4">
        <w:rPr>
          <w:rFonts w:ascii="Times New Roman" w:eastAsia="Times New Roman" w:hAnsi="Times New Roman" w:cs="Times New Roman"/>
          <w:sz w:val="24"/>
          <w:szCs w:val="24"/>
        </w:rPr>
        <w:t>I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ntense precipitation </w:t>
      </w:r>
      <w:r w:rsidR="005807D7" w:rsidRPr="00B65ED4"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increase POC </w:t>
      </w:r>
      <w:r w:rsidR="0035554E" w:rsidRPr="00B65ED4">
        <w:rPr>
          <w:rFonts w:ascii="Times New Roman" w:eastAsia="Times New Roman" w:hAnsi="Times New Roman" w:cs="Times New Roman"/>
          <w:sz w:val="24"/>
          <w:szCs w:val="24"/>
        </w:rPr>
        <w:t xml:space="preserve">concentration 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>disproportionately to DOC</w:t>
      </w:r>
      <w:r w:rsidR="0035554E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streams (</w:t>
      </w:r>
      <w:proofErr w:type="spellStart"/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>Jeong</w:t>
      </w:r>
      <w:proofErr w:type="spellEnd"/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2012, Dhillon and Inamdar 201</w:t>
      </w:r>
      <w:r w:rsidR="00C115EF">
        <w:rPr>
          <w:rFonts w:ascii="Times New Roman" w:eastAsia="Times New Roman" w:hAnsi="Times New Roman" w:cs="Times New Roman"/>
          <w:sz w:val="24"/>
          <w:szCs w:val="24"/>
        </w:rPr>
        <w:t>4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, which could </w:t>
      </w:r>
      <w:r w:rsidR="00656127" w:rsidRPr="00B65ED4">
        <w:rPr>
          <w:rFonts w:ascii="Times New Roman" w:eastAsia="Times New Roman" w:hAnsi="Times New Roman" w:cs="Times New Roman"/>
          <w:sz w:val="24"/>
          <w:szCs w:val="24"/>
        </w:rPr>
        <w:t xml:space="preserve">temporarily 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increase </w:t>
      </w:r>
      <w:proofErr w:type="spellStart"/>
      <w:r w:rsidR="009538B4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9538B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FA29E9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thus burial</w:t>
      </w:r>
      <w:r w:rsidR="00BB19C3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del w:id="417" w:author="immccull@gmail.com" w:date="2018-05-11T10:45:00Z"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In addition, our model demonstrated DOC responses to precipitation events when we had corresponding weather and DOC</w:delText>
        </w:r>
        <w:r w:rsidR="00032ED8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A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lloch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 data, but the assumed linear changes in inflow volume and DOC</w:delText>
        </w:r>
        <w:r w:rsidR="00032ED8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A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lloch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 between observation points may also have underrepresented DOC</w:delText>
        </w:r>
        <w:r w:rsidR="00032ED8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A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lloch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, leading indirectly to underrepresentation of POC</w:delText>
        </w:r>
        <w:r w:rsidR="00032ED8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A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lloch</w:delText>
        </w:r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 xml:space="preserve">. </w:delText>
        </w:r>
      </w:del>
      <w:r w:rsidR="00444FA6" w:rsidRPr="00B65ED4">
        <w:rPr>
          <w:rFonts w:ascii="Times New Roman" w:eastAsia="Times New Roman" w:hAnsi="Times New Roman" w:cs="Times New Roman"/>
          <w:sz w:val="24"/>
          <w:szCs w:val="24"/>
        </w:rPr>
        <w:t xml:space="preserve">Wet years increase </w:t>
      </w:r>
      <w:proofErr w:type="spellStart"/>
      <w:r w:rsidR="00444FA6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444FA6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444FA6" w:rsidRPr="00B65ED4" w:rsidDel="00E07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4FA6" w:rsidRPr="00B65ED4">
        <w:rPr>
          <w:rFonts w:ascii="Times New Roman" w:eastAsia="Times New Roman" w:hAnsi="Times New Roman" w:cs="Times New Roman"/>
          <w:sz w:val="24"/>
          <w:szCs w:val="24"/>
        </w:rPr>
        <w:t>inputs to lakes at regional scales</w:t>
      </w:r>
      <w:r w:rsidR="00F63265" w:rsidRPr="00B65ED4">
        <w:rPr>
          <w:rFonts w:ascii="Times New Roman" w:eastAsia="Times New Roman" w:hAnsi="Times New Roman" w:cs="Times New Roman"/>
          <w:sz w:val="24"/>
          <w:szCs w:val="24"/>
        </w:rPr>
        <w:t xml:space="preserve"> by increasing connectivity among waterbodies</w:t>
      </w:r>
      <w:r w:rsidR="00444FA6" w:rsidRPr="00B65ED4">
        <w:rPr>
          <w:rFonts w:ascii="Times New Roman" w:eastAsia="Times New Roman" w:hAnsi="Times New Roman" w:cs="Times New Roman"/>
          <w:sz w:val="24"/>
          <w:szCs w:val="24"/>
        </w:rPr>
        <w:t xml:space="preserve"> (Rose et al. 2016)</w:t>
      </w:r>
      <w:r w:rsidR="00CA6E8B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therefore probably also increase </w:t>
      </w:r>
      <w:proofErr w:type="spellStart"/>
      <w:r w:rsidR="00CA6E8B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6A605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CA6E8B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del w:id="418" w:author="immccull@gmail.com" w:date="2018-05-11T10:45:00Z">
        <w:r w:rsidR="00444FA6" w:rsidRPr="00B65ED4" w:rsidDel="00BD3E5B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</w:del>
      <w:ins w:id="419" w:author="immccull@gmail.com" w:date="2018-05-11T10:45:00Z">
        <w:del w:id="420" w:author="McCullough, Ian" w:date="2018-05-15T13:28:00Z">
          <w:r w:rsidR="00BD3E5B" w:rsidRPr="00BD3E5B" w:rsidDel="00DE20D2">
            <w:rPr>
              <w:rFonts w:ascii="Times New Roman" w:eastAsia="Times New Roman" w:hAnsi="Times New Roman" w:cs="Times New Roman"/>
              <w:sz w:val="24"/>
              <w:szCs w:val="24"/>
            </w:rPr>
            <w:delText xml:space="preserve"> </w:delText>
          </w:r>
        </w:del>
        <w:r w:rsidR="00BD3E5B">
          <w:rPr>
            <w:rFonts w:ascii="Times New Roman" w:eastAsia="Times New Roman" w:hAnsi="Times New Roman" w:cs="Times New Roman"/>
            <w:sz w:val="24"/>
            <w:szCs w:val="24"/>
          </w:rPr>
          <w:t>; however, short-term spikes in POC are unlikely to have large effects on long-term OC budgets</w:t>
        </w:r>
      </w:ins>
      <w:ins w:id="421" w:author="immccull@gmail.com" w:date="2018-05-11T10:49:00Z">
        <w:r w:rsidR="00BD3E5B">
          <w:rPr>
            <w:rFonts w:ascii="Times New Roman" w:eastAsia="Times New Roman" w:hAnsi="Times New Roman" w:cs="Times New Roman"/>
            <w:sz w:val="24"/>
            <w:szCs w:val="24"/>
          </w:rPr>
          <w:t xml:space="preserve"> and ratios between POC and DOC</w:t>
        </w:r>
      </w:ins>
      <w:ins w:id="422" w:author="immccull@gmail.com" w:date="2018-05-11T10:46:00Z">
        <w:r w:rsidR="00BD3E5B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  <w:r w:rsidR="00444FA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>Although our</w:t>
      </w:r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 xml:space="preserve"> burial estimates </w:t>
      </w:r>
      <w:r w:rsidR="00CA6E8B" w:rsidRPr="00B65ED4">
        <w:rPr>
          <w:rFonts w:ascii="Times New Roman" w:eastAsia="Times New Roman" w:hAnsi="Times New Roman" w:cs="Times New Roman"/>
          <w:sz w:val="24"/>
          <w:szCs w:val="24"/>
        </w:rPr>
        <w:t>we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>re somewhat uncertain</w:t>
      </w:r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 xml:space="preserve"> due to underrepresentation of </w:t>
      </w:r>
      <w:proofErr w:type="spellStart"/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6A6054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343492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343492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 xml:space="preserve">during precipitation events, burial would have to increase substantially over the course of the entire modeling period </w:t>
      </w:r>
      <w:r w:rsidR="00C33781" w:rsidRPr="00B65ED4">
        <w:rPr>
          <w:rFonts w:ascii="Times New Roman" w:eastAsia="Times New Roman" w:hAnsi="Times New Roman" w:cs="Times New Roman"/>
          <w:sz w:val="24"/>
          <w:szCs w:val="24"/>
        </w:rPr>
        <w:t>for burial to dominate over respiration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 xml:space="preserve">, including three-fold or greater for </w:t>
      </w:r>
      <w:del w:id="423" w:author="immccull@gmail.com" w:date="2018-05-15T11:27:00Z">
        <w:r w:rsidR="007F132D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>Harp</w:delText>
        </w:r>
        <w:r w:rsidR="006A6054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 Lake</w:delText>
        </w:r>
        <w:r w:rsidR="007F132D" w:rsidRPr="00B65ED4" w:rsidDel="00393DA6">
          <w:rPr>
            <w:rFonts w:ascii="Times New Roman" w:eastAsia="Times New Roman" w:hAnsi="Times New Roman" w:cs="Times New Roman"/>
            <w:sz w:val="24"/>
            <w:szCs w:val="24"/>
          </w:rPr>
          <w:delText xml:space="preserve">, </w:delText>
        </w:r>
      </w:del>
      <w:proofErr w:type="spellStart"/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6A6054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Trout</w:t>
      </w:r>
      <w:r w:rsidR="006A6054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(Table 5). Therefore, missing </w:t>
      </w:r>
      <w:proofErr w:type="spellStart"/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1392" w:rsidRPr="00B65ED4">
        <w:rPr>
          <w:rFonts w:ascii="Times New Roman" w:eastAsia="Times New Roman" w:hAnsi="Times New Roman" w:cs="Times New Roman"/>
          <w:sz w:val="24"/>
          <w:szCs w:val="24"/>
        </w:rPr>
        <w:t xml:space="preserve">likely </w:t>
      </w:r>
      <w:r w:rsidR="00C2440C" w:rsidRPr="00B65ED4">
        <w:rPr>
          <w:rFonts w:ascii="Times New Roman" w:eastAsia="Times New Roman" w:hAnsi="Times New Roman" w:cs="Times New Roman"/>
          <w:sz w:val="24"/>
          <w:szCs w:val="24"/>
        </w:rPr>
        <w:t xml:space="preserve">leads to underestimates of burial, </w:t>
      </w:r>
      <w:r w:rsidR="007F132D" w:rsidRPr="00B65ED4">
        <w:rPr>
          <w:rFonts w:ascii="Times New Roman" w:eastAsia="Times New Roman" w:hAnsi="Times New Roman" w:cs="Times New Roman"/>
          <w:sz w:val="24"/>
          <w:szCs w:val="24"/>
        </w:rPr>
        <w:t xml:space="preserve">but is unlikely to </w:t>
      </w:r>
      <w:r w:rsidR="00334E20" w:rsidRPr="00B65ED4">
        <w:rPr>
          <w:rFonts w:ascii="Times New Roman" w:eastAsia="Times New Roman" w:hAnsi="Times New Roman" w:cs="Times New Roman"/>
          <w:sz w:val="24"/>
          <w:szCs w:val="24"/>
        </w:rPr>
        <w:t xml:space="preserve">account for enough OC to </w:t>
      </w:r>
      <w:ins w:id="424" w:author="immccull@gmail.com" w:date="2018-05-15T11:28:00Z">
        <w:r w:rsidR="00393DA6">
          <w:rPr>
            <w:rFonts w:ascii="Times New Roman" w:eastAsia="Times New Roman" w:hAnsi="Times New Roman" w:cs="Times New Roman"/>
            <w:sz w:val="24"/>
            <w:szCs w:val="24"/>
          </w:rPr>
          <w:t xml:space="preserve">affect long-term budgets and </w:t>
        </w:r>
      </w:ins>
      <w:r w:rsidR="008765EF" w:rsidRPr="00B65ED4">
        <w:rPr>
          <w:rFonts w:ascii="Times New Roman" w:eastAsia="Times New Roman" w:hAnsi="Times New Roman" w:cs="Times New Roman"/>
          <w:sz w:val="24"/>
          <w:szCs w:val="24"/>
        </w:rPr>
        <w:t>exceed</w:t>
      </w:r>
      <w:r w:rsidR="00334E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magnitudes of respiration</w:t>
      </w:r>
      <w:r w:rsidR="00F63265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many lake ecosystems</w:t>
      </w:r>
      <w:ins w:id="425" w:author="McCullough, Ian" w:date="2018-05-15T13:59:00Z">
        <w:r w:rsidR="00DF7A7C">
          <w:rPr>
            <w:rFonts w:ascii="Times New Roman" w:eastAsia="Times New Roman" w:hAnsi="Times New Roman" w:cs="Times New Roman"/>
            <w:sz w:val="24"/>
            <w:szCs w:val="24"/>
          </w:rPr>
          <w:t xml:space="preserve"> given the insensitivity of mode</w:t>
        </w:r>
      </w:ins>
      <w:ins w:id="426" w:author="McCullough, Ian" w:date="2018-05-15T14:00:00Z">
        <w:r w:rsidR="00DF7A7C">
          <w:rPr>
            <w:rFonts w:ascii="Times New Roman" w:eastAsia="Times New Roman" w:hAnsi="Times New Roman" w:cs="Times New Roman"/>
            <w:sz w:val="24"/>
            <w:szCs w:val="24"/>
          </w:rPr>
          <w:t xml:space="preserve">led DOC to </w:t>
        </w:r>
        <w:proofErr w:type="spellStart"/>
        <w:r w:rsidR="00DF7A7C">
          <w:rPr>
            <w:rFonts w:ascii="Times New Roman" w:eastAsia="Times New Roman" w:hAnsi="Times New Roman" w:cs="Times New Roman"/>
            <w:sz w:val="24"/>
            <w:szCs w:val="24"/>
          </w:rPr>
          <w:t>BPOC</w:t>
        </w:r>
        <w:r w:rsidR="00DF7A7C" w:rsidRPr="00DF7A7C">
          <w:rPr>
            <w:rFonts w:ascii="Times New Roman" w:eastAsia="Times New Roman" w:hAnsi="Times New Roman" w:cs="Times New Roman"/>
            <w:sz w:val="24"/>
            <w:szCs w:val="24"/>
            <w:vertAlign w:val="subscript"/>
            <w:rPrChange w:id="427" w:author="McCullough, Ian" w:date="2018-05-15T14:00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Alloch</w:t>
        </w:r>
        <w:proofErr w:type="spellEnd"/>
        <w:r w:rsidR="00DF7A7C">
          <w:rPr>
            <w:rFonts w:ascii="Times New Roman" w:eastAsia="Times New Roman" w:hAnsi="Times New Roman" w:cs="Times New Roman"/>
            <w:sz w:val="24"/>
            <w:szCs w:val="24"/>
          </w:rPr>
          <w:t xml:space="preserve"> across our five study lakes</w:t>
        </w:r>
      </w:ins>
      <w:del w:id="428" w:author="McCullough, Ian" w:date="2018-05-15T13:59:00Z">
        <w:r w:rsidR="00334E20" w:rsidRPr="00B65ED4" w:rsidDel="00DF7A7C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</w:del>
      <w:r w:rsidR="00444FA6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EC8B93" w14:textId="77777777" w:rsidR="00B92E04" w:rsidRPr="00B65ED4" w:rsidRDefault="00B92E04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633601" w14:textId="4A587D5B" w:rsidR="0032009C" w:rsidRPr="00B65ED4" w:rsidRDefault="00B80037" w:rsidP="002F35B3">
      <w:pPr>
        <w:pStyle w:val="Heading3"/>
        <w:spacing w:before="0" w:after="0" w:line="480" w:lineRule="auto"/>
        <w:contextualSpacing w:val="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429" w:name="_3s028hwr8v82" w:colFirst="0" w:colLast="0"/>
      <w:bookmarkStart w:id="430" w:name="_vg8pldrl49h3" w:colFirst="0" w:colLast="0"/>
      <w:bookmarkEnd w:id="429"/>
      <w:bookmarkEnd w:id="430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On-going research </w:t>
      </w:r>
      <w:r w:rsidR="00F57B98"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and data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needs</w:t>
      </w:r>
    </w:p>
    <w:p w14:paraId="03AE955E" w14:textId="01B6BA23" w:rsidR="00D60BD9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</w:r>
      <w:r w:rsidR="00C414F0" w:rsidRPr="00B65ED4">
        <w:rPr>
          <w:rFonts w:ascii="Times New Roman" w:eastAsia="Times New Roman" w:hAnsi="Times New Roman" w:cs="Times New Roman"/>
          <w:sz w:val="24"/>
          <w:szCs w:val="24"/>
        </w:rPr>
        <w:t xml:space="preserve">Our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work is an important advance in </w:t>
      </w:r>
      <w:r w:rsidR="007052DE" w:rsidRPr="00B65ED4">
        <w:rPr>
          <w:rFonts w:ascii="Times New Roman" w:eastAsia="Times New Roman" w:hAnsi="Times New Roman" w:cs="Times New Roman"/>
          <w:sz w:val="24"/>
          <w:szCs w:val="24"/>
        </w:rPr>
        <w:t xml:space="preserve">quantifying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the fates of OC across aquatic ecosystems</w:t>
      </w:r>
      <w:r w:rsidR="003B5B84" w:rsidRPr="00B65ED4">
        <w:rPr>
          <w:rFonts w:ascii="Times New Roman" w:eastAsia="Times New Roman" w:hAnsi="Times New Roman" w:cs="Times New Roman"/>
          <w:sz w:val="24"/>
          <w:szCs w:val="24"/>
        </w:rPr>
        <w:t>; however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B5B84" w:rsidRPr="00B65ED4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e encounter</w:t>
      </w:r>
      <w:r w:rsidR="00DD34DF" w:rsidRPr="00B65ED4">
        <w:rPr>
          <w:rFonts w:ascii="Times New Roman" w:eastAsia="Times New Roman" w:hAnsi="Times New Roman" w:cs="Times New Roman"/>
          <w:sz w:val="24"/>
          <w:szCs w:val="24"/>
        </w:rPr>
        <w:t>ed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constraints associated with current data availability. If </w:t>
      </w:r>
      <w:r w:rsidR="00F63265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requisite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data were collected for a larger number of lakes spanning wider environmental gradients (e.g., climate, watershed conditions</w:t>
      </w:r>
      <w:r w:rsidR="00AF5190">
        <w:rPr>
          <w:rFonts w:ascii="Times New Roman" w:eastAsia="Times New Roman" w:hAnsi="Times New Roman" w:cs="Times New Roman"/>
          <w:sz w:val="24"/>
          <w:szCs w:val="24"/>
        </w:rPr>
        <w:t>, trophic state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), contributions of lakes to landscape carbon cycles could be </w:t>
      </w:r>
      <w:r w:rsidR="009C4FD5">
        <w:rPr>
          <w:rFonts w:ascii="Times New Roman" w:eastAsia="Times New Roman" w:hAnsi="Times New Roman" w:cs="Times New Roman"/>
          <w:sz w:val="24"/>
          <w:szCs w:val="24"/>
        </w:rPr>
        <w:t xml:space="preserve">better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estimated at broad spatial scales. </w:t>
      </w:r>
      <w:r w:rsidR="001B333C" w:rsidRPr="00B65ED4">
        <w:rPr>
          <w:rFonts w:ascii="Times New Roman" w:eastAsia="Times New Roman" w:hAnsi="Times New Roman" w:cs="Times New Roman"/>
          <w:sz w:val="24"/>
          <w:szCs w:val="24"/>
        </w:rPr>
        <w:t xml:space="preserve">During model development, we encountered a notable paucity of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high-frequency measurements of inflow DOC concentration</w:t>
      </w:r>
      <w:r w:rsidR="001B333C" w:rsidRPr="00B65ED4">
        <w:rPr>
          <w:rFonts w:ascii="Times New Roman" w:eastAsia="Times New Roman" w:hAnsi="Times New Roman" w:cs="Times New Roman"/>
          <w:sz w:val="24"/>
          <w:szCs w:val="24"/>
        </w:rPr>
        <w:t xml:space="preserve">, of which broader collection would facilitate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="001B333C" w:rsidRPr="00B65ED4">
        <w:rPr>
          <w:rFonts w:ascii="Times New Roman" w:eastAsia="Times New Roman" w:hAnsi="Times New Roman" w:cs="Times New Roman"/>
          <w:sz w:val="24"/>
          <w:szCs w:val="24"/>
        </w:rPr>
        <w:t xml:space="preserve"> OC modeling in more lakes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B333C" w:rsidRPr="00B65ED4">
        <w:rPr>
          <w:rFonts w:ascii="Times New Roman" w:eastAsia="Times New Roman" w:hAnsi="Times New Roman" w:cs="Times New Roman"/>
          <w:sz w:val="24"/>
          <w:szCs w:val="24"/>
        </w:rPr>
        <w:t xml:space="preserve">Although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collection </w:t>
      </w:r>
      <w:r w:rsidR="001B333C" w:rsidRPr="00B65ED4">
        <w:rPr>
          <w:rFonts w:ascii="Times New Roman" w:eastAsia="Times New Roman" w:hAnsi="Times New Roman" w:cs="Times New Roman"/>
          <w:sz w:val="24"/>
          <w:szCs w:val="24"/>
        </w:rPr>
        <w:t xml:space="preserve">of these data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may be expensive and logistically challenging, the increasing availability of automated, high-frequency sensor equipment may alleviate long-term costs associated with sensor deploy</w:t>
      </w:r>
      <w:r w:rsidR="00FF7B8C" w:rsidRPr="00B65ED4">
        <w:rPr>
          <w:rFonts w:ascii="Times New Roman" w:eastAsia="Times New Roman" w:hAnsi="Times New Roman" w:cs="Times New Roman"/>
          <w:sz w:val="24"/>
          <w:szCs w:val="24"/>
        </w:rPr>
        <w:t>ment and manual data retrieval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. In addition, relatively little is currently known about POC budgets despite their key interactions with DOC 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Einsele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2001); we nee</w:t>
      </w:r>
      <w:r w:rsidR="004D6AB9" w:rsidRPr="00B65ED4">
        <w:rPr>
          <w:rFonts w:ascii="Times New Roman" w:eastAsia="Times New Roman" w:hAnsi="Times New Roman" w:cs="Times New Roman"/>
          <w:sz w:val="24"/>
          <w:szCs w:val="24"/>
        </w:rPr>
        <w:t>d more POC observational data for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incorpo</w:t>
      </w:r>
      <w:r w:rsidR="004D6AB9" w:rsidRPr="00B65ED4">
        <w:rPr>
          <w:rFonts w:ascii="Times New Roman" w:eastAsia="Times New Roman" w:hAnsi="Times New Roman" w:cs="Times New Roman"/>
          <w:sz w:val="24"/>
          <w:szCs w:val="24"/>
        </w:rPr>
        <w:t>ration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into 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models of OC</w:t>
      </w:r>
      <w:r w:rsidR="00D234CD" w:rsidRPr="00B65ED4">
        <w:rPr>
          <w:rFonts w:ascii="Times New Roman" w:eastAsia="Times New Roman" w:hAnsi="Times New Roman" w:cs="Times New Roman"/>
          <w:sz w:val="24"/>
          <w:szCs w:val="24"/>
        </w:rPr>
        <w:t xml:space="preserve">, particularly </w:t>
      </w:r>
      <w:r w:rsidR="00B56630" w:rsidRPr="00B65ED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D234CD" w:rsidRPr="00B65ED4">
        <w:rPr>
          <w:rFonts w:ascii="Times New Roman" w:eastAsia="Times New Roman" w:hAnsi="Times New Roman" w:cs="Times New Roman"/>
          <w:sz w:val="24"/>
          <w:szCs w:val="24"/>
        </w:rPr>
        <w:t>inflow</w:t>
      </w:r>
      <w:r w:rsidR="00B56630" w:rsidRPr="00B65ED4">
        <w:rPr>
          <w:rFonts w:ascii="Times New Roman" w:eastAsia="Times New Roman" w:hAnsi="Times New Roman" w:cs="Times New Roman"/>
          <w:sz w:val="24"/>
          <w:szCs w:val="24"/>
        </w:rPr>
        <w:t>s</w:t>
      </w:r>
      <w:r w:rsidR="00D234CD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for estimating </w:t>
      </w:r>
      <w:proofErr w:type="spellStart"/>
      <w:r w:rsidR="00D234CD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032ED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</w:t>
      </w:r>
      <w:r w:rsidR="00D234CD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lloch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Such studies would help constrain POC parameters and improve estimates of the fates of POC within overall OC budgets. </w:t>
      </w:r>
      <w:ins w:id="431" w:author="McCullough, Ian" w:date="2018-05-15T14:15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 xml:space="preserve">Finally, data limitations required us to make simplifying assumptions about </w:t>
        </w:r>
      </w:ins>
      <w:ins w:id="432" w:author="McCullough, Ian" w:date="2018-05-15T14:16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>the volume of groundwater</w:t>
        </w:r>
      </w:ins>
      <w:ins w:id="433" w:author="McCullough, Ian" w:date="2018-05-15T14:18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 xml:space="preserve"> inputs</w:t>
        </w:r>
      </w:ins>
      <w:ins w:id="434" w:author="McCullough, Ian" w:date="2018-05-15T14:16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 xml:space="preserve"> and</w:t>
        </w:r>
      </w:ins>
      <w:ins w:id="435" w:author="McCullough, Ian" w:date="2018-05-15T14:17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ins w:id="436" w:author="McCullough, Ian" w:date="2018-05-15T14:18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 xml:space="preserve">the </w:t>
        </w:r>
      </w:ins>
      <w:ins w:id="437" w:author="McCullough, Ian" w:date="2018-05-15T14:17:00Z">
        <w:r w:rsidR="002D4100">
          <w:rPr>
            <w:rFonts w:ascii="Times New Roman" w:eastAsia="Times New Roman" w:hAnsi="Times New Roman" w:cs="Times New Roman"/>
            <w:sz w:val="24"/>
            <w:szCs w:val="24"/>
          </w:rPr>
          <w:t xml:space="preserve">lakes themselves. </w:t>
        </w:r>
      </w:ins>
      <w:ins w:id="438" w:author="McCullough, Ian" w:date="2018-05-15T14:26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 xml:space="preserve">Although these </w:t>
        </w:r>
      </w:ins>
      <w:ins w:id="439" w:author="McCullough, Ian" w:date="2018-05-15T14:27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>are common assumptions in similar mass balance s</w:t>
        </w:r>
      </w:ins>
      <w:ins w:id="440" w:author="McCullough, Ian" w:date="2018-05-15T14:28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>tudies, the inability to account for groundwater may lead to underestimates of allochthonous inputs and may complicate comparisons across lakes, particularly isolated lakes</w:t>
        </w:r>
      </w:ins>
      <w:ins w:id="441" w:author="McCullough, Ian" w:date="2018-05-15T14:31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 xml:space="preserve">. The one lake with non-zero estimated groundwater volume, however, was Trout Lake, for which </w:t>
        </w:r>
      </w:ins>
      <w:ins w:id="442" w:author="McCullough, Ian" w:date="2018-05-15T14:30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>modeled allochthonous inputs were lowest across lakes in this study</w:t>
        </w:r>
      </w:ins>
      <w:ins w:id="443" w:author="McCullough, Ian" w:date="2018-05-15T14:28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</w:ins>
      <w:ins w:id="444" w:author="McCullough, Ian" w:date="2018-05-15T14:31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>Nonetheless</w:t>
        </w:r>
      </w:ins>
      <w:del w:id="445" w:author="McCullough, Ian" w:date="2018-05-15T14:31:00Z">
        <w:r w:rsidR="007D4291" w:rsidRPr="00B65ED4" w:rsidDel="00AF7748">
          <w:rPr>
            <w:rFonts w:ascii="Times New Roman" w:eastAsia="Times New Roman" w:hAnsi="Times New Roman" w:cs="Times New Roman"/>
            <w:sz w:val="24"/>
            <w:szCs w:val="24"/>
          </w:rPr>
          <w:delText>Thus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 key implication of our study is the need for more observational data, particularly pertaining to surface water </w:t>
      </w:r>
      <w:ins w:id="446" w:author="McCullough, Ian" w:date="2018-05-15T14:05:00Z">
        <w:r w:rsidR="003D34DE">
          <w:rPr>
            <w:rFonts w:ascii="Times New Roman" w:eastAsia="Times New Roman" w:hAnsi="Times New Roman" w:cs="Times New Roman"/>
            <w:sz w:val="24"/>
            <w:szCs w:val="24"/>
          </w:rPr>
          <w:t xml:space="preserve">and groundwater </w:t>
        </w:r>
      </w:ins>
      <w:ins w:id="447" w:author="McCullough, Ian" w:date="2018-05-15T14:28:00Z">
        <w:r w:rsidR="00AF7748">
          <w:rPr>
            <w:rFonts w:ascii="Times New Roman" w:eastAsia="Times New Roman" w:hAnsi="Times New Roman" w:cs="Times New Roman"/>
            <w:sz w:val="24"/>
            <w:szCs w:val="24"/>
          </w:rPr>
          <w:t xml:space="preserve">volume and </w:t>
        </w:r>
      </w:ins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DOC concentrations, </w:t>
      </w:r>
      <w:commentRangeStart w:id="448"/>
      <w:r w:rsidRPr="00B65ED4">
        <w:rPr>
          <w:rFonts w:ascii="Times New Roman" w:eastAsia="Times New Roman" w:hAnsi="Times New Roman" w:cs="Times New Roman"/>
          <w:sz w:val="24"/>
          <w:szCs w:val="24"/>
        </w:rPr>
        <w:t>POC cycling</w:t>
      </w:r>
      <w:commentRangeEnd w:id="448"/>
      <w:r w:rsidR="00BD3E5B">
        <w:rPr>
          <w:rStyle w:val="CommentReference"/>
        </w:rPr>
        <w:commentReference w:id="448"/>
      </w:r>
      <w:r w:rsidR="00E07661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burial</w:t>
      </w:r>
      <w:r w:rsidR="00005F46" w:rsidRPr="00B65ED4">
        <w:rPr>
          <w:rFonts w:ascii="Times New Roman" w:eastAsia="Times New Roman" w:hAnsi="Times New Roman" w:cs="Times New Roman"/>
          <w:sz w:val="24"/>
          <w:szCs w:val="24"/>
        </w:rPr>
        <w:t xml:space="preserve"> rates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commentRangeStart w:id="449"/>
      <w:del w:id="450" w:author="McCullough, Ian" w:date="2018-05-15T13:31:00Z">
        <w:r w:rsidR="00F63265" w:rsidRPr="00B65ED4" w:rsidDel="00DE20D2">
          <w:rPr>
            <w:rFonts w:ascii="Times New Roman" w:eastAsia="Times New Roman" w:hAnsi="Times New Roman" w:cs="Times New Roman"/>
            <w:sz w:val="24"/>
            <w:szCs w:val="24"/>
          </w:rPr>
          <w:delText>Despite these uncertainties, l</w:delText>
        </w:r>
        <w:r w:rsidRPr="00B65ED4" w:rsidDel="00DE20D2">
          <w:rPr>
            <w:rFonts w:ascii="Times New Roman" w:eastAsia="Times New Roman" w:hAnsi="Times New Roman" w:cs="Times New Roman"/>
            <w:sz w:val="24"/>
            <w:szCs w:val="24"/>
          </w:rPr>
          <w:delText xml:space="preserve">ake resource managers should be aware of the importance of </w:delText>
        </w:r>
        <w:r w:rsidR="00C115EF" w:rsidDel="00DE20D2">
          <w:rPr>
            <w:rFonts w:ascii="Times New Roman" w:eastAsia="Times New Roman" w:hAnsi="Times New Roman" w:cs="Times New Roman"/>
            <w:sz w:val="24"/>
            <w:szCs w:val="24"/>
          </w:rPr>
          <w:delText xml:space="preserve">the balance between </w:delText>
        </w:r>
        <w:r w:rsidRPr="00B65ED4" w:rsidDel="00DE20D2">
          <w:rPr>
            <w:rFonts w:ascii="Times New Roman" w:eastAsia="Times New Roman" w:hAnsi="Times New Roman" w:cs="Times New Roman"/>
            <w:sz w:val="24"/>
            <w:szCs w:val="24"/>
          </w:rPr>
          <w:delText>allochthonous</w:delText>
        </w:r>
        <w:r w:rsidR="00C115EF" w:rsidDel="00DE20D2">
          <w:rPr>
            <w:rFonts w:ascii="Times New Roman" w:eastAsia="Times New Roman" w:hAnsi="Times New Roman" w:cs="Times New Roman"/>
            <w:sz w:val="24"/>
            <w:szCs w:val="24"/>
          </w:rPr>
          <w:delText xml:space="preserve"> and autochthonous </w:delText>
        </w:r>
        <w:r w:rsidRPr="00B65ED4" w:rsidDel="00DE20D2">
          <w:rPr>
            <w:rFonts w:ascii="Times New Roman" w:eastAsia="Times New Roman" w:hAnsi="Times New Roman" w:cs="Times New Roman"/>
            <w:sz w:val="24"/>
            <w:szCs w:val="24"/>
          </w:rPr>
          <w:delText>inputs</w:delText>
        </w:r>
        <w:r w:rsidR="00C115EF" w:rsidDel="00DE20D2">
          <w:rPr>
            <w:rFonts w:ascii="Times New Roman" w:eastAsia="Times New Roman" w:hAnsi="Times New Roman" w:cs="Times New Roman"/>
            <w:sz w:val="24"/>
            <w:szCs w:val="24"/>
          </w:rPr>
          <w:delText xml:space="preserve"> to</w:delText>
        </w:r>
        <w:r w:rsidRPr="00B65ED4" w:rsidDel="00DE20D2">
          <w:rPr>
            <w:rFonts w:ascii="Times New Roman" w:eastAsia="Times New Roman" w:hAnsi="Times New Roman" w:cs="Times New Roman"/>
            <w:sz w:val="24"/>
            <w:szCs w:val="24"/>
          </w:rPr>
          <w:delText xml:space="preserve"> lake OC budgets. </w:delText>
        </w:r>
      </w:del>
      <w:commentRangeEnd w:id="449"/>
      <w:r w:rsidR="00DE20D2">
        <w:rPr>
          <w:rStyle w:val="CommentReference"/>
        </w:rPr>
        <w:commentReference w:id="449"/>
      </w:r>
    </w:p>
    <w:p w14:paraId="1BFAF58A" w14:textId="77777777" w:rsidR="00D60BD9" w:rsidRPr="00B65ED4" w:rsidRDefault="00D60BD9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552FD6" w14:textId="0741A4C1" w:rsidR="00F57B98" w:rsidRPr="00B65ED4" w:rsidRDefault="00F57B98" w:rsidP="002F35B3">
      <w:pPr>
        <w:spacing w:line="48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Lessons from a dynamic model: implications </w:t>
      </w:r>
      <w:r w:rsidR="00C115EF">
        <w:rPr>
          <w:rFonts w:ascii="Times New Roman" w:eastAsia="Times New Roman" w:hAnsi="Times New Roman" w:cs="Times New Roman"/>
          <w:i/>
          <w:sz w:val="24"/>
          <w:szCs w:val="24"/>
        </w:rPr>
        <w:t>in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 a dynamic world</w:t>
      </w:r>
    </w:p>
    <w:p w14:paraId="3C18DFF0" w14:textId="5CE20812" w:rsidR="00F57B98" w:rsidRPr="00B65ED4" w:rsidRDefault="00F57B98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Prior to our study, it was known that lakes actively process, emit</w:t>
      </w:r>
      <w:r w:rsidR="001901E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store globally</w:t>
      </w:r>
      <w:r w:rsidR="00D60B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significant amounts of C (Cole et al. 2007,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et al. 2009, Raymond et al. 2013). Our results demonstrate that a dynamic model can considerably advance knowledge on the role of lakes in landscape and ultimately global C cycling</w:t>
      </w:r>
      <w:r w:rsidR="009C4FD5">
        <w:rPr>
          <w:rFonts w:ascii="Times New Roman" w:eastAsia="Times New Roman" w:hAnsi="Times New Roman" w:cs="Times New Roman"/>
          <w:sz w:val="24"/>
          <w:szCs w:val="24"/>
        </w:rPr>
        <w:t xml:space="preserve"> by highlighting dominant inputs and fates of OC in individual systems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Lakes more 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>readily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respire </w:t>
      </w:r>
      <w:ins w:id="451" w:author="Hilary Dugan" w:date="2018-05-15T15:52:00Z">
        <w:r w:rsidR="009F762E">
          <w:rPr>
            <w:rFonts w:ascii="Times New Roman" w:eastAsia="Times New Roman" w:hAnsi="Times New Roman" w:cs="Times New Roman"/>
            <w:sz w:val="24"/>
            <w:szCs w:val="24"/>
          </w:rPr>
          <w:t xml:space="preserve">more? </w:t>
        </w:r>
      </w:ins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autochthonous 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>than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allochthonous OC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928B1">
        <w:rPr>
          <w:rFonts w:ascii="Times New Roman" w:eastAsia="Times New Roman" w:hAnsi="Times New Roman" w:cs="Times New Roman"/>
          <w:sz w:val="24"/>
          <w:szCs w:val="24"/>
        </w:rPr>
        <w:t>Wetzel 2001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In our study, our one 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 xml:space="preserve">lake dominated by </w:t>
      </w:r>
      <w:r w:rsidR="006615FD">
        <w:rPr>
          <w:rFonts w:ascii="Times New Roman" w:eastAsia="Times New Roman" w:hAnsi="Times New Roman" w:cs="Times New Roman"/>
          <w:sz w:val="24"/>
          <w:szCs w:val="24"/>
        </w:rPr>
        <w:t>autochthon</w:t>
      </w:r>
      <w:ins w:id="452" w:author="immccull@gmail.com" w:date="2018-05-15T10:33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53" w:author="immccull@gmail.com" w:date="2018-05-15T10:33:00Z">
        <w:r w:rsidR="006615FD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(Trout Lake) exhibited the greatest respiration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relative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to burial (Table 5). Therefore, lakes as global C sources or sinks 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>may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depend both on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>the balances between</w:t>
      </w:r>
      <w:r w:rsidR="00812E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respiration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burial and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2)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allochthon</w:t>
      </w:r>
      <w:ins w:id="454" w:author="immccull@gmail.com" w:date="2018-05-15T10:24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455" w:author="immccull@gmail.com" w:date="2018-05-15T10:24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autochthon</w:t>
      </w:r>
      <w:ins w:id="456" w:author="immccull@gmail.com" w:date="2018-05-15T10:24:00Z">
        <w:r w:rsidR="002B3835">
          <w:rPr>
            <w:rFonts w:ascii="Times New Roman" w:eastAsia="Times New Roman" w:hAnsi="Times New Roman" w:cs="Times New Roman"/>
            <w:sz w:val="24"/>
            <w:szCs w:val="24"/>
          </w:rPr>
          <w:t>ous inputs.</w:t>
        </w:r>
      </w:ins>
      <w:del w:id="457" w:author="immccull@gmail.com" w:date="2018-05-15T10:24:00Z">
        <w:r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  <w:r w:rsidR="0088566A" w:rsidRPr="00B65ED4" w:rsidDel="002B3835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</w:del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>The balance between r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>espiration</w:t>
      </w:r>
      <w:r w:rsidR="00812E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 xml:space="preserve"> burial 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 xml:space="preserve">vary </w:t>
      </w:r>
      <w:r w:rsidR="001F3340">
        <w:rPr>
          <w:rFonts w:ascii="Times New Roman" w:eastAsia="Times New Roman" w:hAnsi="Times New Roman" w:cs="Times New Roman"/>
          <w:sz w:val="24"/>
          <w:szCs w:val="24"/>
        </w:rPr>
        <w:t>according to</w:t>
      </w:r>
      <w:r w:rsidR="007E65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>regional climate</w:t>
      </w:r>
      <w:ins w:id="458" w:author="McCullough, Ian" w:date="2018-05-15T13:33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,</w:t>
        </w:r>
      </w:ins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 and respiration is</w:t>
      </w:r>
      <w:r w:rsidR="00E618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32356">
        <w:rPr>
          <w:rFonts w:ascii="Times New Roman" w:eastAsia="Times New Roman" w:hAnsi="Times New Roman" w:cs="Times New Roman"/>
          <w:sz w:val="24"/>
          <w:szCs w:val="24"/>
        </w:rPr>
        <w:t xml:space="preserve">typically </w:t>
      </w:r>
      <w:r w:rsidR="00751653" w:rsidRPr="00B65ED4">
        <w:rPr>
          <w:rFonts w:ascii="Times New Roman" w:eastAsia="Times New Roman" w:hAnsi="Times New Roman" w:cs="Times New Roman"/>
          <w:sz w:val="24"/>
          <w:szCs w:val="24"/>
        </w:rPr>
        <w:t xml:space="preserve">greater 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than burial </w:t>
      </w:r>
      <w:r w:rsidR="00751653" w:rsidRPr="00B65ED4">
        <w:rPr>
          <w:rFonts w:ascii="Times New Roman" w:eastAsia="Times New Roman" w:hAnsi="Times New Roman" w:cs="Times New Roman"/>
          <w:sz w:val="24"/>
          <w:szCs w:val="24"/>
        </w:rPr>
        <w:t>in boreal lakes compared to those in higher latitudes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2E53" w:rsidRPr="00B65ED4">
        <w:rPr>
          <w:rFonts w:ascii="Times New Roman" w:eastAsia="Times New Roman" w:hAnsi="Times New Roman" w:cs="Times New Roman"/>
          <w:sz w:val="24"/>
          <w:szCs w:val="24"/>
        </w:rPr>
        <w:t>(Anthony et al. 2014)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>. This</w:t>
      </w:r>
      <w:r w:rsidR="00E618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>represen</w:t>
      </w:r>
      <w:r w:rsidR="0021065D">
        <w:rPr>
          <w:rFonts w:ascii="Times New Roman" w:eastAsia="Times New Roman" w:hAnsi="Times New Roman" w:cs="Times New Roman"/>
          <w:sz w:val="24"/>
          <w:szCs w:val="24"/>
        </w:rPr>
        <w:t>t</w:t>
      </w:r>
      <w:r w:rsidR="008D2E53">
        <w:rPr>
          <w:rFonts w:ascii="Times New Roman" w:eastAsia="Times New Roman" w:hAnsi="Times New Roman" w:cs="Times New Roman"/>
          <w:sz w:val="24"/>
          <w:szCs w:val="24"/>
        </w:rPr>
        <w:t>s</w:t>
      </w:r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 xml:space="preserve"> a potential negative feedback </w:t>
      </w:r>
      <w:r w:rsidR="00FF2325">
        <w:rPr>
          <w:rFonts w:ascii="Times New Roman" w:eastAsia="Times New Roman" w:hAnsi="Times New Roman" w:cs="Times New Roman"/>
          <w:sz w:val="24"/>
          <w:szCs w:val="24"/>
        </w:rPr>
        <w:t xml:space="preserve">for the global C cycle </w:t>
      </w:r>
      <w:r w:rsidR="00751653" w:rsidRPr="00B65ED4">
        <w:rPr>
          <w:rFonts w:ascii="Times New Roman" w:eastAsia="Times New Roman" w:hAnsi="Times New Roman" w:cs="Times New Roman"/>
          <w:sz w:val="24"/>
          <w:szCs w:val="24"/>
        </w:rPr>
        <w:t>under a warming climate</w:t>
      </w:r>
      <w:r w:rsidR="007E65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with poleward boreal advance and thawing of frozen, high-latitude lakes (Anthony et al. 2014)</w:t>
      </w:r>
      <w:r w:rsidR="0088566A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1B4471F" w14:textId="00C684EE" w:rsidR="006E190E" w:rsidRDefault="00323DC5" w:rsidP="00323DC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Our model identified another important global change implication associated with warming water temperatures.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Across all lakes in our study, warm surface temperatures were generally associated with a</w:t>
      </w:r>
      <w:r w:rsidR="00E61835">
        <w:rPr>
          <w:rFonts w:ascii="Times New Roman" w:eastAsia="Times New Roman" w:hAnsi="Times New Roman" w:cs="Times New Roman"/>
          <w:sz w:val="24"/>
          <w:szCs w:val="24"/>
        </w:rPr>
        <w:t xml:space="preserve"> shift toward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autochthon</w:t>
      </w:r>
      <w:ins w:id="459" w:author="immccull@gmail.com" w:date="2018-05-15T10:30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460" w:author="immccull@gmail.com" w:date="2018-05-15T10:30:00Z">
        <w:r w:rsidR="00F57B9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E61835">
        <w:rPr>
          <w:rFonts w:ascii="Times New Roman" w:eastAsia="Times New Roman" w:hAnsi="Times New Roman" w:cs="Times New Roman"/>
          <w:sz w:val="24"/>
          <w:szCs w:val="24"/>
        </w:rPr>
        <w:t xml:space="preserve"> relative to allochthon</w:t>
      </w:r>
      <w:ins w:id="461" w:author="immccull@gmail.com" w:date="2018-05-15T10:30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62" w:author="immccull@gmail.com" w:date="2018-05-15T10:30:00Z">
        <w:r w:rsidR="00E61835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E61835">
        <w:rPr>
          <w:rFonts w:ascii="Times New Roman" w:eastAsia="Times New Roman" w:hAnsi="Times New Roman" w:cs="Times New Roman"/>
          <w:sz w:val="24"/>
          <w:szCs w:val="24"/>
        </w:rPr>
        <w:t xml:space="preserve">, as well as </w:t>
      </w:r>
      <w:r w:rsidR="006615FD">
        <w:rPr>
          <w:rFonts w:ascii="Times New Roman" w:eastAsia="Times New Roman" w:hAnsi="Times New Roman" w:cs="Times New Roman"/>
          <w:sz w:val="24"/>
          <w:szCs w:val="24"/>
        </w:rPr>
        <w:t xml:space="preserve">an increase in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respiration </w:t>
      </w:r>
      <w:r w:rsidR="006615FD">
        <w:rPr>
          <w:rFonts w:ascii="Times New Roman" w:eastAsia="Times New Roman" w:hAnsi="Times New Roman" w:cs="Times New Roman"/>
          <w:sz w:val="24"/>
          <w:szCs w:val="24"/>
        </w:rPr>
        <w:t>relative to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burial</w:t>
      </w:r>
      <w:r w:rsidR="00E61835">
        <w:rPr>
          <w:rFonts w:ascii="Times New Roman" w:eastAsia="Times New Roman" w:hAnsi="Times New Roman" w:cs="Times New Roman"/>
          <w:sz w:val="24"/>
          <w:szCs w:val="24"/>
        </w:rPr>
        <w:t xml:space="preserve"> (Fig. 5)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. This</w:t>
      </w:r>
      <w:r w:rsidR="001F33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likely is due to elevated NPP during summer growing seasons accompanied by relatively high respiration rates of autochthon</w:t>
      </w:r>
      <w:ins w:id="463" w:author="immccull@gmail.com" w:date="2018-05-15T10:30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464" w:author="immccull@gmail.com" w:date="2018-05-15T10:30:00Z">
        <w:r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relative to allochthon</w:t>
      </w:r>
      <w:ins w:id="465" w:author="immccull@gmail.com" w:date="2018-05-15T10:30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66" w:author="immccull@gmail.com" w:date="2018-05-15T10:30:00Z">
        <w:r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(Table </w:t>
      </w:r>
      <w:r w:rsidR="00E61835">
        <w:rPr>
          <w:rFonts w:ascii="Times New Roman" w:eastAsia="Times New Roman" w:hAnsi="Times New Roman" w:cs="Times New Roman"/>
          <w:sz w:val="24"/>
          <w:szCs w:val="24"/>
        </w:rPr>
        <w:t>4</w:t>
      </w:r>
      <w:r w:rsidR="00E61835" w:rsidRPr="00E801C4">
        <w:rPr>
          <w:rFonts w:ascii="Times New Roman" w:eastAsia="Times New Roman" w:hAnsi="Times New Roman" w:cs="Times New Roman"/>
          <w:sz w:val="24"/>
          <w:szCs w:val="24"/>
        </w:rPr>
        <w:t>).</w:t>
      </w:r>
      <w:r w:rsidR="00F57B98" w:rsidRPr="00E801C4">
        <w:rPr>
          <w:rFonts w:ascii="Times New Roman" w:eastAsia="Times New Roman" w:hAnsi="Times New Roman" w:cs="Times New Roman"/>
          <w:sz w:val="24"/>
          <w:szCs w:val="24"/>
        </w:rPr>
        <w:t xml:space="preserve"> Although the </w:t>
      </w:r>
      <w:r w:rsidR="001F3340" w:rsidRPr="00E801C4">
        <w:rPr>
          <w:rFonts w:ascii="Times New Roman" w:eastAsia="Times New Roman" w:hAnsi="Times New Roman" w:cs="Times New Roman"/>
          <w:sz w:val="24"/>
          <w:szCs w:val="24"/>
        </w:rPr>
        <w:t>balance between</w:t>
      </w:r>
      <w:r w:rsidR="00F57B98" w:rsidRPr="00E801C4">
        <w:rPr>
          <w:rFonts w:ascii="Times New Roman" w:eastAsia="Times New Roman" w:hAnsi="Times New Roman" w:cs="Times New Roman"/>
          <w:sz w:val="24"/>
          <w:szCs w:val="24"/>
        </w:rPr>
        <w:t xml:space="preserve"> respiration </w:t>
      </w:r>
      <w:r w:rsidR="001F3340" w:rsidRPr="00E801C4">
        <w:rPr>
          <w:rFonts w:ascii="Times New Roman" w:eastAsia="Times New Roman" w:hAnsi="Times New Roman" w:cs="Times New Roman"/>
          <w:sz w:val="24"/>
          <w:szCs w:val="24"/>
        </w:rPr>
        <w:t>and</w:t>
      </w:r>
      <w:r w:rsidR="00F57B98" w:rsidRPr="00E801C4">
        <w:rPr>
          <w:rFonts w:ascii="Times New Roman" w:eastAsia="Times New Roman" w:hAnsi="Times New Roman" w:cs="Times New Roman"/>
          <w:sz w:val="24"/>
          <w:szCs w:val="24"/>
        </w:rPr>
        <w:t xml:space="preserve"> burial </w:t>
      </w:r>
      <w:r w:rsidR="006615FD" w:rsidRPr="00E801C4">
        <w:rPr>
          <w:rFonts w:ascii="Times New Roman" w:eastAsia="Times New Roman" w:hAnsi="Times New Roman" w:cs="Times New Roman"/>
          <w:sz w:val="24"/>
          <w:szCs w:val="24"/>
        </w:rPr>
        <w:t xml:space="preserve">appears to </w:t>
      </w:r>
      <w:r w:rsidR="001F3340" w:rsidRPr="00E801C4">
        <w:rPr>
          <w:rFonts w:ascii="Times New Roman" w:eastAsia="Times New Roman" w:hAnsi="Times New Roman" w:cs="Times New Roman"/>
          <w:sz w:val="24"/>
          <w:szCs w:val="24"/>
        </w:rPr>
        <w:t xml:space="preserve">shift toward respiration with </w:t>
      </w:r>
      <w:r w:rsidR="00F57B98" w:rsidRPr="00E801C4">
        <w:rPr>
          <w:rFonts w:ascii="Times New Roman" w:eastAsia="Times New Roman" w:hAnsi="Times New Roman" w:cs="Times New Roman"/>
          <w:sz w:val="24"/>
          <w:szCs w:val="24"/>
        </w:rPr>
        <w:t>increase</w:t>
      </w:r>
      <w:r w:rsidR="001F3340" w:rsidRPr="00E801C4">
        <w:rPr>
          <w:rFonts w:ascii="Times New Roman" w:eastAsia="Times New Roman" w:hAnsi="Times New Roman" w:cs="Times New Roman"/>
          <w:sz w:val="24"/>
          <w:szCs w:val="24"/>
        </w:rPr>
        <w:t>s in</w:t>
      </w:r>
      <w:r w:rsidR="00F57B98" w:rsidRPr="00E801C4">
        <w:rPr>
          <w:rFonts w:ascii="Times New Roman" w:eastAsia="Times New Roman" w:hAnsi="Times New Roman" w:cs="Times New Roman"/>
          <w:sz w:val="24"/>
          <w:szCs w:val="24"/>
        </w:rPr>
        <w:t xml:space="preserve"> temperature, it is also possible for burial to increase with temperature if temperature increases coincide with greater OC loads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(e.g., warm-season precipitation events increasing </w:t>
      </w:r>
      <w:proofErr w:type="spellStart"/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POC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consequently burial as a function of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). As such, our results suggest that processes favoring allochthon</w:t>
      </w:r>
      <w:ins w:id="467" w:author="immccull@gmail.com" w:date="2018-05-15T10:30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</w:t>
        </w:r>
      </w:ins>
      <w:ins w:id="468" w:author="immccull@gmail.com" w:date="2018-05-15T10:31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s</w:t>
        </w:r>
      </w:ins>
      <w:del w:id="469" w:author="immccull@gmail.com" w:date="2018-05-15T10:30:00Z">
        <w:r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will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generally have a greater effect on OC burial than processes that drive autochthon</w:t>
      </w:r>
      <w:ins w:id="470" w:author="immccull@gmail.com" w:date="2018-05-15T10:31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71" w:author="immccull@gmail.com" w:date="2018-05-15T10:31:00Z">
        <w:r w:rsidR="00F57B9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. More broadly, however, lakes have generally become more productive under recent climate warming (Kraemer et al. 2016), which our study suggests favors autochthon</w:t>
      </w:r>
      <w:ins w:id="472" w:author="immccull@gmail.com" w:date="2018-05-15T10:31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473" w:author="immccull@gmail.com" w:date="2018-05-15T10:31:00Z">
        <w:r w:rsidR="00F57B9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over allochthon</w:t>
      </w:r>
      <w:ins w:id="474" w:author="immccull@gmail.com" w:date="2018-05-15T10:31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75" w:author="immccull@gmail.com" w:date="2018-05-15T10:31:00Z">
        <w:r w:rsidR="00F57B98" w:rsidRPr="00B65ED4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respiration over burial. Therefore, changes in both precipitation (including</w:t>
      </w:r>
      <w:r w:rsidR="006615FD">
        <w:rPr>
          <w:rFonts w:ascii="Times New Roman" w:eastAsia="Times New Roman" w:hAnsi="Times New Roman" w:cs="Times New Roman"/>
          <w:sz w:val="24"/>
          <w:szCs w:val="24"/>
        </w:rPr>
        <w:t xml:space="preserve"> magnitude,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timing, duration, and form) and temperature have key implications for the fate of OC in lake ecosystems under a changing climate; however, effects of warming will vary according to the </w:t>
      </w:r>
      <w:r w:rsidR="00EB54C2">
        <w:rPr>
          <w:rFonts w:ascii="Times New Roman" w:eastAsia="Times New Roman" w:hAnsi="Times New Roman" w:cs="Times New Roman"/>
          <w:sz w:val="24"/>
          <w:szCs w:val="24"/>
        </w:rPr>
        <w:t>balance between allochthon</w:t>
      </w:r>
      <w:ins w:id="476" w:author="immccull@gmail.com" w:date="2018-05-15T10:31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</w:t>
        </w:r>
      </w:ins>
      <w:del w:id="477" w:author="immccull@gmail.com" w:date="2018-05-15T10:31:00Z">
        <w:r w:rsidR="00EB54C2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EB54C2">
        <w:rPr>
          <w:rFonts w:ascii="Times New Roman" w:eastAsia="Times New Roman" w:hAnsi="Times New Roman" w:cs="Times New Roman"/>
          <w:sz w:val="24"/>
          <w:szCs w:val="24"/>
        </w:rPr>
        <w:t xml:space="preserve"> and autochthon</w:t>
      </w:r>
      <w:ins w:id="478" w:author="immccull@gmail.com" w:date="2018-05-15T10:32:00Z">
        <w:r w:rsidR="00C86EDD">
          <w:rPr>
            <w:rFonts w:ascii="Times New Roman" w:eastAsia="Times New Roman" w:hAnsi="Times New Roman" w:cs="Times New Roman"/>
            <w:sz w:val="24"/>
            <w:szCs w:val="24"/>
          </w:rPr>
          <w:t>ous inputs</w:t>
        </w:r>
      </w:ins>
      <w:del w:id="479" w:author="immccull@gmail.com" w:date="2018-05-15T10:32:00Z">
        <w:r w:rsidR="00EB54C2" w:rsidDel="00C86EDD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, which is mediated by precipitation due to its effect on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origin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of the total OC load. These findings illustrate the usefulness of a dynamic</w:t>
      </w:r>
      <w:r w:rsidR="00F07D20" w:rsidRPr="00B65ED4">
        <w:rPr>
          <w:rFonts w:ascii="Times New Roman" w:eastAsia="Times New Roman" w:hAnsi="Times New Roman" w:cs="Times New Roman"/>
          <w:sz w:val="24"/>
          <w:szCs w:val="24"/>
        </w:rPr>
        <w:t xml:space="preserve"> mass balance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 for highlighting key global change processes and interactions that ultimately influence the role of lakes in global C </w:t>
      </w:r>
      <w:r w:rsidR="0098092C" w:rsidRPr="00B65ED4">
        <w:rPr>
          <w:rFonts w:ascii="Times New Roman" w:eastAsia="Times New Roman" w:hAnsi="Times New Roman" w:cs="Times New Roman"/>
          <w:sz w:val="24"/>
          <w:szCs w:val="24"/>
        </w:rPr>
        <w:t>cycling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. Improved estimates of the contribution of lakes to global C budgets should account for the </w:t>
      </w:r>
      <w:r w:rsidR="001D5F81">
        <w:rPr>
          <w:rFonts w:ascii="Times New Roman" w:eastAsia="Times New Roman" w:hAnsi="Times New Roman" w:cs="Times New Roman"/>
          <w:sz w:val="24"/>
          <w:szCs w:val="24"/>
        </w:rPr>
        <w:t>source and degradability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007E652C" w:rsidRPr="00B65ED4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r w:rsidR="00F57B98" w:rsidRPr="00B65ED4">
        <w:rPr>
          <w:rFonts w:ascii="Times New Roman" w:eastAsia="Times New Roman" w:hAnsi="Times New Roman" w:cs="Times New Roman"/>
          <w:sz w:val="24"/>
          <w:szCs w:val="24"/>
        </w:rPr>
        <w:t>OC loads and consequent effects on respiration and burial.</w:t>
      </w:r>
    </w:p>
    <w:p w14:paraId="6CC7666E" w14:textId="77777777" w:rsidR="00323DC5" w:rsidRPr="00B65ED4" w:rsidRDefault="00323DC5" w:rsidP="00323DC5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93CF846" w14:textId="77777777" w:rsidR="0032009C" w:rsidRPr="00B65ED4" w:rsidRDefault="00B80037" w:rsidP="002F35B3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80" w:name="_jodkgtnyf02z" w:colFirst="0" w:colLast="0"/>
      <w:bookmarkEnd w:id="480"/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 ACKNOWLEDGMENTS</w:t>
      </w:r>
    </w:p>
    <w:p w14:paraId="230D69F3" w14:textId="36FB3DAB" w:rsidR="0032009C" w:rsidRPr="00B65ED4" w:rsidRDefault="00B80037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  <w:t xml:space="preserve">This project was a product of the Global Lake Ecological Observatory Network (GLEON) Fellowship program supported by the </w:t>
      </w:r>
      <w:r w:rsidR="00B51FBD" w:rsidRPr="00B65ED4"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National Science Foundation’s </w:t>
      </w:r>
      <w:proofErr w:type="spellStart"/>
      <w:r w:rsidR="006C18F5" w:rsidRPr="00B65ED4">
        <w:rPr>
          <w:rFonts w:ascii="Times New Roman" w:eastAsia="Times New Roman" w:hAnsi="Times New Roman" w:cs="Times New Roman"/>
          <w:sz w:val="24"/>
          <w:szCs w:val="24"/>
        </w:rPr>
        <w:t>MacroSystems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Biology Program (Awards # EF1137353 and EF1137327). Logistical support was provided by the University of Wisconsin-Madison Center for Limnology, the Cary Institute </w:t>
      </w:r>
      <w:r w:rsidR="007D4291" w:rsidRPr="00B65ED4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Ecosystem Studies, the University of Wisconsin Trout Lake Station, the Lake Sunapee Protective Association</w:t>
      </w:r>
      <w:r w:rsidR="003B5B84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Grace Hong. Limnological data providers included the NSF Long-Term Ecological Research program (North Temperate Lakes DEB-1440297 and Arctic LTER), the Swedish Meteorological and Hydrological Institute, the Swedish University of Agricultural </w:t>
      </w:r>
      <w:proofErr w:type="gramStart"/>
      <w:r w:rsidRPr="00B65ED4">
        <w:rPr>
          <w:rFonts w:ascii="Times New Roman" w:eastAsia="Times New Roman" w:hAnsi="Times New Roman" w:cs="Times New Roman"/>
          <w:sz w:val="24"/>
          <w:szCs w:val="24"/>
        </w:rPr>
        <w:t>Sciences</w:t>
      </w:r>
      <w:proofErr w:type="gram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the </w:t>
      </w:r>
      <w:r w:rsidR="008F4085" w:rsidRPr="00B65ED4">
        <w:rPr>
          <w:rFonts w:ascii="Times New Roman" w:eastAsia="Times New Roman" w:hAnsi="Times New Roman" w:cs="Times New Roman"/>
          <w:sz w:val="24"/>
          <w:szCs w:val="24"/>
        </w:rPr>
        <w:t xml:space="preserve">Canadian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Dorset Environmental Science Centre. Additional details on data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sources </w:t>
      </w:r>
      <w:r w:rsidR="004E71F4" w:rsidRPr="00B65ED4">
        <w:rPr>
          <w:rFonts w:ascii="Times New Roman" w:eastAsia="Times New Roman" w:hAnsi="Times New Roman" w:cs="Times New Roman"/>
          <w:sz w:val="24"/>
          <w:szCs w:val="24"/>
        </w:rPr>
        <w:t>we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re included </w:t>
      </w:r>
      <w:r w:rsidR="004E71F4" w:rsidRPr="00B65ED4">
        <w:rPr>
          <w:rFonts w:ascii="Times New Roman" w:eastAsia="Times New Roman" w:hAnsi="Times New Roman" w:cs="Times New Roman"/>
          <w:sz w:val="24"/>
          <w:szCs w:val="24"/>
        </w:rPr>
        <w:t xml:space="preserve">online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4E71F4" w:rsidRPr="00B65ED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appendix</w:t>
      </w:r>
      <w:r w:rsidR="004E71F4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). IMM, HAD, KJF, AMM, ZO, DR, FS and PCH acquired data, developed the model</w:t>
      </w:r>
      <w:r w:rsidR="00F54AA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performed data analyses. All authors participated in conceiving and developing the project and writing the paper.</w:t>
      </w:r>
      <w:r w:rsidR="00E25232" w:rsidRPr="00B65ED4">
        <w:rPr>
          <w:rFonts w:ascii="Times New Roman" w:eastAsia="Times New Roman" w:hAnsi="Times New Roman" w:cs="Times New Roman"/>
          <w:sz w:val="24"/>
          <w:szCs w:val="24"/>
        </w:rPr>
        <w:t xml:space="preserve"> Analysis scripts and </w:t>
      </w:r>
      <w:r w:rsidR="007E652C" w:rsidRPr="00B65ED4">
        <w:rPr>
          <w:rFonts w:ascii="Times New Roman" w:eastAsia="Times New Roman" w:hAnsi="Times New Roman" w:cs="Times New Roman"/>
          <w:sz w:val="24"/>
          <w:szCs w:val="24"/>
        </w:rPr>
        <w:t xml:space="preserve">public </w:t>
      </w:r>
      <w:r w:rsidR="00E25232" w:rsidRPr="00B65ED4">
        <w:rPr>
          <w:rFonts w:ascii="Times New Roman" w:eastAsia="Times New Roman" w:hAnsi="Times New Roman" w:cs="Times New Roman"/>
          <w:sz w:val="24"/>
          <w:szCs w:val="24"/>
        </w:rPr>
        <w:t>data</w:t>
      </w:r>
      <w:r w:rsidR="007E652C" w:rsidRPr="00B65ED4">
        <w:rPr>
          <w:rFonts w:ascii="Times New Roman" w:eastAsia="Times New Roman" w:hAnsi="Times New Roman" w:cs="Times New Roman"/>
          <w:sz w:val="24"/>
          <w:szCs w:val="24"/>
        </w:rPr>
        <w:t xml:space="preserve"> (LTER lakes and </w:t>
      </w:r>
      <w:del w:id="481" w:author="Hilary Dugan" w:date="2018-05-15T15:45:00Z">
        <w:r w:rsidR="007E652C" w:rsidRPr="00B65ED4" w:rsidDel="000D6611">
          <w:rPr>
            <w:rFonts w:ascii="Times New Roman" w:eastAsia="Times New Roman" w:hAnsi="Times New Roman" w:cs="Times New Roman"/>
            <w:sz w:val="24"/>
            <w:szCs w:val="24"/>
          </w:rPr>
          <w:delText xml:space="preserve">Lake </w:delText>
        </w:r>
      </w:del>
      <w:del w:id="482" w:author="McCullough, Ian" w:date="2018-05-15T13:39:00Z">
        <w:r w:rsidR="007E652C" w:rsidRPr="00B65ED4" w:rsidDel="001901E2">
          <w:rPr>
            <w:rFonts w:ascii="Times New Roman" w:eastAsia="Times New Roman" w:hAnsi="Times New Roman" w:cs="Times New Roman"/>
            <w:sz w:val="24"/>
            <w:szCs w:val="24"/>
          </w:rPr>
          <w:delText>Vanern</w:delText>
        </w:r>
      </w:del>
      <w:proofErr w:type="spellStart"/>
      <w:ins w:id="483" w:author="McCullough, Ian" w:date="2018-05-15T13:39:00Z">
        <w:r w:rsidR="001901E2">
          <w:rPr>
            <w:rFonts w:ascii="Times New Roman" w:eastAsia="Times New Roman" w:hAnsi="Times New Roman" w:cs="Times New Roman"/>
            <w:sz w:val="24"/>
            <w:szCs w:val="24"/>
          </w:rPr>
          <w:t>Vänern</w:t>
        </w:r>
      </w:ins>
      <w:proofErr w:type="spellEnd"/>
      <w:r w:rsidR="007E652C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E25232" w:rsidRPr="00B65ED4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freely downloaded</w:t>
      </w:r>
      <w:r w:rsidR="00E25232" w:rsidRPr="00B65ED4">
        <w:rPr>
          <w:rFonts w:ascii="Times New Roman" w:eastAsia="Times New Roman" w:hAnsi="Times New Roman" w:cs="Times New Roman"/>
          <w:sz w:val="24"/>
          <w:szCs w:val="24"/>
        </w:rPr>
        <w:t xml:space="preserve"> here: </w:t>
      </w:r>
      <w:hyperlink r:id="rId12" w:history="1">
        <w:r w:rsidR="00E25232" w:rsidRPr="00B65ED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https://github.com/GLEON/SOS</w:t>
        </w:r>
      </w:hyperlink>
      <w:r w:rsidR="00E25232"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4A664EB" w14:textId="77777777" w:rsidR="0032009C" w:rsidRPr="00B65ED4" w:rsidRDefault="0032009C" w:rsidP="002F35B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A7CD1" w14:textId="77777777" w:rsidR="0032009C" w:rsidRPr="00B65ED4" w:rsidRDefault="00B80037" w:rsidP="00C71FD2">
      <w:pPr>
        <w:pStyle w:val="Heading2"/>
        <w:spacing w:before="0" w:after="0" w:line="480" w:lineRule="auto"/>
        <w:contextualSpacing w:val="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84" w:name="_j77eak7kbqvt" w:colFirst="0" w:colLast="0"/>
      <w:bookmarkEnd w:id="484"/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t>LITERATURE CITED</w:t>
      </w:r>
    </w:p>
    <w:p w14:paraId="0C13118E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Åberg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Bergström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A. K.,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Algesten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G.,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Söderback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K., &amp; Jansson, M. (2004). A comparison of the carbon balances of a natural lake (L.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Örträsket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) and a hydroelectric reservoir (L.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Skinnmuddselet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) in northern Sweden.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Water Research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38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(3), 531-538.</w:t>
      </w:r>
    </w:p>
    <w:p w14:paraId="52952DD5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Andersson, E., &amp; Sobek, S. (2006). Comparison of a mass balance and an ecosystem model approach when evaluating the carbon cycling in a lake ecosystem.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AMBIO: A Journal of the Human Environment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35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(8), 476-483.</w:t>
      </w:r>
    </w:p>
    <w:p w14:paraId="7A8AAEBA" w14:textId="43773AC1" w:rsidR="007E652C" w:rsidRPr="00F778DA" w:rsidRDefault="007E652C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Anthony, K. W.,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Zimov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S. A., Grosse, G., Jones, M. C., Anthony, P. M., Chapin III, F. S., ... &amp;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Frolking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S. (2014). A shift of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thermokarst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lakes from carbon sources to sinks during the </w:t>
      </w:r>
      <w:r w:rsidRPr="00F778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Holocene </w:t>
      </w:r>
      <w:proofErr w:type="spellStart"/>
      <w:r w:rsidR="0031798E" w:rsidRPr="00F778DA">
        <w:rPr>
          <w:rFonts w:ascii="Times New Roman" w:eastAsia="Times New Roman" w:hAnsi="Times New Roman" w:cs="Times New Roman"/>
          <w:color w:val="auto"/>
          <w:sz w:val="24"/>
          <w:szCs w:val="24"/>
        </w:rPr>
        <w:t>EPOC</w:t>
      </w:r>
      <w:r w:rsidRPr="00F778DA">
        <w:rPr>
          <w:rFonts w:ascii="Times New Roman" w:eastAsia="Times New Roman" w:hAnsi="Times New Roman" w:cs="Times New Roman"/>
          <w:color w:val="auto"/>
          <w:sz w:val="24"/>
          <w:szCs w:val="24"/>
        </w:rPr>
        <w:t>h</w:t>
      </w:r>
      <w:proofErr w:type="spellEnd"/>
      <w:r w:rsidRPr="00F778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r w:rsidRPr="00F778DA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Nature</w:t>
      </w:r>
      <w:r w:rsidRPr="00F778D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F778DA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511</w:t>
      </w:r>
      <w:r w:rsidRPr="00F778DA">
        <w:rPr>
          <w:rFonts w:ascii="Times New Roman" w:eastAsia="Times New Roman" w:hAnsi="Times New Roman" w:cs="Times New Roman"/>
          <w:color w:val="auto"/>
          <w:sz w:val="24"/>
          <w:szCs w:val="24"/>
        </w:rPr>
        <w:t>(7510), 452-456.</w:t>
      </w:r>
    </w:p>
    <w:p w14:paraId="5015C6A5" w14:textId="34E22A55" w:rsidR="00F778DA" w:rsidRPr="00F778DA" w:rsidRDefault="00F778DA" w:rsidP="00F778DA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778DA">
        <w:rPr>
          <w:rFonts w:ascii="Times New Roman" w:hAnsi="Times New Roman" w:cs="Times New Roman"/>
          <w:color w:val="111111"/>
          <w:sz w:val="24"/>
          <w:szCs w:val="24"/>
        </w:rPr>
        <w:t xml:space="preserve">Appling, A. P., Leon, M. C., &amp; McDowell, W. H. (2015). Reducing bias and quantifying uncertainty in watershed flux estimates: </w:t>
      </w:r>
      <w:proofErr w:type="gramStart"/>
      <w:r w:rsidRPr="00F778DA">
        <w:rPr>
          <w:rFonts w:ascii="Times New Roman" w:hAnsi="Times New Roman" w:cs="Times New Roman"/>
          <w:color w:val="111111"/>
          <w:sz w:val="24"/>
          <w:szCs w:val="24"/>
        </w:rPr>
        <w:t>the</w:t>
      </w:r>
      <w:proofErr w:type="gramEnd"/>
      <w:r w:rsidRPr="00F778DA">
        <w:rPr>
          <w:rFonts w:ascii="Times New Roman" w:hAnsi="Times New Roman" w:cs="Times New Roman"/>
          <w:color w:val="111111"/>
          <w:sz w:val="24"/>
          <w:szCs w:val="24"/>
        </w:rPr>
        <w:t xml:space="preserve"> R package </w:t>
      </w:r>
      <w:proofErr w:type="spellStart"/>
      <w:r w:rsidRPr="00F778DA">
        <w:rPr>
          <w:rFonts w:ascii="Times New Roman" w:hAnsi="Times New Roman" w:cs="Times New Roman"/>
          <w:color w:val="111111"/>
          <w:sz w:val="24"/>
          <w:szCs w:val="24"/>
        </w:rPr>
        <w:t>loadflex</w:t>
      </w:r>
      <w:proofErr w:type="spellEnd"/>
      <w:r w:rsidRPr="00F778DA">
        <w:rPr>
          <w:rFonts w:ascii="Times New Roman" w:hAnsi="Times New Roman" w:cs="Times New Roman"/>
          <w:color w:val="111111"/>
          <w:sz w:val="24"/>
          <w:szCs w:val="24"/>
        </w:rPr>
        <w:t>. Ecosphere, 6(12), art269.</w:t>
      </w:r>
    </w:p>
    <w:p w14:paraId="400C1587" w14:textId="2BF9D10F" w:rsidR="0032009C" w:rsidRPr="00F778DA" w:rsidRDefault="00B80037" w:rsidP="003A6F00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Arvola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L., </w:t>
      </w: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Kortelainen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P. I. R. K. K. O., </w:t>
      </w: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Bergström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I., </w:t>
      </w: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Kankaala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P., </w:t>
      </w: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Ojala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A., </w:t>
      </w: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Pajunen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H. A. N. N. U., ... &amp; </w:t>
      </w:r>
      <w:proofErr w:type="spellStart"/>
      <w:r w:rsidRPr="00F778DA">
        <w:rPr>
          <w:rFonts w:ascii="Times New Roman" w:eastAsia="Times New Roman" w:hAnsi="Times New Roman" w:cs="Times New Roman"/>
          <w:sz w:val="24"/>
          <w:szCs w:val="24"/>
        </w:rPr>
        <w:t>Rantakari</w:t>
      </w:r>
      <w:proofErr w:type="spellEnd"/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M. I. I. T. T. A. (2002). Carbon pathways through boreal lakes: A multi-scale approach (CARBO). </w:t>
      </w:r>
      <w:r w:rsidRPr="00F778DA">
        <w:rPr>
          <w:rFonts w:ascii="Times New Roman" w:eastAsia="Times New Roman" w:hAnsi="Times New Roman" w:cs="Times New Roman"/>
          <w:i/>
          <w:sz w:val="24"/>
          <w:szCs w:val="24"/>
        </w:rPr>
        <w:t xml:space="preserve">Understanding the Global System, The Finnish Perspective, edited by </w:t>
      </w:r>
      <w:proofErr w:type="spellStart"/>
      <w:r w:rsidRPr="00F778DA">
        <w:rPr>
          <w:rFonts w:ascii="Times New Roman" w:eastAsia="Times New Roman" w:hAnsi="Times New Roman" w:cs="Times New Roman"/>
          <w:i/>
          <w:sz w:val="24"/>
          <w:szCs w:val="24"/>
        </w:rPr>
        <w:t>Käyhkö</w:t>
      </w:r>
      <w:proofErr w:type="spellEnd"/>
      <w:r w:rsidRPr="00F778DA">
        <w:rPr>
          <w:rFonts w:ascii="Times New Roman" w:eastAsia="Times New Roman" w:hAnsi="Times New Roman" w:cs="Times New Roman"/>
          <w:i/>
          <w:sz w:val="24"/>
          <w:szCs w:val="24"/>
        </w:rPr>
        <w:t xml:space="preserve"> J and </w:t>
      </w:r>
      <w:proofErr w:type="spellStart"/>
      <w:r w:rsidRPr="00F778DA">
        <w:rPr>
          <w:rFonts w:ascii="Times New Roman" w:eastAsia="Times New Roman" w:hAnsi="Times New Roman" w:cs="Times New Roman"/>
          <w:i/>
          <w:sz w:val="24"/>
          <w:szCs w:val="24"/>
        </w:rPr>
        <w:t>Talve</w:t>
      </w:r>
      <w:proofErr w:type="spellEnd"/>
      <w:r w:rsidRPr="00F778DA">
        <w:rPr>
          <w:rFonts w:ascii="Times New Roman" w:eastAsia="Times New Roman" w:hAnsi="Times New Roman" w:cs="Times New Roman"/>
          <w:i/>
          <w:sz w:val="24"/>
          <w:szCs w:val="24"/>
        </w:rPr>
        <w:t xml:space="preserve"> L</w:t>
      </w:r>
      <w:r w:rsidRPr="00F778DA">
        <w:rPr>
          <w:rFonts w:ascii="Times New Roman" w:eastAsia="Times New Roman" w:hAnsi="Times New Roman" w:cs="Times New Roman"/>
          <w:sz w:val="24"/>
          <w:szCs w:val="24"/>
        </w:rPr>
        <w:t xml:space="preserve">, 97-106. </w:t>
      </w:r>
    </w:p>
    <w:p w14:paraId="77FFF128" w14:textId="3AC12388" w:rsidR="00F778DA" w:rsidRPr="00F778DA" w:rsidRDefault="00F778DA" w:rsidP="00F778DA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778DA">
        <w:rPr>
          <w:rFonts w:ascii="Times New Roman" w:hAnsi="Times New Roman" w:cs="Times New Roman"/>
          <w:color w:val="111111"/>
          <w:sz w:val="24"/>
          <w:szCs w:val="24"/>
        </w:rPr>
        <w:lastRenderedPageBreak/>
        <w:t>Aulenbach</w:t>
      </w:r>
      <w:proofErr w:type="spellEnd"/>
      <w:r w:rsidRPr="00F778DA">
        <w:rPr>
          <w:rFonts w:ascii="Times New Roman" w:hAnsi="Times New Roman" w:cs="Times New Roman"/>
          <w:color w:val="111111"/>
          <w:sz w:val="24"/>
          <w:szCs w:val="24"/>
        </w:rPr>
        <w:t xml:space="preserve">, B. T. (2013). Improving regression-model-based </w:t>
      </w:r>
      <w:proofErr w:type="spellStart"/>
      <w:r w:rsidRPr="00F778DA">
        <w:rPr>
          <w:rFonts w:ascii="Times New Roman" w:hAnsi="Times New Roman" w:cs="Times New Roman"/>
          <w:color w:val="111111"/>
          <w:sz w:val="24"/>
          <w:szCs w:val="24"/>
        </w:rPr>
        <w:t>streamwater</w:t>
      </w:r>
      <w:proofErr w:type="spellEnd"/>
      <w:r w:rsidRPr="00F778DA">
        <w:rPr>
          <w:rFonts w:ascii="Times New Roman" w:hAnsi="Times New Roman" w:cs="Times New Roman"/>
          <w:color w:val="111111"/>
          <w:sz w:val="24"/>
          <w:szCs w:val="24"/>
        </w:rPr>
        <w:t xml:space="preserve"> constituent load estimates derived from serially correlated data. Journal of Hydrology, 503, 55–66.</w:t>
      </w:r>
    </w:p>
    <w:p w14:paraId="02E286F4" w14:textId="77777777" w:rsidR="003A6F00" w:rsidRDefault="003A6F00" w:rsidP="003A6F00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>Bastviken</w:t>
      </w:r>
      <w:proofErr w:type="spellEnd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D., </w:t>
      </w:r>
      <w:proofErr w:type="spellStart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>Tranvik</w:t>
      </w:r>
      <w:proofErr w:type="spellEnd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L. J., Downing, J. A., </w:t>
      </w:r>
      <w:proofErr w:type="spellStart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>Crill</w:t>
      </w:r>
      <w:proofErr w:type="spellEnd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>, P. M., &amp; Enrich-</w:t>
      </w:r>
      <w:proofErr w:type="spellStart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>Prast</w:t>
      </w:r>
      <w:proofErr w:type="spellEnd"/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A. (2011). Freshwater </w:t>
      </w:r>
    </w:p>
    <w:p w14:paraId="242353D3" w14:textId="10227549" w:rsidR="003A6F00" w:rsidRPr="003A6F00" w:rsidRDefault="003A6F00" w:rsidP="003A6F00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methane emissions offset the continental carbon sink. </w:t>
      </w:r>
      <w:r w:rsidRPr="003A6F0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Science</w:t>
      </w:r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3A6F0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331</w:t>
      </w:r>
      <w:r w:rsidRPr="003A6F00">
        <w:rPr>
          <w:rFonts w:ascii="Times New Roman" w:eastAsia="Times New Roman" w:hAnsi="Times New Roman" w:cs="Times New Roman"/>
          <w:color w:val="auto"/>
          <w:sz w:val="24"/>
          <w:szCs w:val="24"/>
        </w:rPr>
        <w:t>(6013), 50-50.</w:t>
      </w:r>
    </w:p>
    <w:p w14:paraId="2AA2AB05" w14:textId="2ECB03A4" w:rsidR="00C51C73" w:rsidRPr="00B65ED4" w:rsidRDefault="00C51C73" w:rsidP="003A6F00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hAnsi="Times New Roman" w:cs="Times New Roman"/>
          <w:sz w:val="24"/>
          <w:szCs w:val="24"/>
        </w:rPr>
        <w:t xml:space="preserve">Brun, R., Reichert, P. and </w:t>
      </w:r>
      <w:proofErr w:type="spellStart"/>
      <w:r w:rsidRPr="00B65ED4">
        <w:rPr>
          <w:rFonts w:ascii="Times New Roman" w:hAnsi="Times New Roman" w:cs="Times New Roman"/>
          <w:sz w:val="24"/>
          <w:szCs w:val="24"/>
        </w:rPr>
        <w:t>Kunsch</w:t>
      </w:r>
      <w:proofErr w:type="spellEnd"/>
      <w:r w:rsidRPr="00B65ED4">
        <w:rPr>
          <w:rFonts w:ascii="Times New Roman" w:hAnsi="Times New Roman" w:cs="Times New Roman"/>
          <w:sz w:val="24"/>
          <w:szCs w:val="24"/>
        </w:rPr>
        <w:t xml:space="preserve">, H. R., </w:t>
      </w:r>
      <w:r w:rsidR="00013149">
        <w:rPr>
          <w:rFonts w:ascii="Times New Roman" w:hAnsi="Times New Roman" w:cs="Times New Roman"/>
          <w:sz w:val="24"/>
          <w:szCs w:val="24"/>
        </w:rPr>
        <w:t>(</w:t>
      </w:r>
      <w:r w:rsidRPr="00B65ED4">
        <w:rPr>
          <w:rFonts w:ascii="Times New Roman" w:hAnsi="Times New Roman" w:cs="Times New Roman"/>
          <w:sz w:val="24"/>
          <w:szCs w:val="24"/>
        </w:rPr>
        <w:t>2001</w:t>
      </w:r>
      <w:r w:rsidR="00013149">
        <w:rPr>
          <w:rFonts w:ascii="Times New Roman" w:hAnsi="Times New Roman" w:cs="Times New Roman"/>
          <w:sz w:val="24"/>
          <w:szCs w:val="24"/>
        </w:rPr>
        <w:t>)</w:t>
      </w:r>
      <w:r w:rsidRPr="00B65ED4">
        <w:rPr>
          <w:rFonts w:ascii="Times New Roman" w:hAnsi="Times New Roman" w:cs="Times New Roman"/>
          <w:sz w:val="24"/>
          <w:szCs w:val="24"/>
        </w:rPr>
        <w:t xml:space="preserve">. Practical Identifiability Analysis of Large Environmental Simulation Models. </w:t>
      </w:r>
      <w:r w:rsidRPr="00267687">
        <w:rPr>
          <w:rFonts w:ascii="Times New Roman" w:hAnsi="Times New Roman" w:cs="Times New Roman"/>
          <w:sz w:val="24"/>
          <w:szCs w:val="24"/>
        </w:rPr>
        <w:t>Water Resour</w:t>
      </w:r>
      <w:r w:rsidR="00267687">
        <w:rPr>
          <w:rFonts w:ascii="Times New Roman" w:hAnsi="Times New Roman" w:cs="Times New Roman"/>
          <w:sz w:val="24"/>
          <w:szCs w:val="24"/>
        </w:rPr>
        <w:t>ces</w:t>
      </w:r>
      <w:r w:rsidRPr="00267687">
        <w:rPr>
          <w:rFonts w:ascii="Times New Roman" w:hAnsi="Times New Roman" w:cs="Times New Roman"/>
          <w:sz w:val="24"/>
          <w:szCs w:val="24"/>
        </w:rPr>
        <w:t xml:space="preserve"> Res</w:t>
      </w:r>
      <w:r w:rsidR="00267687">
        <w:rPr>
          <w:rFonts w:ascii="Times New Roman" w:hAnsi="Times New Roman" w:cs="Times New Roman"/>
          <w:sz w:val="24"/>
          <w:szCs w:val="24"/>
        </w:rPr>
        <w:t>earch</w:t>
      </w:r>
      <w:r w:rsidRPr="00267687">
        <w:rPr>
          <w:rFonts w:ascii="Times New Roman" w:hAnsi="Times New Roman" w:cs="Times New Roman"/>
          <w:sz w:val="24"/>
          <w:szCs w:val="24"/>
        </w:rPr>
        <w:t>. 37</w:t>
      </w:r>
      <w:r w:rsidRPr="00B65ED4">
        <w:rPr>
          <w:rFonts w:ascii="Times New Roman" w:hAnsi="Times New Roman" w:cs="Times New Roman"/>
          <w:sz w:val="24"/>
          <w:szCs w:val="24"/>
        </w:rPr>
        <w:t>(4): 1015-1030.</w:t>
      </w:r>
    </w:p>
    <w:p w14:paraId="3D87A387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Canham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C. D., Pace, M. L.,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Papaik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M. J., Primack, A. G., Roy, K. M.,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Maranger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J., ... &amp; Spada, D. M. (2004). A spatially explicit watershed-scale analysis of dissolved organic carbon in Adirondack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Ecological Applications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14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(3), 839-854.</w:t>
      </w:r>
    </w:p>
    <w:p w14:paraId="79F9BD42" w14:textId="77777777" w:rsidR="00E61D43" w:rsidRDefault="00E61D43" w:rsidP="00E61D43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Cs/>
          <w:color w:val="auto"/>
          <w:sz w:val="24"/>
          <w:szCs w:val="24"/>
        </w:rPr>
        <w:t>Catal</w:t>
      </w:r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>án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N., </w:t>
      </w:r>
      <w:proofErr w:type="spellStart"/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>Marcé</w:t>
      </w:r>
      <w:proofErr w:type="spellEnd"/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R., </w:t>
      </w:r>
      <w:proofErr w:type="spellStart"/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>Kothawala</w:t>
      </w:r>
      <w:proofErr w:type="spellEnd"/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D. N., &amp; </w:t>
      </w:r>
      <w:proofErr w:type="spellStart"/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>Tranvik</w:t>
      </w:r>
      <w:proofErr w:type="spellEnd"/>
      <w:r w:rsidRPr="005F5211">
        <w:rPr>
          <w:rFonts w:ascii="Times New Roman" w:eastAsia="Times New Roman" w:hAnsi="Times New Roman" w:cs="Times New Roman"/>
          <w:color w:val="auto"/>
          <w:sz w:val="24"/>
          <w:szCs w:val="24"/>
        </w:rPr>
        <w:t>, L. J. (2016).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Organic carbon </w:t>
      </w:r>
    </w:p>
    <w:p w14:paraId="31100E6C" w14:textId="77777777" w:rsidR="00E61D43" w:rsidRPr="00E61D43" w:rsidRDefault="00E61D43" w:rsidP="00E61D43">
      <w:pPr>
        <w:spacing w:line="480" w:lineRule="auto"/>
        <w:ind w:firstLine="720"/>
        <w:rPr>
          <w:rFonts w:ascii="Times New Roman" w:eastAsia="Times New Roman" w:hAnsi="Times New Roman" w:cs="Times New Roman"/>
          <w:i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decomposition rates controlled by water retention time across inland waters. </w:t>
      </w:r>
      <w:r w:rsidRPr="00E61D43">
        <w:rPr>
          <w:rFonts w:ascii="Times New Roman" w:eastAsia="Times New Roman" w:hAnsi="Times New Roman" w:cs="Times New Roman"/>
          <w:i/>
          <w:color w:val="auto"/>
          <w:sz w:val="24"/>
          <w:szCs w:val="24"/>
        </w:rPr>
        <w:t xml:space="preserve">Nature </w:t>
      </w:r>
    </w:p>
    <w:p w14:paraId="3AD3F1C4" w14:textId="235FE63A" w:rsidR="00E61D43" w:rsidRPr="00E61D43" w:rsidRDefault="00E61D43" w:rsidP="00E61D43">
      <w:pPr>
        <w:spacing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61D43">
        <w:rPr>
          <w:rFonts w:ascii="Times New Roman" w:eastAsia="Times New Roman" w:hAnsi="Times New Roman" w:cs="Times New Roman"/>
          <w:i/>
          <w:color w:val="auto"/>
          <w:sz w:val="24"/>
          <w:szCs w:val="24"/>
        </w:rPr>
        <w:t>Geoscience, 9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(7), 501-504.</w:t>
      </w:r>
    </w:p>
    <w:p w14:paraId="17993B2D" w14:textId="3A2C755B" w:rsidR="0032009C" w:rsidRPr="00B65ED4" w:rsidRDefault="00B80037" w:rsidP="005F5211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Cole, J. J., McDowell, W. H., &amp; Likens, G. E. (1984). Sources and molecular weight of" dissolved" organic carbon in an oligotrophic lake.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Oikos</w:t>
      </w:r>
      <w:r w:rsidR="00267687">
        <w:rPr>
          <w:rFonts w:ascii="Times New Roman" w:eastAsia="Times New Roman" w:hAnsi="Times New Roman" w:cs="Times New Roman"/>
          <w:i/>
          <w:sz w:val="24"/>
          <w:szCs w:val="24"/>
        </w:rPr>
        <w:t xml:space="preserve"> 42</w:t>
      </w:r>
      <w:r w:rsidR="00267687" w:rsidRPr="00267687">
        <w:rPr>
          <w:rFonts w:ascii="Times New Roman" w:eastAsia="Times New Roman" w:hAnsi="Times New Roman" w:cs="Times New Roman"/>
          <w:sz w:val="24"/>
          <w:szCs w:val="24"/>
        </w:rPr>
        <w:t>(1)</w:t>
      </w:r>
      <w:r w:rsidRPr="00267687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1-9.</w:t>
      </w:r>
    </w:p>
    <w:p w14:paraId="6C7FEB9C" w14:textId="0E816F1B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Cole, J. J., Carpenter, S. R.,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Kitchell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F., &amp; Pace, M. L. (2002). Pathways of organic carbon utilization in small lakes: Results from a whole‐lake 13C addition and coupled model.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Limnology and Oceanography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47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(6), 1664-1675.</w:t>
      </w:r>
    </w:p>
    <w:p w14:paraId="027EBDB5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Cole, J. J., Prairie, Y. T.,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Caraco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N. F., McDowell, W. H.,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L. J.,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Striegl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G., ...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Melack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(2007). Plumbing the global carbon cycle: integrating inland waters into the terrestrial carbon budget.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Ecosystems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10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(1), 172-185.</w:t>
      </w:r>
    </w:p>
    <w:p w14:paraId="534069F2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Cremona, F.,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Kõiv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T.,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Nõges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P., Pall, P.,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Rõõm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E. I., Feldmann, T., ...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Nõges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T. (2014). Dynamic carbon budget of a large shallow lake assessed by a mass balance approach. </w:t>
      </w:r>
      <w:proofErr w:type="spellStart"/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Hydrobiologia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731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(1), 109-123.</w:t>
      </w:r>
    </w:p>
    <w:p w14:paraId="692D54A9" w14:textId="0DABFEE8" w:rsidR="000219DF" w:rsidRPr="00B65ED4" w:rsidRDefault="000219DF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hAnsi="Times New Roman" w:cs="Times New Roman"/>
          <w:color w:val="222222"/>
          <w:sz w:val="24"/>
          <w:szCs w:val="24"/>
        </w:rPr>
        <w:lastRenderedPageBreak/>
        <w:t>Dhillon, G. S., &amp; Inamdar, S. (201</w:t>
      </w:r>
      <w:r w:rsidR="005F5211">
        <w:rPr>
          <w:rFonts w:ascii="Times New Roman" w:hAnsi="Times New Roman" w:cs="Times New Roman"/>
          <w:color w:val="222222"/>
          <w:sz w:val="24"/>
          <w:szCs w:val="24"/>
        </w:rPr>
        <w:t>3</w:t>
      </w:r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). Storm event patterns of particulate organic carbon (POC) for large storms and differences with dissolved organic carbon (DOC). 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>Biogeochemistry</w:t>
      </w:r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>118</w:t>
      </w:r>
      <w:r w:rsidRPr="00B65ED4">
        <w:rPr>
          <w:rFonts w:ascii="Times New Roman" w:hAnsi="Times New Roman" w:cs="Times New Roman"/>
          <w:color w:val="222222"/>
          <w:sz w:val="24"/>
          <w:szCs w:val="24"/>
        </w:rPr>
        <w:t>(1-3), 61-81.</w:t>
      </w:r>
    </w:p>
    <w:p w14:paraId="0B15CFE2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Dillon, P. J.,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L. A. (1997). Dissolved organic and inorganic carbon mass balances in central Ontario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Biogeochemistry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(1), 29-42.</w:t>
      </w:r>
    </w:p>
    <w:p w14:paraId="5ED4C793" w14:textId="207C138E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Downing, J. A., Cole, J. J., Middelburg, J. J.,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Striegl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G., Duarte, C. M.,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Kortelainen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P., ...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Laube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K. A. (2008). Sediment organic carbon burial in agriculturally eutrophic impoundments over the last century.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Global Biogeochemical Cycles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22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(1)</w:t>
      </w:r>
      <w:r w:rsidR="00C47701">
        <w:rPr>
          <w:rFonts w:ascii="Times New Roman" w:eastAsia="Times New Roman" w:hAnsi="Times New Roman" w:cs="Times New Roman"/>
          <w:sz w:val="24"/>
          <w:szCs w:val="24"/>
        </w:rPr>
        <w:t>,</w:t>
      </w:r>
      <w:r w:rsidR="00E61D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7701" w:rsidRPr="00C47701">
        <w:rPr>
          <w:rStyle w:val="current-selection"/>
          <w:rFonts w:ascii="Times New Roman" w:hAnsi="Times New Roman" w:cs="Times New Roman"/>
          <w:sz w:val="24"/>
          <w:szCs w:val="24"/>
        </w:rPr>
        <w:t>GB1018,</w:t>
      </w:r>
      <w:r w:rsidR="00C47701" w:rsidRPr="00C47701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r w:rsidR="00C47701" w:rsidRPr="00C47701">
        <w:rPr>
          <w:rStyle w:val="current-selection"/>
          <w:rFonts w:ascii="Times New Roman" w:hAnsi="Times New Roman" w:cs="Times New Roman"/>
          <w:sz w:val="24"/>
          <w:szCs w:val="24"/>
        </w:rPr>
        <w:t>doi:10.1029/2006GB002854</w:t>
      </w:r>
      <w:r w:rsidRPr="00C4770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970B4B5" w14:textId="3588B7CD" w:rsidR="00C51C73" w:rsidRPr="00B65ED4" w:rsidRDefault="00C51C73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Dugan, H. A., Bartlett, S. L., Burke, S. M.,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Doubek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J. P.,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Krivak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-Tetley, F. E.,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Skaff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N. K., ... &amp; </w:t>
      </w:r>
      <w:r w:rsidR="00F12445"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Weathers, K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C. (2017). Salting our freshwater lakes.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Proceedings of the National Academy of Sciences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114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(17), 4453-4458.</w:t>
      </w:r>
    </w:p>
    <w:p w14:paraId="53993AF7" w14:textId="77777777" w:rsidR="00C47701" w:rsidRDefault="00E561C7" w:rsidP="00C47701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Einola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E.,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Rantakari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M.,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Kankaala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P.,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Kortelainen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P.,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Ojala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, A.,</w:t>
      </w:r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>Pajunen</w:t>
      </w:r>
      <w:proofErr w:type="spellEnd"/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H., ... &amp; </w:t>
      </w:r>
      <w:proofErr w:type="spellStart"/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>Arvola</w:t>
      </w:r>
      <w:proofErr w:type="spellEnd"/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L. </w:t>
      </w:r>
    </w:p>
    <w:p w14:paraId="136B8D55" w14:textId="77777777" w:rsidR="00C47701" w:rsidRDefault="00E561C7" w:rsidP="00C47701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(2011). Carbon pools and fluxes in a chain of five boreal lakes: a dry and wet year </w:t>
      </w:r>
    </w:p>
    <w:p w14:paraId="6F441AA2" w14:textId="4DFA3B47" w:rsidR="00C47701" w:rsidRPr="00B65ED4" w:rsidRDefault="00E561C7" w:rsidP="00C47701">
      <w:pPr>
        <w:tabs>
          <w:tab w:val="left" w:pos="1440"/>
        </w:tabs>
        <w:spacing w:line="48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comparison.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Journal of Geophysical Research: </w:t>
      </w:r>
      <w:proofErr w:type="spellStart"/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Biogeosciences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116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(</w:t>
      </w:r>
      <w:r w:rsidR="00C47701" w:rsidRPr="00C47701">
        <w:rPr>
          <w:rFonts w:ascii="Times New Roman" w:eastAsia="Times New Roman" w:hAnsi="Times New Roman" w:cs="Times New Roman"/>
          <w:color w:val="auto"/>
          <w:sz w:val="24"/>
          <w:szCs w:val="24"/>
        </w:rPr>
        <w:t>G03009,</w:t>
      </w:r>
      <w:r w:rsidR="00C4770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C47701" w:rsidRPr="00C47701">
        <w:rPr>
          <w:rFonts w:ascii="Times New Roman" w:eastAsia="Times New Roman" w:hAnsi="Times New Roman" w:cs="Times New Roman"/>
          <w:color w:val="auto"/>
          <w:sz w:val="24"/>
          <w:szCs w:val="24"/>
        </w:rPr>
        <w:t>doi:10.1029/2010JG001636, 2011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69451647" w14:textId="77777777" w:rsidR="0032009C" w:rsidRPr="00B65ED4" w:rsidRDefault="00B80037" w:rsidP="00C47701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Einsele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G., Yan, J., &amp; Hinderer, M. (2001). Atmospheric carbon burial in modern lake basins and its significance for the global carbon budget.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Global and Planetary Change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(3), 167-195.</w:t>
      </w:r>
    </w:p>
    <w:p w14:paraId="1A748108" w14:textId="6DE3A59F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Gaiser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E. E.,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Deyrup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N. D., Bachmann, R. W.,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Battoe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>, L. D., &amp; Swain, H. M. (2009). Multidecadal climate oscillations detected in a transparency record from a subtropical Florida lake.</w:t>
      </w:r>
      <w:r w:rsidR="005F52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5211" w:rsidRPr="00C42114">
        <w:rPr>
          <w:rFonts w:ascii="Times New Roman" w:hAnsi="Times New Roman" w:cs="Times New Roman"/>
          <w:i/>
          <w:iCs/>
          <w:sz w:val="24"/>
          <w:szCs w:val="24"/>
        </w:rPr>
        <w:t>Limnology and Oceanography</w:t>
      </w:r>
      <w:r w:rsidR="005F5211" w:rsidRPr="00C42114">
        <w:rPr>
          <w:rFonts w:ascii="Times New Roman" w:hAnsi="Times New Roman" w:cs="Times New Roman"/>
          <w:sz w:val="24"/>
          <w:szCs w:val="24"/>
        </w:rPr>
        <w:t xml:space="preserve">, </w:t>
      </w:r>
      <w:r w:rsidR="005F5211" w:rsidRPr="00C42114">
        <w:rPr>
          <w:rFonts w:ascii="Times New Roman" w:hAnsi="Times New Roman" w:cs="Times New Roman"/>
          <w:iCs/>
          <w:sz w:val="24"/>
          <w:szCs w:val="24"/>
        </w:rPr>
        <w:t>54</w:t>
      </w:r>
      <w:r w:rsidR="005F5211" w:rsidRPr="00C42114">
        <w:rPr>
          <w:rFonts w:ascii="Times New Roman" w:hAnsi="Times New Roman" w:cs="Times New Roman"/>
          <w:sz w:val="24"/>
          <w:szCs w:val="24"/>
        </w:rPr>
        <w:t>(6), 2228-2232.</w:t>
      </w:r>
    </w:p>
    <w:p w14:paraId="0286BE37" w14:textId="13986DD5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Hanson, P. C., Buffam, I.,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Rusak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A., Stanley, E. H.,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Watras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C. (2014). Quantifying lake allochthonous organic carbon budgets using a simple equilibrium model. </w:t>
      </w:r>
      <w:r w:rsidRPr="00B65E90">
        <w:rPr>
          <w:rFonts w:ascii="Times New Roman" w:eastAsia="Times New Roman" w:hAnsi="Times New Roman" w:cs="Times New Roman"/>
          <w:i/>
          <w:sz w:val="24"/>
          <w:szCs w:val="24"/>
        </w:rPr>
        <w:t>Limnol</w:t>
      </w:r>
      <w:r w:rsidR="00112CE8" w:rsidRPr="00B65E90">
        <w:rPr>
          <w:rFonts w:ascii="Times New Roman" w:eastAsia="Times New Roman" w:hAnsi="Times New Roman" w:cs="Times New Roman"/>
          <w:i/>
          <w:sz w:val="24"/>
          <w:szCs w:val="24"/>
        </w:rPr>
        <w:t>ogy</w:t>
      </w:r>
      <w:r w:rsidR="00B65E90" w:rsidRPr="00B65E90">
        <w:rPr>
          <w:rFonts w:ascii="Times New Roman" w:eastAsia="Times New Roman" w:hAnsi="Times New Roman" w:cs="Times New Roman"/>
          <w:i/>
          <w:sz w:val="24"/>
          <w:szCs w:val="24"/>
        </w:rPr>
        <w:t xml:space="preserve"> and </w:t>
      </w:r>
      <w:r w:rsidRPr="00B65E90">
        <w:rPr>
          <w:rFonts w:ascii="Times New Roman" w:eastAsia="Times New Roman" w:hAnsi="Times New Roman" w:cs="Times New Roman"/>
          <w:i/>
          <w:sz w:val="24"/>
          <w:szCs w:val="24"/>
        </w:rPr>
        <w:t>Oceanogr</w:t>
      </w:r>
      <w:r w:rsidR="00B65E90">
        <w:rPr>
          <w:rFonts w:ascii="Times New Roman" w:eastAsia="Times New Roman" w:hAnsi="Times New Roman" w:cs="Times New Roman"/>
          <w:i/>
          <w:sz w:val="24"/>
          <w:szCs w:val="24"/>
        </w:rPr>
        <w:t>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59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(1), 167-181.</w:t>
      </w:r>
    </w:p>
    <w:p w14:paraId="063C0133" w14:textId="77777777" w:rsidR="000C7E80" w:rsidRPr="00B65ED4" w:rsidRDefault="000C7E80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Hanson, P. C., Hamilton, D. P., Stanley, E. H., Preston, N., </w:t>
      </w:r>
      <w:proofErr w:type="spellStart"/>
      <w:r w:rsidRPr="00B65ED4">
        <w:rPr>
          <w:rFonts w:ascii="Times New Roman" w:hAnsi="Times New Roman" w:cs="Times New Roman"/>
          <w:color w:val="222222"/>
          <w:sz w:val="24"/>
          <w:szCs w:val="24"/>
        </w:rPr>
        <w:t>Langman</w:t>
      </w:r>
      <w:proofErr w:type="spellEnd"/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, O. C., &amp; Kara, E. L. (2011). Fate of allochthonous dissolved organic carbon in lakes: a quantitative approach. </w:t>
      </w:r>
      <w:proofErr w:type="spellStart"/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>PLoS</w:t>
      </w:r>
      <w:proofErr w:type="spellEnd"/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 xml:space="preserve"> One</w:t>
      </w:r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>6</w:t>
      </w:r>
      <w:r w:rsidRPr="00B65ED4">
        <w:rPr>
          <w:rFonts w:ascii="Times New Roman" w:hAnsi="Times New Roman" w:cs="Times New Roman"/>
          <w:color w:val="222222"/>
          <w:sz w:val="24"/>
          <w:szCs w:val="24"/>
        </w:rPr>
        <w:t>(7), e21884.</w:t>
      </w:r>
    </w:p>
    <w:p w14:paraId="4706C45E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Hanson, P. C., Pace, M. L., Carpenter, S. R., Cole, J. J., &amp; Stanley, E. H. (2015). Integrating landscape carbon cycling: research needs for resolving organic carbon budgets of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Ecosystems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18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(3), 363-375.</w:t>
      </w:r>
    </w:p>
    <w:p w14:paraId="69A81584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Hanson, P. C., Pollard, A. I., Bade, D. L.,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Predick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K., Carpenter, S. R., &amp; Foley, J. A. (2004). A model of carbon evasion and sedimentation in temperate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Global Change Biology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10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(8), 1285-1298.</w:t>
      </w:r>
    </w:p>
    <w:p w14:paraId="074DE170" w14:textId="503EC6EF" w:rsidR="002C6CF9" w:rsidRPr="00B65ED4" w:rsidRDefault="002C6CF9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Heathcote, A. J., &amp; Downing, J. A. (2012). Impacts of eutrophication on carbon burial in freshwater lakes in an intensively agricultural landscape.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Ecosystems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15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(1), 60-70.</w:t>
      </w:r>
    </w:p>
    <w:p w14:paraId="51CE2EAC" w14:textId="5ADA2430" w:rsidR="00D52901" w:rsidRPr="00B65ED4" w:rsidRDefault="00D52901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hAnsi="Times New Roman" w:cs="Times New Roman"/>
          <w:color w:val="222222"/>
          <w:sz w:val="24"/>
          <w:szCs w:val="24"/>
        </w:rPr>
        <w:t>Jeong</w:t>
      </w:r>
      <w:proofErr w:type="spellEnd"/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, J. J., Bartsch, S., Fleckenstein, J. H., Matzner, E., </w:t>
      </w:r>
      <w:proofErr w:type="spellStart"/>
      <w:r w:rsidRPr="00B65ED4">
        <w:rPr>
          <w:rFonts w:ascii="Times New Roman" w:hAnsi="Times New Roman" w:cs="Times New Roman"/>
          <w:color w:val="222222"/>
          <w:sz w:val="24"/>
          <w:szCs w:val="24"/>
        </w:rPr>
        <w:t>Tenhunen</w:t>
      </w:r>
      <w:proofErr w:type="spellEnd"/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, J. D., Lee, S. D., ... &amp; Park, J. H. (2012). Differential storm responses of dissolved and particulate organic carbon in a mountainous headwater stream, investigated by high‐frequency, in situ optical measurements. 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 xml:space="preserve">Journal of Geophysical Research: </w:t>
      </w:r>
      <w:proofErr w:type="spellStart"/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>Biogeosciences</w:t>
      </w:r>
      <w:proofErr w:type="spellEnd"/>
      <w:r w:rsidRPr="00B65ED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</w:rPr>
        <w:t>117</w:t>
      </w:r>
      <w:r w:rsidR="00C42114">
        <w:rPr>
          <w:rFonts w:ascii="Times New Roman" w:hAnsi="Times New Roman" w:cs="Times New Roman"/>
          <w:i/>
          <w:iCs/>
          <w:color w:val="222222"/>
          <w:sz w:val="24"/>
          <w:szCs w:val="24"/>
        </w:rPr>
        <w:t xml:space="preserve"> </w:t>
      </w:r>
      <w:r w:rsidRPr="00C42114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="00C42114" w:rsidRPr="00C42114">
        <w:rPr>
          <w:rStyle w:val="current-selection"/>
          <w:rFonts w:ascii="Times New Roman" w:hAnsi="Times New Roman" w:cs="Times New Roman"/>
          <w:sz w:val="24"/>
          <w:szCs w:val="24"/>
        </w:rPr>
        <w:t>G03013,</w:t>
      </w:r>
      <w:r w:rsidR="00C42114" w:rsidRPr="00C42114">
        <w:rPr>
          <w:rStyle w:val="a"/>
          <w:rFonts w:ascii="Times New Roman" w:hAnsi="Times New Roman" w:cs="Times New Roman"/>
          <w:sz w:val="24"/>
          <w:szCs w:val="24"/>
        </w:rPr>
        <w:t xml:space="preserve"> </w:t>
      </w:r>
      <w:r w:rsidR="00C42114" w:rsidRPr="00C42114">
        <w:rPr>
          <w:rStyle w:val="current-selection"/>
          <w:rFonts w:ascii="Times New Roman" w:hAnsi="Times New Roman" w:cs="Times New Roman"/>
          <w:sz w:val="24"/>
          <w:szCs w:val="24"/>
        </w:rPr>
        <w:t>doi:10.1029/2012JG001999</w:t>
      </w:r>
      <w:r w:rsidRPr="00C42114">
        <w:rPr>
          <w:rFonts w:ascii="Times New Roman" w:hAnsi="Times New Roman" w:cs="Times New Roman"/>
          <w:color w:val="222222"/>
          <w:sz w:val="24"/>
          <w:szCs w:val="24"/>
        </w:rPr>
        <w:t>).</w:t>
      </w:r>
    </w:p>
    <w:p w14:paraId="6DE16408" w14:textId="4DFB73EC" w:rsidR="0032009C" w:rsidRDefault="00B80037" w:rsidP="003244A5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Jonsson, A.,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Meili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M.,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Bergström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A. K., &amp; Jansson, M. (2001). Whole‐lake mineralization of allochthonous and autochthonous organic carbon in a large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humic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(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Örträsket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N. Sweden).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Limnology and Oceanography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(7), 1691-1700.</w:t>
      </w:r>
    </w:p>
    <w:p w14:paraId="03E881CB" w14:textId="77777777" w:rsidR="003244A5" w:rsidRDefault="003244A5" w:rsidP="003244A5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244A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Kawasaki, N., &amp; Benner, R. (2006). Bacterial release of dissolved organic matter during cell </w:t>
      </w:r>
    </w:p>
    <w:p w14:paraId="0459D638" w14:textId="77777777" w:rsidR="003244A5" w:rsidRDefault="003244A5" w:rsidP="003244A5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244A5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growth and decline: molecular origin and composition. </w:t>
      </w:r>
      <w:r w:rsidRPr="003244A5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Limnology and Oceanography</w:t>
      </w:r>
      <w:r w:rsidRPr="003244A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</w:p>
    <w:p w14:paraId="7516B6EB" w14:textId="6AC9408F" w:rsidR="003244A5" w:rsidRPr="003244A5" w:rsidRDefault="003244A5" w:rsidP="003244A5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244A5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51</w:t>
      </w:r>
      <w:r w:rsidRPr="003244A5">
        <w:rPr>
          <w:rFonts w:ascii="Times New Roman" w:eastAsia="Times New Roman" w:hAnsi="Times New Roman" w:cs="Times New Roman"/>
          <w:color w:val="auto"/>
          <w:sz w:val="24"/>
          <w:szCs w:val="24"/>
        </w:rPr>
        <w:t>(5), 2170-2180.</w:t>
      </w:r>
    </w:p>
    <w:p w14:paraId="53BF4D1B" w14:textId="47F03AD4" w:rsidR="0032009C" w:rsidRDefault="00B80037" w:rsidP="00504420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Kling, G. W.,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Kipphut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G. W., Miller, M. M., &amp; O'Brien, W. J. (2000). Integration of lakes and streams in a landscape perspective: the importance of material processing on spatial patterns and temporal coherence.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Freshwater Biology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43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(3), 477-497.</w:t>
      </w:r>
    </w:p>
    <w:p w14:paraId="4A8F26EF" w14:textId="77777777" w:rsidR="00504420" w:rsidRDefault="00504420" w:rsidP="00504420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Kelly, P. T., </w:t>
      </w:r>
      <w:proofErr w:type="spellStart"/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>Vanni</w:t>
      </w:r>
      <w:proofErr w:type="spellEnd"/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M. J., &amp; Renwick, W. H. (2018). Assessing uncertainty in annual nitrogen, </w:t>
      </w:r>
    </w:p>
    <w:p w14:paraId="7098A743" w14:textId="77777777" w:rsidR="00504420" w:rsidRDefault="00504420" w:rsidP="00504420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phosphorus, and suspended sediment load estimates in three agricultural streams using a </w:t>
      </w:r>
    </w:p>
    <w:p w14:paraId="660DC2B0" w14:textId="2A7A7F17" w:rsidR="00504420" w:rsidRPr="00504420" w:rsidRDefault="00504420" w:rsidP="00504420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21-year dataset. </w:t>
      </w:r>
      <w:r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Environmental Monitoring and A</w:t>
      </w:r>
      <w:r w:rsidRPr="0050442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ssessment</w:t>
      </w: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50442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190</w:t>
      </w: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>(2), 91.</w:t>
      </w:r>
    </w:p>
    <w:p w14:paraId="6CFDF845" w14:textId="77777777" w:rsidR="0032009C" w:rsidRPr="00B65ED4" w:rsidRDefault="00B80037" w:rsidP="00504420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Klump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V., Fitzgerald, S. A.,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Waplesa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T. (2009). Benthic biogeochemical cycling, nutrient stoichiometry, and carbon and nitrogen mass balances in a eutrophic freshwater bay.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Limnology and Oceanography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54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(3), 692-712.</w:t>
      </w:r>
    </w:p>
    <w:p w14:paraId="63440060" w14:textId="77777777" w:rsidR="00AA7710" w:rsidRDefault="00AA7710" w:rsidP="00AA7710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Kortelainen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P., </w:t>
      </w: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Rantakari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M., </w:t>
      </w: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Huttunen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J. T., </w:t>
      </w: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Mattsson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T., </w:t>
      </w: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Alm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J., </w:t>
      </w: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Juutinen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S., ... &amp; </w:t>
      </w:r>
    </w:p>
    <w:p w14:paraId="6D273BCA" w14:textId="77777777" w:rsidR="00AA7710" w:rsidRDefault="00AA7710" w:rsidP="00AA7710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Martikainen</w:t>
      </w:r>
      <w:proofErr w:type="spellEnd"/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P. J. (2006). Sediment respiration and lake trophic state are important </w:t>
      </w:r>
    </w:p>
    <w:p w14:paraId="7C8B5899" w14:textId="28E9EDA0" w:rsidR="00AA7710" w:rsidRDefault="00AA7710" w:rsidP="00B00015">
      <w:pPr>
        <w:spacing w:line="48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predictors of large CO2 evasion from small boreal lakes. </w:t>
      </w:r>
      <w:r w:rsidRPr="00AA771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Global Change Biology</w:t>
      </w:r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AA771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12</w:t>
      </w:r>
      <w:r w:rsidRPr="00AA7710">
        <w:rPr>
          <w:rFonts w:ascii="Times New Roman" w:eastAsia="Times New Roman" w:hAnsi="Times New Roman" w:cs="Times New Roman"/>
          <w:color w:val="auto"/>
          <w:sz w:val="24"/>
          <w:szCs w:val="24"/>
        </w:rPr>
        <w:t>(8), 1554-1567.</w:t>
      </w:r>
    </w:p>
    <w:p w14:paraId="047461D2" w14:textId="2D9157CE" w:rsidR="00B629D3" w:rsidRPr="00B65ED4" w:rsidRDefault="00B629D3" w:rsidP="005F5210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Kraemer, B. M., Chandra, S., Dell, A. I., Dix, M.,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Kuusisto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E., Livingstone, D. </w:t>
      </w:r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M., ... &amp; 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McIntyre, P. B. (2016). Global patterns in lake ecosystem responses to warming based on the temperature dependence of metabolism.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Global </w:t>
      </w:r>
      <w:r w:rsidR="00013149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C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hange </w:t>
      </w:r>
      <w:r w:rsidR="00013149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B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iology</w:t>
      </w:r>
      <w:r w:rsidR="00984119" w:rsidRPr="00984119">
        <w:rPr>
          <w:i/>
          <w:iCs/>
        </w:rPr>
        <w:t xml:space="preserve"> </w:t>
      </w:r>
      <w:r w:rsidR="00984119" w:rsidRPr="00984119">
        <w:rPr>
          <w:rFonts w:ascii="Times New Roman" w:hAnsi="Times New Roman" w:cs="Times New Roman"/>
          <w:i/>
          <w:iCs/>
          <w:sz w:val="24"/>
          <w:szCs w:val="24"/>
        </w:rPr>
        <w:t>23</w:t>
      </w:r>
      <w:r w:rsidR="00984119" w:rsidRPr="00984119">
        <w:rPr>
          <w:rFonts w:ascii="Times New Roman" w:hAnsi="Times New Roman" w:cs="Times New Roman"/>
          <w:sz w:val="24"/>
          <w:szCs w:val="24"/>
        </w:rPr>
        <w:t>(5), 1881-1890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534DA857" w14:textId="77777777" w:rsidR="005F5210" w:rsidRDefault="005F5210" w:rsidP="005F5210">
      <w:pPr>
        <w:spacing w:line="480" w:lineRule="auto"/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</w:pPr>
      <w:proofErr w:type="spellStart"/>
      <w:r w:rsidRPr="005F5210">
        <w:rPr>
          <w:rFonts w:ascii="Times New Roman" w:eastAsia="Times New Roman" w:hAnsi="Times New Roman" w:cs="Times New Roman"/>
          <w:color w:val="auto"/>
          <w:sz w:val="24"/>
          <w:szCs w:val="24"/>
        </w:rPr>
        <w:t>Kvarnäs</w:t>
      </w:r>
      <w:proofErr w:type="spellEnd"/>
      <w:r w:rsidRPr="005F52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H. (2001). Morphometry and hydrology of the four large lakes of Sweden. </w:t>
      </w:r>
      <w:r w:rsidRPr="005F521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AMBIO: A </w:t>
      </w:r>
    </w:p>
    <w:p w14:paraId="154DA54B" w14:textId="6EAA14FD" w:rsidR="005F5210" w:rsidRDefault="005F5210" w:rsidP="00A365E6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F521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Journal of the Human Environment</w:t>
      </w:r>
      <w:r w:rsidRPr="005F52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5F521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30</w:t>
      </w:r>
      <w:r w:rsidRPr="005F5210">
        <w:rPr>
          <w:rFonts w:ascii="Times New Roman" w:eastAsia="Times New Roman" w:hAnsi="Times New Roman" w:cs="Times New Roman"/>
          <w:color w:val="auto"/>
          <w:sz w:val="24"/>
          <w:szCs w:val="24"/>
        </w:rPr>
        <w:t>(8), 467-474.</w:t>
      </w:r>
    </w:p>
    <w:p w14:paraId="3A5F704D" w14:textId="77777777" w:rsidR="00A365E6" w:rsidRDefault="00A365E6" w:rsidP="00A365E6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>Mendonça</w:t>
      </w:r>
      <w:proofErr w:type="spellEnd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R., Müller, R. A., </w:t>
      </w:r>
      <w:proofErr w:type="spellStart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>Clow</w:t>
      </w:r>
      <w:proofErr w:type="spellEnd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D., </w:t>
      </w:r>
      <w:proofErr w:type="spellStart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>Verpoorter</w:t>
      </w:r>
      <w:proofErr w:type="spellEnd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C., Raymond, P., </w:t>
      </w:r>
      <w:proofErr w:type="spellStart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>Tranvik</w:t>
      </w:r>
      <w:proofErr w:type="spellEnd"/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L. J., &amp; Sobek, S. </w:t>
      </w:r>
    </w:p>
    <w:p w14:paraId="0DF4164A" w14:textId="662F29B2" w:rsidR="00A365E6" w:rsidRDefault="00A365E6" w:rsidP="00A365E6">
      <w:pPr>
        <w:spacing w:line="48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(2017). Organic carbon burial in global lakes and reservoirs. </w:t>
      </w:r>
      <w:r w:rsidRPr="00A365E6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Nature communications</w:t>
      </w:r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A365E6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8</w:t>
      </w:r>
      <w:r w:rsidRPr="00A365E6">
        <w:rPr>
          <w:rFonts w:ascii="Times New Roman" w:eastAsia="Times New Roman" w:hAnsi="Times New Roman" w:cs="Times New Roman"/>
          <w:color w:val="auto"/>
          <w:sz w:val="24"/>
          <w:szCs w:val="24"/>
        </w:rPr>
        <w:t>(1), 1694.</w:t>
      </w:r>
    </w:p>
    <w:p w14:paraId="1FF6A7A0" w14:textId="77777777" w:rsidR="00114584" w:rsidRDefault="00114584" w:rsidP="00A365E6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14584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Morin, A., Lamoureux, W., &amp; </w:t>
      </w:r>
      <w:proofErr w:type="spellStart"/>
      <w:r w:rsidRPr="00114584">
        <w:rPr>
          <w:rFonts w:ascii="Times New Roman" w:eastAsia="Times New Roman" w:hAnsi="Times New Roman" w:cs="Times New Roman"/>
          <w:color w:val="auto"/>
          <w:sz w:val="24"/>
          <w:szCs w:val="24"/>
        </w:rPr>
        <w:t>Busnarda</w:t>
      </w:r>
      <w:proofErr w:type="spellEnd"/>
      <w:r w:rsidRPr="0011458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J. (1999). Empirical models predicting primary </w:t>
      </w:r>
    </w:p>
    <w:p w14:paraId="5B663422" w14:textId="556BB474" w:rsidR="00114584" w:rsidRDefault="00114584" w:rsidP="00114584">
      <w:pPr>
        <w:spacing w:line="480" w:lineRule="auto"/>
        <w:ind w:left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11458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productivity from chlorophyll a and water temperature for stream periphyton and lake and ocean phytoplankton. </w:t>
      </w:r>
      <w:r w:rsidRPr="0011458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Journal of the North American </w:t>
      </w:r>
      <w:proofErr w:type="spellStart"/>
      <w:r w:rsidRPr="0011458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Benthological</w:t>
      </w:r>
      <w:proofErr w:type="spellEnd"/>
      <w:r w:rsidRPr="0011458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 Society</w:t>
      </w:r>
      <w:r w:rsidRPr="0011458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11458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18</w:t>
      </w:r>
      <w:r w:rsidRPr="00114584">
        <w:rPr>
          <w:rFonts w:ascii="Times New Roman" w:eastAsia="Times New Roman" w:hAnsi="Times New Roman" w:cs="Times New Roman"/>
          <w:color w:val="auto"/>
          <w:sz w:val="24"/>
          <w:szCs w:val="24"/>
        </w:rPr>
        <w:t>(3), 299-307.</w:t>
      </w:r>
    </w:p>
    <w:p w14:paraId="52CB966B" w14:textId="254B657A" w:rsidR="0003294D" w:rsidRPr="00B65ED4" w:rsidRDefault="0003294D" w:rsidP="00114584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Mulholland, P. J., &amp; Elwood, J. W. (1982). The role of lake and r</w:t>
      </w:r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eservoir sediments as sinks in 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the perturbed global carbon cycle.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Tellus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34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(5), 490-499.</w:t>
      </w:r>
    </w:p>
    <w:p w14:paraId="67565EC3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O'Connor, E. M., Dillon, P. J.,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Molot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L. A., &amp; Creed, I. F. (2009). Modeling dissolved organic carbon mass balances for lakes of the Muskoka River Watershed.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Hydrology Research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(2-3), 273-290.</w:t>
      </w:r>
    </w:p>
    <w:p w14:paraId="40B0189E" w14:textId="67ADE9E5" w:rsidR="00C51C73" w:rsidRPr="00B65ED4" w:rsidRDefault="00C51C73" w:rsidP="00C71FD2">
      <w:pPr>
        <w:pStyle w:val="NormalWeb"/>
        <w:spacing w:before="0" w:beforeAutospacing="0" w:after="0" w:afterAutospacing="0" w:line="480" w:lineRule="auto"/>
        <w:ind w:left="720" w:hanging="720"/>
      </w:pPr>
      <w:proofErr w:type="spellStart"/>
      <w:r w:rsidRPr="00B65ED4">
        <w:t>Omlin</w:t>
      </w:r>
      <w:proofErr w:type="spellEnd"/>
      <w:r w:rsidRPr="00B65ED4">
        <w:t xml:space="preserve">, M., Brun, R. and Reichert, P., </w:t>
      </w:r>
      <w:r w:rsidR="00013149">
        <w:t>(</w:t>
      </w:r>
      <w:r w:rsidRPr="00B65ED4">
        <w:t>2001</w:t>
      </w:r>
      <w:r w:rsidR="00013149">
        <w:t>)</w:t>
      </w:r>
      <w:r w:rsidRPr="00B65ED4">
        <w:t>. Biogeochemical Model of Lake Zuri</w:t>
      </w:r>
      <w:r w:rsidR="00794881">
        <w:t xml:space="preserve">ch: Sensitivity, </w:t>
      </w:r>
      <w:r w:rsidRPr="00B65ED4">
        <w:t xml:space="preserve">Identifiability and Uncertainty Analysis. </w:t>
      </w:r>
      <w:r w:rsidRPr="00840678">
        <w:t>Ecol</w:t>
      </w:r>
      <w:r w:rsidR="00840678">
        <w:t>ogical</w:t>
      </w:r>
      <w:r w:rsidRPr="00840678">
        <w:t xml:space="preserve"> Modell</w:t>
      </w:r>
      <w:r w:rsidR="00840678">
        <w:t>ing</w:t>
      </w:r>
      <w:r w:rsidRPr="00B65ED4">
        <w:t xml:space="preserve">. </w:t>
      </w:r>
      <w:r w:rsidRPr="00840678">
        <w:t>141</w:t>
      </w:r>
      <w:r w:rsidR="00840678">
        <w:rPr>
          <w:i/>
        </w:rPr>
        <w:t>(1)</w:t>
      </w:r>
      <w:r w:rsidR="00840678">
        <w:t>:</w:t>
      </w:r>
      <w:r w:rsidRPr="00B65ED4">
        <w:t xml:space="preserve"> 105-123.</w:t>
      </w:r>
    </w:p>
    <w:p w14:paraId="142F7D90" w14:textId="08F31CC8" w:rsidR="00476F5F" w:rsidRPr="00B65ED4" w:rsidRDefault="00476F5F" w:rsidP="00FE24F5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Pace ML &amp; Lovett G. </w:t>
      </w:r>
      <w:r w:rsidR="00013149">
        <w:rPr>
          <w:rFonts w:ascii="Times New Roman" w:eastAsia="Times New Roman" w:hAnsi="Times New Roman" w:cs="Times New Roman"/>
          <w:color w:val="auto"/>
          <w:sz w:val="24"/>
          <w:szCs w:val="24"/>
        </w:rPr>
        <w:t>(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2013</w:t>
      </w:r>
      <w:r w:rsidR="00013149">
        <w:rPr>
          <w:rFonts w:ascii="Times New Roman" w:eastAsia="Times New Roman" w:hAnsi="Times New Roman" w:cs="Times New Roman"/>
          <w:color w:val="auto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Primary production: the foundation </w:t>
      </w:r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of ecosystems. In: Weathers K, 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Strayer D, Likens G, editors. Fundamentals of ecosystem science. Academic Press. p. 312.</w:t>
      </w:r>
    </w:p>
    <w:p w14:paraId="4E3E3BF2" w14:textId="77777777" w:rsidR="00FE24F5" w:rsidRDefault="00FE24F5" w:rsidP="00FE24F5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E24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Pace, M. L., &amp; Prairie, Y. T. (2005). Respiration in lakes. </w:t>
      </w:r>
      <w:r w:rsidRPr="00FE24F5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Respiration in aquatic ecosystems</w:t>
      </w:r>
      <w:r w:rsidRPr="00FE24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FE24F5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1</w:t>
      </w:r>
      <w:r w:rsidRPr="00FE24F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</w:p>
    <w:p w14:paraId="1948BFFF" w14:textId="3513A8C4" w:rsidR="00FE24F5" w:rsidRPr="00FE24F5" w:rsidRDefault="00FE24F5" w:rsidP="00FE24F5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E24F5">
        <w:rPr>
          <w:rFonts w:ascii="Times New Roman" w:eastAsia="Times New Roman" w:hAnsi="Times New Roman" w:cs="Times New Roman"/>
          <w:color w:val="auto"/>
          <w:sz w:val="24"/>
          <w:szCs w:val="24"/>
        </w:rPr>
        <w:t>103-122.</w:t>
      </w:r>
    </w:p>
    <w:p w14:paraId="5F0155FE" w14:textId="77777777" w:rsidR="00115D98" w:rsidRPr="00B65ED4" w:rsidRDefault="00115D98" w:rsidP="00FE24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R Core Team (2016). R: A language and environment for statistical computing. R Foundation for </w:t>
      </w:r>
    </w:p>
    <w:p w14:paraId="514CCE8F" w14:textId="77777777" w:rsidR="00115D98" w:rsidRPr="00B65ED4" w:rsidRDefault="00115D98" w:rsidP="00C71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ab/>
        <w:t>Statistical Computing, Vienna, Austria. URL: https://www.R-project.org/.</w:t>
      </w:r>
    </w:p>
    <w:p w14:paraId="7CF0C3D1" w14:textId="37F8A6F6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Ramlal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P. S.,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Hecky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E.,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Bootsma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H. A., Schiff, S. L.,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Kingdon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M. J. (2003). Sources and fluxes of organic carbon in Lake Malawi/Nyasa.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Journal of Great Lakes Research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29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107-120.</w:t>
      </w:r>
    </w:p>
    <w:p w14:paraId="63E78DB4" w14:textId="178EBAA3" w:rsidR="00B339A2" w:rsidRPr="00B65ED4" w:rsidRDefault="00B339A2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Raymond, P. A., &amp; Bauer, J. E. (2001). Riverine export of aged ter</w:t>
      </w:r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restrial organic matter to the 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North Atlantic Ocean.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Nature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409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(6819), 497-500.</w:t>
      </w:r>
    </w:p>
    <w:p w14:paraId="79CB9955" w14:textId="0F5FA998" w:rsidR="00B339A2" w:rsidRPr="00840678" w:rsidRDefault="00B339A2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Raymond, P. A., Hartmann, J.,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Lauerwald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, R., Sobek, S., M</w:t>
      </w:r>
      <w:r w:rsidR="0079488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cDonald, C., Hoover, M., ... &amp;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Kortelainen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P. (2013). Global carbon dioxide emissions from inland waters.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Nature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840678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503</w:t>
      </w:r>
      <w:r w:rsidRPr="00840678">
        <w:rPr>
          <w:rFonts w:ascii="Times New Roman" w:eastAsia="Times New Roman" w:hAnsi="Times New Roman" w:cs="Times New Roman"/>
          <w:color w:val="auto"/>
          <w:sz w:val="24"/>
          <w:szCs w:val="24"/>
        </w:rPr>
        <w:t>(7476), 355-359.</w:t>
      </w:r>
    </w:p>
    <w:p w14:paraId="2B50BB22" w14:textId="542D26A1" w:rsidR="00840678" w:rsidRPr="00840678" w:rsidRDefault="00840678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40678">
        <w:rPr>
          <w:rFonts w:ascii="Times New Roman" w:hAnsi="Times New Roman" w:cs="Times New Roman"/>
          <w:sz w:val="24"/>
          <w:szCs w:val="24"/>
        </w:rPr>
        <w:t xml:space="preserve">Rose, K. C., </w:t>
      </w:r>
      <w:proofErr w:type="spellStart"/>
      <w:r w:rsidRPr="00840678">
        <w:rPr>
          <w:rFonts w:ascii="Times New Roman" w:hAnsi="Times New Roman" w:cs="Times New Roman"/>
          <w:sz w:val="24"/>
          <w:szCs w:val="24"/>
        </w:rPr>
        <w:t>Greb</w:t>
      </w:r>
      <w:proofErr w:type="spellEnd"/>
      <w:r w:rsidRPr="00840678">
        <w:rPr>
          <w:rFonts w:ascii="Times New Roman" w:hAnsi="Times New Roman" w:cs="Times New Roman"/>
          <w:sz w:val="24"/>
          <w:szCs w:val="24"/>
        </w:rPr>
        <w:t xml:space="preserve">, S. R., </w:t>
      </w:r>
      <w:proofErr w:type="spellStart"/>
      <w:r w:rsidRPr="00840678">
        <w:rPr>
          <w:rFonts w:ascii="Times New Roman" w:hAnsi="Times New Roman" w:cs="Times New Roman"/>
          <w:sz w:val="24"/>
          <w:szCs w:val="24"/>
        </w:rPr>
        <w:t>Diebel</w:t>
      </w:r>
      <w:proofErr w:type="spellEnd"/>
      <w:r w:rsidRPr="00840678">
        <w:rPr>
          <w:rFonts w:ascii="Times New Roman" w:hAnsi="Times New Roman" w:cs="Times New Roman"/>
          <w:sz w:val="24"/>
          <w:szCs w:val="24"/>
        </w:rPr>
        <w:t xml:space="preserve">, M., &amp; Turner, M. G. (2017). Annual precipitation regulates spatial and temporal drivers of lake water clarity. </w:t>
      </w:r>
      <w:r w:rsidRPr="00840678">
        <w:rPr>
          <w:rFonts w:ascii="Times New Roman" w:hAnsi="Times New Roman" w:cs="Times New Roman"/>
          <w:i/>
          <w:iCs/>
          <w:sz w:val="24"/>
          <w:szCs w:val="24"/>
        </w:rPr>
        <w:t>Ecological Applications</w:t>
      </w:r>
      <w:r w:rsidRPr="00840678">
        <w:rPr>
          <w:rFonts w:ascii="Times New Roman" w:hAnsi="Times New Roman" w:cs="Times New Roman"/>
          <w:sz w:val="24"/>
          <w:szCs w:val="24"/>
        </w:rPr>
        <w:t xml:space="preserve">, </w:t>
      </w:r>
      <w:r w:rsidRPr="00840678">
        <w:rPr>
          <w:rFonts w:ascii="Times New Roman" w:hAnsi="Times New Roman" w:cs="Times New Roman"/>
          <w:i/>
          <w:iCs/>
          <w:sz w:val="24"/>
          <w:szCs w:val="24"/>
        </w:rPr>
        <w:t>27</w:t>
      </w:r>
      <w:r w:rsidRPr="00840678">
        <w:rPr>
          <w:rFonts w:ascii="Times New Roman" w:hAnsi="Times New Roman" w:cs="Times New Roman"/>
          <w:sz w:val="24"/>
          <w:szCs w:val="24"/>
        </w:rPr>
        <w:t>(2), 632-643.</w:t>
      </w:r>
    </w:p>
    <w:p w14:paraId="2EFA641D" w14:textId="5D8FE733" w:rsidR="00992E31" w:rsidRPr="00794881" w:rsidRDefault="00992E31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Santoso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A. B., Hamilton, D. P., Hendy, C. H., &amp; Schipper, L. A. </w:t>
      </w:r>
      <w:r w:rsidR="008406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(2017). 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Carbon dioxide emissions and sediment organic carbon burials across a gradient of trophic state in eleven New Zealand lakes. </w:t>
      </w:r>
      <w:proofErr w:type="spellStart"/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Hydrobiologia</w:t>
      </w:r>
      <w:proofErr w:type="spellEnd"/>
      <w:r w:rsidRPr="00B00015">
        <w:rPr>
          <w:rFonts w:ascii="Times New Roman" w:eastAsia="Times New Roman" w:hAnsi="Times New Roman" w:cs="Times New Roman"/>
          <w:i/>
          <w:color w:val="auto"/>
          <w:sz w:val="24"/>
          <w:szCs w:val="24"/>
        </w:rPr>
        <w:t xml:space="preserve">, </w:t>
      </w:r>
      <w:r w:rsidR="00B00015" w:rsidRPr="00B00015">
        <w:rPr>
          <w:rFonts w:ascii="Times New Roman" w:eastAsia="Times New Roman" w:hAnsi="Times New Roman" w:cs="Times New Roman"/>
          <w:i/>
          <w:color w:val="auto"/>
          <w:sz w:val="24"/>
          <w:szCs w:val="24"/>
        </w:rPr>
        <w:t>795</w:t>
      </w:r>
      <w:r w:rsidR="00B00015">
        <w:rPr>
          <w:rFonts w:ascii="Times New Roman" w:eastAsia="Times New Roman" w:hAnsi="Times New Roman" w:cs="Times New Roman"/>
          <w:color w:val="auto"/>
          <w:sz w:val="24"/>
          <w:szCs w:val="24"/>
        </w:rPr>
        <w:t>(1): 341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="00B00015">
        <w:rPr>
          <w:rFonts w:ascii="Times New Roman" w:eastAsia="Times New Roman" w:hAnsi="Times New Roman" w:cs="Times New Roman"/>
          <w:color w:val="auto"/>
          <w:sz w:val="24"/>
          <w:szCs w:val="24"/>
        </w:rPr>
        <w:t>35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4.</w:t>
      </w:r>
    </w:p>
    <w:p w14:paraId="56DF7810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Schindler, D. W., Curtis, P. J., Bayley, S. E., Parker, B. R.,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Beaty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K. G., &amp; Stainton, M. P. (1997). Climate-induced changes in the dissolved organic carbon budgets of boreal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Biogeochemistry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(1), 9-28.</w:t>
      </w:r>
    </w:p>
    <w:p w14:paraId="560DDB3F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Schindler, J. E.,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Krabbenhoft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D. P. (1998). The hyporheic zone as a source of dissolved organic carbon and carbon gases to a temperate forested stream.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Biogeochemistry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43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(2), 157-174.</w:t>
      </w:r>
    </w:p>
    <w:p w14:paraId="6CA0ED21" w14:textId="77777777" w:rsidR="00C51C73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Sobek, S.,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Söderbäck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B., Karlsson, S., Andersson, E.,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Brunberg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A. K. (2006). A carbon budget of a small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humic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lake: an example of the importance of lakes for organic matter cycling in boreal catchments.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AMBIO: A Journal of the Human Environment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35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(8), 469-475.</w:t>
      </w:r>
    </w:p>
    <w:p w14:paraId="74B604BE" w14:textId="24115BE8" w:rsidR="00C51C73" w:rsidRPr="00B65ED4" w:rsidRDefault="00C51C73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hAnsi="Times New Roman" w:cs="Times New Roman"/>
          <w:sz w:val="24"/>
          <w:szCs w:val="24"/>
        </w:rPr>
        <w:lastRenderedPageBreak/>
        <w:t>Soetaert</w:t>
      </w:r>
      <w:proofErr w:type="spellEnd"/>
      <w:r w:rsidRPr="00B65ED4">
        <w:rPr>
          <w:rFonts w:ascii="Times New Roman" w:hAnsi="Times New Roman" w:cs="Times New Roman"/>
          <w:sz w:val="24"/>
          <w:szCs w:val="24"/>
        </w:rPr>
        <w:t xml:space="preserve">, K. and </w:t>
      </w:r>
      <w:proofErr w:type="spellStart"/>
      <w:r w:rsidRPr="00B65ED4">
        <w:rPr>
          <w:rFonts w:ascii="Times New Roman" w:hAnsi="Times New Roman" w:cs="Times New Roman"/>
          <w:sz w:val="24"/>
          <w:szCs w:val="24"/>
        </w:rPr>
        <w:t>Petzoldt</w:t>
      </w:r>
      <w:proofErr w:type="spellEnd"/>
      <w:r w:rsidRPr="00B65ED4">
        <w:rPr>
          <w:rFonts w:ascii="Times New Roman" w:hAnsi="Times New Roman" w:cs="Times New Roman"/>
          <w:sz w:val="24"/>
          <w:szCs w:val="24"/>
        </w:rPr>
        <w:t xml:space="preserve">, T., </w:t>
      </w:r>
      <w:r w:rsidR="00013149">
        <w:rPr>
          <w:rFonts w:ascii="Times New Roman" w:hAnsi="Times New Roman" w:cs="Times New Roman"/>
          <w:sz w:val="24"/>
          <w:szCs w:val="24"/>
        </w:rPr>
        <w:t>(</w:t>
      </w:r>
      <w:r w:rsidRPr="00B65ED4">
        <w:rPr>
          <w:rFonts w:ascii="Times New Roman" w:hAnsi="Times New Roman" w:cs="Times New Roman"/>
          <w:sz w:val="24"/>
          <w:szCs w:val="24"/>
        </w:rPr>
        <w:t>2010</w:t>
      </w:r>
      <w:r w:rsidR="00013149">
        <w:rPr>
          <w:rFonts w:ascii="Times New Roman" w:hAnsi="Times New Roman" w:cs="Times New Roman"/>
          <w:sz w:val="24"/>
          <w:szCs w:val="24"/>
        </w:rPr>
        <w:t>)</w:t>
      </w:r>
      <w:r w:rsidRPr="00B65ED4">
        <w:rPr>
          <w:rFonts w:ascii="Times New Roman" w:hAnsi="Times New Roman" w:cs="Times New Roman"/>
          <w:sz w:val="24"/>
          <w:szCs w:val="24"/>
        </w:rPr>
        <w:t xml:space="preserve">. Inverse Modelling, Sensitivity and Monte Carlo Analysis in R Using Package FME. </w:t>
      </w:r>
      <w:r w:rsidRPr="00B65E90">
        <w:rPr>
          <w:rFonts w:ascii="Times New Roman" w:hAnsi="Times New Roman" w:cs="Times New Roman"/>
          <w:i/>
          <w:sz w:val="24"/>
          <w:szCs w:val="24"/>
        </w:rPr>
        <w:t>Journal of Statistical Software 33</w:t>
      </w:r>
      <w:r w:rsidRPr="00B65ED4">
        <w:rPr>
          <w:rFonts w:ascii="Times New Roman" w:hAnsi="Times New Roman" w:cs="Times New Roman"/>
          <w:sz w:val="24"/>
          <w:szCs w:val="24"/>
        </w:rPr>
        <w:t>(3) 1-28. </w:t>
      </w:r>
      <w:hyperlink r:id="rId13" w:history="1">
        <w:r w:rsidRPr="00B65ED4">
          <w:rPr>
            <w:rStyle w:val="Hyperlink"/>
            <w:rFonts w:ascii="Times New Roman" w:hAnsi="Times New Roman" w:cs="Times New Roman"/>
            <w:color w:val="33AACC"/>
            <w:sz w:val="24"/>
            <w:szCs w:val="24"/>
          </w:rPr>
          <w:t>http://www.jstatsoft.org/v33/i03</w:t>
        </w:r>
      </w:hyperlink>
    </w:p>
    <w:p w14:paraId="05E0F3AC" w14:textId="214B8802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Staehr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P. A., Sand-Jensen, K.,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Raun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A. L., Nilsson, B.,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Kidmose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(2010). Drivers of metabolism and net heterotrophy in contrasting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Limnology and Oceanography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55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(2), 817</w:t>
      </w:r>
      <w:r w:rsidR="00B65E90">
        <w:rPr>
          <w:rFonts w:ascii="Times New Roman" w:eastAsia="Times New Roman" w:hAnsi="Times New Roman" w:cs="Times New Roman"/>
          <w:sz w:val="24"/>
          <w:szCs w:val="24"/>
        </w:rPr>
        <w:t>-830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F0D0B2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Striegl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G.,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Michmerhuizen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C. M. (1998). Hydrologic influence on methane and carbon dioxide dynamics at two north-central Minnesota lakes.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Limnology and Oceanography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43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(7), 1519-1529.</w:t>
      </w:r>
    </w:p>
    <w:p w14:paraId="759E890F" w14:textId="605B9CC8" w:rsidR="008E2573" w:rsidRDefault="008E2573" w:rsidP="00504420">
      <w:pPr>
        <w:spacing w:line="48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Tanentzap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A. J.,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Szkokan-Emilson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E. J., Desjardins, C. M., Orland, C.,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Yakimovich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K., </w:t>
      </w:r>
      <w:proofErr w:type="spellStart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Dirszowsky</w:t>
      </w:r>
      <w:proofErr w:type="spellEnd"/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R., ... &amp; Gunn, J. (2017). Bridging between litterbags and whole-ecosystem experiments: a new approach for studying lake sediments. </w:t>
      </w:r>
      <w:r w:rsidRPr="00B65ED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Journal of Limnology</w:t>
      </w:r>
      <w:r w:rsidR="00B65E9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 76(2), 431-437</w:t>
      </w:r>
      <w:r w:rsidRPr="00B65ED4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6A5DE14B" w14:textId="77777777" w:rsidR="00504420" w:rsidRDefault="00504420" w:rsidP="00504420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>Tongal</w:t>
      </w:r>
      <w:proofErr w:type="spellEnd"/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H., &amp; </w:t>
      </w:r>
      <w:proofErr w:type="spellStart"/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>Berndtsson</w:t>
      </w:r>
      <w:proofErr w:type="spellEnd"/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R. (2014). Phase-space reconstruction and self-exciting threshold </w:t>
      </w:r>
    </w:p>
    <w:p w14:paraId="7E441399" w14:textId="77777777" w:rsidR="00504420" w:rsidRDefault="00504420" w:rsidP="00504420">
      <w:pPr>
        <w:spacing w:line="480" w:lineRule="auto"/>
        <w:ind w:firstLine="720"/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</w:pP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modeling approach to forecast lake water levels. </w:t>
      </w:r>
      <w:r w:rsidRPr="0050442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 xml:space="preserve">Stochastic environmental research and </w:t>
      </w:r>
    </w:p>
    <w:p w14:paraId="359AA11D" w14:textId="26ECD8E3" w:rsidR="00504420" w:rsidRPr="00B65ED4" w:rsidRDefault="00504420" w:rsidP="00504420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0442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risk assessment</w:t>
      </w: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50442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28</w:t>
      </w:r>
      <w:r w:rsidRPr="00504420">
        <w:rPr>
          <w:rFonts w:ascii="Times New Roman" w:eastAsia="Times New Roman" w:hAnsi="Times New Roman" w:cs="Times New Roman"/>
          <w:color w:val="auto"/>
          <w:sz w:val="24"/>
          <w:szCs w:val="24"/>
        </w:rPr>
        <w:t>(4), 955-971.</w:t>
      </w:r>
    </w:p>
    <w:p w14:paraId="5DFCFAFC" w14:textId="77777777" w:rsidR="0032009C" w:rsidRPr="00B65ED4" w:rsidRDefault="00B80037" w:rsidP="00504420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L. J., Downing, J. A.,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Cotner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J. B., Loiselle, S. A.,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Striegl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G.,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Ballatore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T. J., ... &amp;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Kortelainen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P. L. (2009). Lakes and reservoirs as regulators of carbon cycling and climate.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Limnology and Oceanography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54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(6part2), 2298-2314.</w:t>
      </w:r>
    </w:p>
    <w:p w14:paraId="4D357D2C" w14:textId="3C06FBEF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Urban, N. R., Auer, M. T., Green, S. A., Lu, X.,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Apul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D. S., Powell, K. D., &amp; Bub, L. (2005). Carbon cycling in Lake Superior.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Journal of Geophysical Research: Oceans (1978–2012)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110</w:t>
      </w:r>
      <w:r w:rsidR="00B65E90" w:rsidRPr="00B65E9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B65E90">
        <w:rPr>
          <w:rFonts w:ascii="Times New Roman" w:eastAsia="Times New Roman" w:hAnsi="Times New Roman" w:cs="Times New Roman"/>
          <w:sz w:val="24"/>
          <w:szCs w:val="24"/>
        </w:rPr>
        <w:t>(</w:t>
      </w:r>
      <w:r w:rsidR="00B65E90" w:rsidRPr="00B65E90">
        <w:rPr>
          <w:rStyle w:val="current-selection"/>
          <w:rFonts w:ascii="Times New Roman" w:hAnsi="Times New Roman" w:cs="Times New Roman"/>
        </w:rPr>
        <w:t>C06S90),</w:t>
      </w:r>
      <w:r w:rsidR="00B65E90" w:rsidRPr="00B65E90">
        <w:rPr>
          <w:rStyle w:val="a"/>
          <w:rFonts w:ascii="Times New Roman" w:hAnsi="Times New Roman" w:cs="Times New Roman"/>
        </w:rPr>
        <w:t xml:space="preserve"> </w:t>
      </w:r>
      <w:r w:rsidR="00B65E90" w:rsidRPr="00B65E90">
        <w:rPr>
          <w:rStyle w:val="current-selection"/>
          <w:rFonts w:ascii="Times New Roman" w:hAnsi="Times New Roman" w:cs="Times New Roman"/>
        </w:rPr>
        <w:t>doi:10.1029/2003JC002230.</w:t>
      </w:r>
    </w:p>
    <w:p w14:paraId="180FE2D8" w14:textId="78676995" w:rsidR="00DB5AC5" w:rsidRDefault="00DB5AC5" w:rsidP="00DE4EF7">
      <w:pPr>
        <w:spacing w:line="480" w:lineRule="auto"/>
        <w:ind w:left="720" w:hanging="72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Vander </w:t>
      </w:r>
      <w:proofErr w:type="spellStart"/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Zanden</w:t>
      </w:r>
      <w:proofErr w:type="spellEnd"/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M. J., &amp; Gratton, C. (2011). </w:t>
      </w:r>
      <w:proofErr w:type="spellStart"/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Blowin’in</w:t>
      </w:r>
      <w:proofErr w:type="spellEnd"/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wind: reciprocal airborne carbon fluxes between lakes and land</w:t>
      </w:r>
      <w:r w:rsidR="00A04699"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Canadian Journal of Fisheries and Aquatic Sciences</w:t>
      </w:r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Pr="00B65ED4">
        <w:rPr>
          <w:rStyle w:val="apple-converted-space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B65ED4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68</w:t>
      </w:r>
      <w:r w:rsidRPr="00B65ED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170-182.</w:t>
      </w:r>
    </w:p>
    <w:p w14:paraId="0544267C" w14:textId="77777777" w:rsidR="00DE4EF7" w:rsidRDefault="00DE4EF7" w:rsidP="00DE4EF7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Webster, K. E., Kratz, T. K., Bowser, C. J., Magnuson, J. J., &amp; Rose, W. J. (1996). The influence </w:t>
      </w:r>
    </w:p>
    <w:p w14:paraId="79DB7811" w14:textId="77777777" w:rsidR="00DE4EF7" w:rsidRDefault="00DE4EF7" w:rsidP="00DE4EF7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of landscape position on lake chemical responses to drought in northern Wisconsin. </w:t>
      </w:r>
    </w:p>
    <w:p w14:paraId="6B5A9CAF" w14:textId="54EBFEDF" w:rsidR="00DE4EF7" w:rsidRPr="00DE4EF7" w:rsidRDefault="00DE4EF7" w:rsidP="00DE4EF7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E4EF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Limnology and Oceanography</w:t>
      </w: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DE4EF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41</w:t>
      </w: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>(5), 977-984.</w:t>
      </w:r>
    </w:p>
    <w:p w14:paraId="347E347D" w14:textId="4D5CB509" w:rsidR="004C7B82" w:rsidRPr="00B65ED4" w:rsidRDefault="004C7B82" w:rsidP="00DE4EF7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hAnsi="Times New Roman" w:cs="Times New Roman"/>
          <w:sz w:val="24"/>
          <w:szCs w:val="24"/>
        </w:rPr>
        <w:t xml:space="preserve">Wetzel, R. G. (2001). </w:t>
      </w:r>
      <w:r w:rsidRPr="00B65ED4">
        <w:rPr>
          <w:rFonts w:ascii="Times New Roman" w:hAnsi="Times New Roman" w:cs="Times New Roman"/>
          <w:i/>
          <w:iCs/>
          <w:sz w:val="24"/>
          <w:szCs w:val="24"/>
        </w:rPr>
        <w:t>Limnology: lake and river ecosystems</w:t>
      </w:r>
      <w:r w:rsidRPr="00B65ED4">
        <w:rPr>
          <w:rFonts w:ascii="Times New Roman" w:hAnsi="Times New Roman" w:cs="Times New Roman"/>
          <w:sz w:val="24"/>
          <w:szCs w:val="24"/>
        </w:rPr>
        <w:t>. Gulf Professional Publishing.</w:t>
      </w:r>
    </w:p>
    <w:p w14:paraId="68B065D7" w14:textId="5ADA9D73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Weyhenmeyer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G. A.,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Kosten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S.,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Wallin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M. B.,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Tranvik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L. J., Jeppesen, E., &amp; Roland, F. (2015). Significant fraction of CO2 emissions from boreal lakes derived from hydrologic inorganic carbon inputs.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Nature Geoscience</w:t>
      </w:r>
      <w:r w:rsidR="00B65E90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B65E90" w:rsidRPr="00B65E90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="00B65E90" w:rsidRPr="00B65E90">
        <w:rPr>
          <w:rFonts w:ascii="Times New Roman" w:hAnsi="Times New Roman" w:cs="Times New Roman"/>
          <w:sz w:val="24"/>
          <w:szCs w:val="24"/>
        </w:rPr>
        <w:t>(12), 933-936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3FDF6B" w14:textId="422337C5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Whalen, S. C., &amp; Cornwell, J. C. (1985). Nitrogen, phosphorus, and organic carbon cycling in an arctic lake.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Canadian Journal of Fisheries and Aquatic Sciences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42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(4), 797-808.</w:t>
      </w:r>
    </w:p>
    <w:p w14:paraId="776ADE70" w14:textId="77777777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Winslow, L. A., Zwart, J. A., Batt, R. D., Dugan, H.,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Woolway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R. I., Corman, J., ... &amp; Read, J. S. (2016).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LakeMetabolizer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B65ED4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gram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R package for estimating lake metabolism from free-water oxygen using diverse statistical models.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Inland Waters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6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(4), 622-636.</w:t>
      </w:r>
    </w:p>
    <w:p w14:paraId="59E47555" w14:textId="5E39DFAB" w:rsidR="0032009C" w:rsidRPr="00B65ED4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Xu, H., Lan, J., Liu, B., Sheng, E., &amp; Yeager, K. M. (2013). Modern carbon burial in Lake Qinghai, China.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 xml:space="preserve">Applied </w:t>
      </w:r>
      <w:r w:rsidR="000B0860"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eochemistry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39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, 150-155.</w:t>
      </w:r>
    </w:p>
    <w:p w14:paraId="6732D721" w14:textId="6DBFF970" w:rsidR="00115D98" w:rsidRPr="00DE4EF7" w:rsidRDefault="00B80037" w:rsidP="00C71FD2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Yang, H., Xing, Y.,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  <w:highlight w:val="white"/>
        </w:rPr>
        <w:t>Xie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P., Ni, L., &amp; Rong, K. (2008). Carbon source/sink function of a subtropical, eutrophic lake determined from an overall mass balance and a gas exchange </w:t>
      </w:r>
      <w:r w:rsidRPr="00DE4EF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and carbon burial balance. </w:t>
      </w:r>
      <w:r w:rsidRPr="00DE4EF7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Environmental Pollution</w:t>
      </w:r>
      <w:r w:rsidRPr="00DE4EF7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</w:t>
      </w:r>
      <w:r w:rsidRPr="00DE4EF7"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151</w:t>
      </w:r>
      <w:r w:rsidRPr="00DE4EF7">
        <w:rPr>
          <w:rFonts w:ascii="Times New Roman" w:eastAsia="Times New Roman" w:hAnsi="Times New Roman" w:cs="Times New Roman"/>
          <w:sz w:val="24"/>
          <w:szCs w:val="24"/>
          <w:highlight w:val="white"/>
        </w:rPr>
        <w:t>(3), 559-568.</w:t>
      </w:r>
    </w:p>
    <w:p w14:paraId="7EACE160" w14:textId="77777777" w:rsidR="00DE4EF7" w:rsidRPr="00DE4EF7" w:rsidRDefault="00DE4EF7" w:rsidP="00DE4EF7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Yao, H., McConnell, C., Somers, K. M., Yan, N. D., </w:t>
      </w:r>
      <w:proofErr w:type="spellStart"/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>Watmough</w:t>
      </w:r>
      <w:proofErr w:type="spellEnd"/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S., &amp; </w:t>
      </w:r>
      <w:proofErr w:type="spellStart"/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>Scheider</w:t>
      </w:r>
      <w:proofErr w:type="spellEnd"/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W. (2011). </w:t>
      </w:r>
    </w:p>
    <w:p w14:paraId="01A8F6C2" w14:textId="77777777" w:rsidR="00DE4EF7" w:rsidRPr="00DE4EF7" w:rsidRDefault="00DE4EF7" w:rsidP="00DE4EF7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Nearshore human interventions reverse patterns of decline in lake calcium budgets in </w:t>
      </w:r>
    </w:p>
    <w:p w14:paraId="0C5BC21A" w14:textId="77777777" w:rsidR="00DE4EF7" w:rsidRPr="00DE4EF7" w:rsidRDefault="00DE4EF7" w:rsidP="00DE4EF7">
      <w:pPr>
        <w:spacing w:line="480" w:lineRule="auto"/>
        <w:ind w:firstLine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central Ontario as demonstrated by mass‐balance analyses. </w:t>
      </w:r>
      <w:r w:rsidRPr="00DE4EF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Water Resources Research</w:t>
      </w:r>
      <w:r w:rsidRPr="00DE4EF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</w:p>
    <w:p w14:paraId="5E3462DC" w14:textId="1A280C5C" w:rsidR="00DE4EF7" w:rsidRPr="00F91A20" w:rsidRDefault="00DE4EF7" w:rsidP="00F91A20">
      <w:pPr>
        <w:spacing w:line="480" w:lineRule="auto"/>
        <w:ind w:firstLine="720"/>
        <w:rPr>
          <w:rStyle w:val="current-selection"/>
          <w:rFonts w:ascii="Times New Roman" w:hAnsi="Times New Roman" w:cs="Times New Roman"/>
          <w:sz w:val="24"/>
          <w:szCs w:val="24"/>
        </w:rPr>
      </w:pPr>
      <w:r w:rsidRPr="00F91A20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lastRenderedPageBreak/>
        <w:t>47</w:t>
      </w:r>
      <w:r w:rsidRPr="00F91A20">
        <w:rPr>
          <w:rFonts w:ascii="Times New Roman" w:eastAsia="Times New Roman" w:hAnsi="Times New Roman" w:cs="Times New Roman"/>
          <w:color w:val="auto"/>
          <w:sz w:val="24"/>
          <w:szCs w:val="24"/>
        </w:rPr>
        <w:t>(</w:t>
      </w:r>
      <w:r w:rsidRPr="00F91A20">
        <w:rPr>
          <w:rStyle w:val="current-selection"/>
          <w:rFonts w:ascii="Times New Roman" w:hAnsi="Times New Roman" w:cs="Times New Roman"/>
          <w:sz w:val="24"/>
          <w:szCs w:val="24"/>
        </w:rPr>
        <w:t>W06521), doi:10.1029/2010WR010159.</w:t>
      </w:r>
    </w:p>
    <w:p w14:paraId="18EAF09A" w14:textId="2708FA87" w:rsidR="00F91A20" w:rsidRDefault="00F91A20" w:rsidP="00F91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Zambrano-</w:t>
      </w:r>
      <w:proofErr w:type="spellStart"/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Bigiarini</w:t>
      </w:r>
      <w:proofErr w:type="spellEnd"/>
      <w:r w:rsidR="009D7B8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, M</w:t>
      </w:r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 (2017)</w:t>
      </w:r>
      <w:r w:rsidR="007D101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hydroGOF</w:t>
      </w:r>
      <w:proofErr w:type="spellEnd"/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: Goodness-of-fit functions for 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c</w:t>
      </w:r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omparison of </w:t>
      </w:r>
    </w:p>
    <w:p w14:paraId="1DCEEF7C" w14:textId="77777777" w:rsidR="00F91A20" w:rsidRDefault="00F91A20" w:rsidP="00F91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ab/>
      </w:r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simulated and observed hydrological time series. R package version 0.3-10. URL </w:t>
      </w:r>
    </w:p>
    <w:p w14:paraId="7CD31512" w14:textId="684873A2" w:rsidR="00F91A20" w:rsidRPr="00F91A20" w:rsidRDefault="00F91A20" w:rsidP="00F91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ab/>
      </w:r>
      <w:hyperlink r:id="rId14" w:history="1">
        <w:r w:rsidRPr="00E71991">
          <w:rPr>
            <w:rStyle w:val="Hyperlink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</w:rPr>
          <w:t>http://hzambran.github.io/hydroGOF/</w:t>
        </w:r>
      </w:hyperlink>
      <w:r w:rsidRPr="00F91A2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 DOI:10.5281/zenodo.84008.</w:t>
      </w:r>
    </w:p>
    <w:p w14:paraId="0D6ED54E" w14:textId="77777777" w:rsidR="00F91A20" w:rsidRPr="00DE4EF7" w:rsidRDefault="00F91A20" w:rsidP="00F91A20">
      <w:pPr>
        <w:spacing w:line="48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8453CC6" w14:textId="453A073C" w:rsidR="003E2346" w:rsidRPr="00B65ED4" w:rsidRDefault="003E2346" w:rsidP="00C71FD2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65ED4">
        <w:rPr>
          <w:rFonts w:ascii="Times New Roman" w:hAnsi="Times New Roman" w:cs="Times New Roman"/>
          <w:sz w:val="24"/>
          <w:szCs w:val="24"/>
        </w:rPr>
        <w:br w:type="page"/>
      </w:r>
    </w:p>
    <w:p w14:paraId="11696131" w14:textId="77777777" w:rsidR="008A25D2" w:rsidRDefault="008A25D2">
      <w:pPr>
        <w:rPr>
          <w:rFonts w:ascii="Times New Roman" w:hAnsi="Times New Roman" w:cs="Times New Roman"/>
          <w:b/>
          <w:sz w:val="24"/>
          <w:szCs w:val="24"/>
        </w:rPr>
        <w:sectPr w:rsidR="008A25D2" w:rsidSect="00307267">
          <w:headerReference w:type="default" r:id="rId15"/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299"/>
        </w:sectPr>
      </w:pPr>
    </w:p>
    <w:p w14:paraId="73395F67" w14:textId="57131069" w:rsidR="003E2346" w:rsidRPr="00B65ED4" w:rsidRDefault="003E2346">
      <w:pPr>
        <w:rPr>
          <w:rFonts w:ascii="Times New Roman" w:hAnsi="Times New Roman" w:cs="Times New Roman"/>
          <w:b/>
          <w:sz w:val="24"/>
          <w:szCs w:val="24"/>
        </w:rPr>
      </w:pPr>
      <w:r w:rsidRPr="00B65ED4">
        <w:rPr>
          <w:rFonts w:ascii="Times New Roman" w:hAnsi="Times New Roman" w:cs="Times New Roman"/>
          <w:b/>
          <w:sz w:val="24"/>
          <w:szCs w:val="24"/>
        </w:rPr>
        <w:lastRenderedPageBreak/>
        <w:t>Tables</w:t>
      </w:r>
    </w:p>
    <w:p w14:paraId="603E79A6" w14:textId="77777777" w:rsidR="00CD3C59" w:rsidRPr="00B65ED4" w:rsidRDefault="00CD3C59" w:rsidP="00CD3C59">
      <w:pPr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hAnsi="Times New Roman" w:cs="Times New Roman"/>
          <w:b/>
          <w:sz w:val="24"/>
          <w:szCs w:val="24"/>
        </w:rPr>
        <w:t xml:space="preserve">Table 1. Lake characteristics </w:t>
      </w:r>
    </w:p>
    <w:tbl>
      <w:tblPr>
        <w:tblW w:w="4398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707"/>
        <w:gridCol w:w="1891"/>
        <w:gridCol w:w="1932"/>
        <w:gridCol w:w="1932"/>
        <w:gridCol w:w="2175"/>
        <w:gridCol w:w="1763"/>
      </w:tblGrid>
      <w:tr w:rsidR="008A25D2" w:rsidRPr="00B65ED4" w14:paraId="273A386B" w14:textId="77777777" w:rsidTr="008A25D2">
        <w:trPr>
          <w:trHeight w:val="300"/>
        </w:trPr>
        <w:tc>
          <w:tcPr>
            <w:tcW w:w="756" w:type="pct"/>
            <w:shd w:val="clear" w:color="auto" w:fill="auto"/>
            <w:noWrap/>
            <w:vAlign w:val="center"/>
            <w:hideMark/>
          </w:tcPr>
          <w:p w14:paraId="57CDC16D" w14:textId="77777777" w:rsidR="00CD3C59" w:rsidRPr="00B65ED4" w:rsidRDefault="00CD3C59" w:rsidP="008A25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Lake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0B825090" w14:textId="77777777" w:rsidR="00CD3C59" w:rsidRPr="00B65ED4" w:rsidRDefault="00CD3C59" w:rsidP="008A25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Harp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21594F40" w14:textId="77777777" w:rsidR="00CD3C59" w:rsidRPr="00B65ED4" w:rsidRDefault="00CD3C59" w:rsidP="008A25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Monona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7A4200CB" w14:textId="77777777" w:rsidR="00CD3C59" w:rsidRPr="00B65ED4" w:rsidRDefault="00CD3C59" w:rsidP="008A25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Toolik</w:t>
            </w:r>
            <w:proofErr w:type="spellEnd"/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512574F0" w14:textId="77777777" w:rsidR="00CD3C59" w:rsidRPr="00B65ED4" w:rsidRDefault="00CD3C59" w:rsidP="008A25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Trout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25040B82" w14:textId="7A9BC4B7" w:rsidR="00CD3C59" w:rsidRPr="00B65ED4" w:rsidRDefault="00CD3C59" w:rsidP="008A25D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del w:id="485" w:author="McCullough, Ian" w:date="2018-05-15T13:39:00Z">
              <w:r w:rsidRPr="00B65ED4" w:rsidDel="001901E2"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delText>Vanern</w:delText>
              </w:r>
            </w:del>
            <w:proofErr w:type="spellStart"/>
            <w:ins w:id="486" w:author="McCullough, Ian" w:date="2018-05-15T13:39:00Z">
              <w:r w:rsidR="001901E2"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Vänern</w:t>
              </w:r>
            </w:ins>
            <w:proofErr w:type="spellEnd"/>
          </w:p>
        </w:tc>
      </w:tr>
      <w:tr w:rsidR="008A25D2" w:rsidRPr="00B65ED4" w14:paraId="234B4D53" w14:textId="77777777" w:rsidTr="008A25D2">
        <w:trPr>
          <w:trHeight w:val="300"/>
        </w:trPr>
        <w:tc>
          <w:tcPr>
            <w:tcW w:w="756" w:type="pct"/>
            <w:shd w:val="clear" w:color="auto" w:fill="auto"/>
            <w:noWrap/>
            <w:vAlign w:val="center"/>
            <w:hideMark/>
          </w:tcPr>
          <w:p w14:paraId="7F933191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Location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4CE17991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Ontario, Canada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01018D1E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Wisconsin, USA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338F586B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Alaska, USA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D3FD445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Wisconsin, USA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34BF206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Sweden</w:t>
            </w:r>
          </w:p>
        </w:tc>
      </w:tr>
      <w:tr w:rsidR="008A25D2" w:rsidRPr="00B65ED4" w14:paraId="25FD70BA" w14:textId="77777777" w:rsidTr="008A25D2">
        <w:trPr>
          <w:trHeight w:val="300"/>
        </w:trPr>
        <w:tc>
          <w:tcPr>
            <w:tcW w:w="756" w:type="pct"/>
            <w:shd w:val="clear" w:color="auto" w:fill="auto"/>
            <w:noWrap/>
            <w:vAlign w:val="center"/>
            <w:hideMark/>
          </w:tcPr>
          <w:p w14:paraId="1AE23DF0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Lat, Long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746ED4AC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45.38, -79.14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5AE1C0A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43.06, -89.36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21A9D4E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68.63, -149.61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0B59D899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46.04, -89.69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10D712EB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58.87, 13.41</w:t>
            </w:r>
          </w:p>
        </w:tc>
      </w:tr>
      <w:tr w:rsidR="008A25D2" w:rsidRPr="00B65ED4" w14:paraId="7A5C8FDE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</w:tcPr>
          <w:p w14:paraId="06DA619F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Data years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02DFC045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1991-2001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5CDFD0A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2003-2014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1155BD9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2001-2010</w:t>
            </w:r>
          </w:p>
        </w:tc>
        <w:tc>
          <w:tcPr>
            <w:tcW w:w="961" w:type="pct"/>
            <w:shd w:val="clear" w:color="auto" w:fill="auto"/>
            <w:vAlign w:val="center"/>
          </w:tcPr>
          <w:p w14:paraId="2156350D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2004-2013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033DF13E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2001-2013</w:t>
            </w:r>
          </w:p>
        </w:tc>
      </w:tr>
      <w:tr w:rsidR="008A25D2" w:rsidRPr="00B65ED4" w14:paraId="425022BA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  <w:hideMark/>
          </w:tcPr>
          <w:p w14:paraId="4C082845" w14:textId="77777777" w:rsidR="00CD3C59" w:rsidRPr="00B65ED4" w:rsidRDefault="00DF5532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Lake a</w:t>
            </w:r>
            <w:r w:rsidR="00CD3C59"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rea (ha)</w:t>
            </w:r>
          </w:p>
        </w:tc>
        <w:tc>
          <w:tcPr>
            <w:tcW w:w="837" w:type="pct"/>
            <w:shd w:val="clear" w:color="auto" w:fill="auto"/>
            <w:vAlign w:val="center"/>
            <w:hideMark/>
          </w:tcPr>
          <w:p w14:paraId="6FFDA9C4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71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166C813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1326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F16751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149</w:t>
            </w:r>
          </w:p>
        </w:tc>
        <w:tc>
          <w:tcPr>
            <w:tcW w:w="961" w:type="pct"/>
            <w:shd w:val="clear" w:color="auto" w:fill="auto"/>
            <w:vAlign w:val="center"/>
            <w:hideMark/>
          </w:tcPr>
          <w:p w14:paraId="6B97CF3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1610</w:t>
            </w:r>
          </w:p>
        </w:tc>
        <w:tc>
          <w:tcPr>
            <w:tcW w:w="735" w:type="pct"/>
            <w:shd w:val="clear" w:color="auto" w:fill="auto"/>
            <w:vAlign w:val="center"/>
            <w:hideMark/>
          </w:tcPr>
          <w:p w14:paraId="39F68B70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565000</w:t>
            </w:r>
          </w:p>
        </w:tc>
      </w:tr>
      <w:tr w:rsidR="008A25D2" w:rsidRPr="00B65ED4" w14:paraId="18566541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</w:tcPr>
          <w:p w14:paraId="175107A6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Perimeter (m)</w:t>
            </w:r>
          </w:p>
        </w:tc>
        <w:tc>
          <w:tcPr>
            <w:tcW w:w="837" w:type="pct"/>
            <w:shd w:val="clear" w:color="auto" w:fill="auto"/>
            <w:noWrap/>
            <w:vAlign w:val="center"/>
          </w:tcPr>
          <w:p w14:paraId="1A9F2920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4000</w:t>
            </w:r>
          </w:p>
        </w:tc>
        <w:tc>
          <w:tcPr>
            <w:tcW w:w="855" w:type="pct"/>
            <w:shd w:val="clear" w:color="auto" w:fill="auto"/>
            <w:noWrap/>
            <w:vAlign w:val="center"/>
          </w:tcPr>
          <w:p w14:paraId="66F95E7B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35200</w:t>
            </w:r>
          </w:p>
        </w:tc>
        <w:tc>
          <w:tcPr>
            <w:tcW w:w="855" w:type="pct"/>
            <w:shd w:val="clear" w:color="auto" w:fill="auto"/>
            <w:noWrap/>
            <w:vAlign w:val="center"/>
          </w:tcPr>
          <w:p w14:paraId="07AA74D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8104</w:t>
            </w:r>
          </w:p>
        </w:tc>
        <w:tc>
          <w:tcPr>
            <w:tcW w:w="961" w:type="pct"/>
            <w:shd w:val="clear" w:color="auto" w:fill="auto"/>
            <w:noWrap/>
            <w:vAlign w:val="center"/>
          </w:tcPr>
          <w:p w14:paraId="3150517D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25900</w:t>
            </w:r>
          </w:p>
        </w:tc>
        <w:tc>
          <w:tcPr>
            <w:tcW w:w="735" w:type="pct"/>
            <w:shd w:val="clear" w:color="auto" w:fill="auto"/>
            <w:noWrap/>
            <w:vAlign w:val="center"/>
          </w:tcPr>
          <w:p w14:paraId="715300E6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2007000</w:t>
            </w:r>
          </w:p>
        </w:tc>
      </w:tr>
      <w:tr w:rsidR="008A25D2" w:rsidRPr="00B65ED4" w14:paraId="0EDFE630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  <w:hideMark/>
          </w:tcPr>
          <w:p w14:paraId="45771F18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z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mean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(m)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05F0A334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7BB1C04D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6D2B55F0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28CBDB7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14.6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5C56F41D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8A25D2" w:rsidRPr="00B65ED4" w14:paraId="16AC3A43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  <w:hideMark/>
          </w:tcPr>
          <w:p w14:paraId="3E8E7742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RT (</w:t>
            </w:r>
            <w:proofErr w:type="spellStart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yr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7A82052D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690D864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46E47601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8FF10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5.9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3E1DC21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6.3</w:t>
            </w:r>
          </w:p>
        </w:tc>
      </w:tr>
      <w:tr w:rsidR="008A25D2" w:rsidRPr="00B65ED4" w14:paraId="010A2F8C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  <w:hideMark/>
          </w:tcPr>
          <w:p w14:paraId="6843D582" w14:textId="5054785E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Trophic stat</w:t>
            </w:r>
            <w:r w:rsidR="008A25D2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0D62CCC6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oligotrophic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225674A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eutrophic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69C66217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oligotrophic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AADFF5E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oligotrophic</w:t>
            </w:r>
          </w:p>
        </w:tc>
        <w:tc>
          <w:tcPr>
            <w:tcW w:w="735" w:type="pct"/>
            <w:shd w:val="clear" w:color="auto" w:fill="auto"/>
            <w:vAlign w:val="center"/>
            <w:hideMark/>
          </w:tcPr>
          <w:p w14:paraId="002AB263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oligotrophic</w:t>
            </w:r>
          </w:p>
        </w:tc>
      </w:tr>
      <w:tr w:rsidR="008A25D2" w:rsidRPr="00B65ED4" w14:paraId="46BE1337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  <w:hideMark/>
          </w:tcPr>
          <w:p w14:paraId="7ECECE72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Secchi (m)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5ED2E9A7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5C5AA307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1C2D2AF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4.7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0BD552DE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11D8D708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4.5</w:t>
            </w:r>
          </w:p>
        </w:tc>
      </w:tr>
      <w:tr w:rsidR="008A25D2" w:rsidRPr="00B65ED4" w14:paraId="3F704725" w14:textId="77777777" w:rsidTr="008A25D2">
        <w:trPr>
          <w:trHeight w:val="330"/>
        </w:trPr>
        <w:tc>
          <w:tcPr>
            <w:tcW w:w="756" w:type="pct"/>
            <w:shd w:val="clear" w:color="auto" w:fill="auto"/>
            <w:vAlign w:val="center"/>
            <w:hideMark/>
          </w:tcPr>
          <w:p w14:paraId="04F3FF7F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Chl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-</w:t>
            </w:r>
            <w:r w:rsidRPr="00B65ED4">
              <w:rPr>
                <w:rFonts w:ascii="Times New Roman" w:eastAsia="Times New Roman" w:hAnsi="Times New Roman" w:cs="Times New Roman"/>
                <w:bCs/>
                <w:i/>
                <w:iCs/>
                <w:sz w:val="24"/>
                <w:szCs w:val="24"/>
              </w:rPr>
              <w:t>a</w:t>
            </w:r>
          </w:p>
          <w:p w14:paraId="1F9D6ECD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(µg L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perscript"/>
              </w:rPr>
              <w:t>-1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75B062C5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0ACA1788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9.2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05F5688B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2B84F73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735" w:type="pct"/>
            <w:shd w:val="clear" w:color="auto" w:fill="auto"/>
            <w:noWrap/>
            <w:vAlign w:val="center"/>
            <w:hideMark/>
          </w:tcPr>
          <w:p w14:paraId="63CCB608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</w:tr>
      <w:tr w:rsidR="008A25D2" w:rsidRPr="00B65ED4" w14:paraId="74DC6DCF" w14:textId="77777777" w:rsidTr="008A25D2">
        <w:trPr>
          <w:trHeight w:val="315"/>
        </w:trPr>
        <w:tc>
          <w:tcPr>
            <w:tcW w:w="756" w:type="pct"/>
            <w:shd w:val="clear" w:color="auto" w:fill="auto"/>
            <w:vAlign w:val="center"/>
            <w:hideMark/>
          </w:tcPr>
          <w:p w14:paraId="5166220B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SW DOC</w:t>
            </w:r>
          </w:p>
          <w:p w14:paraId="5634E466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(g m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perscript"/>
              </w:rPr>
              <w:t>-3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)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462B062E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9.9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7B98E67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855" w:type="pct"/>
            <w:shd w:val="clear" w:color="auto" w:fill="auto"/>
            <w:noWrap/>
            <w:vAlign w:val="center"/>
            <w:hideMark/>
          </w:tcPr>
          <w:p w14:paraId="33CED95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6.8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175DF84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735" w:type="pct"/>
            <w:shd w:val="clear" w:color="auto" w:fill="auto"/>
            <w:vAlign w:val="center"/>
            <w:hideMark/>
          </w:tcPr>
          <w:p w14:paraId="420C81CD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9.4</w:t>
            </w:r>
          </w:p>
        </w:tc>
      </w:tr>
      <w:tr w:rsidR="008A25D2" w:rsidRPr="00B65ED4" w14:paraId="5C4FD216" w14:textId="77777777" w:rsidTr="008A25D2">
        <w:trPr>
          <w:trHeight w:val="300"/>
        </w:trPr>
        <w:tc>
          <w:tcPr>
            <w:tcW w:w="756" w:type="pct"/>
            <w:shd w:val="clear" w:color="auto" w:fill="auto"/>
            <w:vAlign w:val="center"/>
            <w:hideMark/>
          </w:tcPr>
          <w:p w14:paraId="476DA452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Lake DOC</w:t>
            </w:r>
          </w:p>
          <w:p w14:paraId="5445BD06" w14:textId="77777777" w:rsidR="00CD3C59" w:rsidRPr="00B65ED4" w:rsidRDefault="00DF5532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(g m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perscript"/>
              </w:rPr>
              <w:t>-</w:t>
            </w:r>
            <w:r w:rsidR="00CD3C59"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³)</w:t>
            </w:r>
          </w:p>
        </w:tc>
        <w:tc>
          <w:tcPr>
            <w:tcW w:w="837" w:type="pct"/>
            <w:shd w:val="clear" w:color="auto" w:fill="auto"/>
            <w:noWrap/>
            <w:vAlign w:val="center"/>
            <w:hideMark/>
          </w:tcPr>
          <w:p w14:paraId="127163D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3105F6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46292858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3FD92B5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5" w:type="pct"/>
            <w:shd w:val="clear" w:color="auto" w:fill="auto"/>
            <w:vAlign w:val="center"/>
            <w:hideMark/>
          </w:tcPr>
          <w:p w14:paraId="21F2025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A25D2" w:rsidRPr="00B65ED4" w14:paraId="0DE12C08" w14:textId="77777777" w:rsidTr="008A25D2">
        <w:trPr>
          <w:trHeight w:val="365"/>
        </w:trPr>
        <w:tc>
          <w:tcPr>
            <w:tcW w:w="756" w:type="pct"/>
            <w:shd w:val="clear" w:color="auto" w:fill="auto"/>
            <w:vAlign w:val="center"/>
          </w:tcPr>
          <w:p w14:paraId="7D3B8F13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384BFB"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Canopy</w:t>
            </w:r>
            <w:proofErr w:type="spellEnd"/>
          </w:p>
        </w:tc>
        <w:tc>
          <w:tcPr>
            <w:tcW w:w="837" w:type="pct"/>
            <w:shd w:val="clear" w:color="auto" w:fill="auto"/>
            <w:vAlign w:val="center"/>
          </w:tcPr>
          <w:p w14:paraId="70ECBA1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1.000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44AD1898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0.167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3F955743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961" w:type="pct"/>
            <w:shd w:val="clear" w:color="auto" w:fill="auto"/>
            <w:vAlign w:val="center"/>
          </w:tcPr>
          <w:p w14:paraId="5F416939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0.780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6B6E9F46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0.615</w:t>
            </w:r>
          </w:p>
        </w:tc>
      </w:tr>
      <w:tr w:rsidR="008A25D2" w:rsidRPr="00B65ED4" w14:paraId="24D2071F" w14:textId="77777777" w:rsidTr="008A25D2">
        <w:trPr>
          <w:trHeight w:val="347"/>
        </w:trPr>
        <w:tc>
          <w:tcPr>
            <w:tcW w:w="756" w:type="pct"/>
            <w:shd w:val="clear" w:color="auto" w:fill="auto"/>
            <w:vAlign w:val="center"/>
          </w:tcPr>
          <w:p w14:paraId="1262DC17" w14:textId="77777777" w:rsidR="00CD3C59" w:rsidRPr="00B65ED4" w:rsidRDefault="00384BFB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Wetlands</w:t>
            </w:r>
            <w:proofErr w:type="spellEnd"/>
          </w:p>
        </w:tc>
        <w:tc>
          <w:tcPr>
            <w:tcW w:w="837" w:type="pct"/>
            <w:shd w:val="clear" w:color="auto" w:fill="auto"/>
            <w:vAlign w:val="center"/>
          </w:tcPr>
          <w:p w14:paraId="75A2262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689DE700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0.026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0CB3E68F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0.133</w:t>
            </w:r>
          </w:p>
        </w:tc>
        <w:tc>
          <w:tcPr>
            <w:tcW w:w="961" w:type="pct"/>
            <w:shd w:val="clear" w:color="auto" w:fill="auto"/>
            <w:vAlign w:val="center"/>
          </w:tcPr>
          <w:p w14:paraId="6CA0C394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0.011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6E7BF77A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0.037</w:t>
            </w:r>
          </w:p>
        </w:tc>
      </w:tr>
      <w:tr w:rsidR="008A25D2" w:rsidRPr="00B65ED4" w14:paraId="1928CEEB" w14:textId="77777777" w:rsidTr="008A25D2">
        <w:trPr>
          <w:trHeight w:val="347"/>
        </w:trPr>
        <w:tc>
          <w:tcPr>
            <w:tcW w:w="756" w:type="pct"/>
            <w:shd w:val="clear" w:color="auto" w:fill="auto"/>
            <w:vAlign w:val="center"/>
          </w:tcPr>
          <w:p w14:paraId="2867F738" w14:textId="77777777" w:rsidR="00CD3C59" w:rsidRPr="00B65ED4" w:rsidRDefault="00DF5532" w:rsidP="008A25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Burial r</w:t>
            </w:r>
            <w:r w:rsidR="00CD3C59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ate</w:t>
            </w:r>
          </w:p>
          <w:p w14:paraId="3783F9B5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(g m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² yr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837" w:type="pct"/>
            <w:shd w:val="clear" w:color="auto" w:fill="auto"/>
            <w:vAlign w:val="center"/>
          </w:tcPr>
          <w:p w14:paraId="5D0F70D7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3468CB03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249</w:t>
            </w:r>
          </w:p>
        </w:tc>
        <w:tc>
          <w:tcPr>
            <w:tcW w:w="855" w:type="pct"/>
            <w:shd w:val="clear" w:color="auto" w:fill="auto"/>
            <w:vAlign w:val="center"/>
          </w:tcPr>
          <w:p w14:paraId="334102F0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153</w:t>
            </w:r>
          </w:p>
        </w:tc>
        <w:tc>
          <w:tcPr>
            <w:tcW w:w="961" w:type="pct"/>
            <w:shd w:val="clear" w:color="auto" w:fill="auto"/>
            <w:vAlign w:val="center"/>
          </w:tcPr>
          <w:p w14:paraId="601A8AA6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35" w:type="pct"/>
            <w:shd w:val="clear" w:color="auto" w:fill="auto"/>
            <w:vAlign w:val="center"/>
          </w:tcPr>
          <w:p w14:paraId="7545FDDC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8A25D2" w:rsidRPr="00B65ED4" w14:paraId="77E260B7" w14:textId="77777777" w:rsidTr="008A25D2">
        <w:trPr>
          <w:trHeight w:val="510"/>
        </w:trPr>
        <w:tc>
          <w:tcPr>
            <w:tcW w:w="756" w:type="pct"/>
            <w:shd w:val="clear" w:color="auto" w:fill="auto"/>
            <w:vAlign w:val="center"/>
            <w:hideMark/>
          </w:tcPr>
          <w:p w14:paraId="4D96D9B9" w14:textId="77777777" w:rsidR="00CD3C59" w:rsidRPr="00B65ED4" w:rsidRDefault="00CD3C59" w:rsidP="008A25D2">
            <w:pPr>
              <w:spacing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References</w:t>
            </w:r>
          </w:p>
        </w:tc>
        <w:tc>
          <w:tcPr>
            <w:tcW w:w="837" w:type="pct"/>
            <w:shd w:val="clear" w:color="auto" w:fill="auto"/>
            <w:vAlign w:val="center"/>
            <w:hideMark/>
          </w:tcPr>
          <w:p w14:paraId="2F2B6B92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Yao et al. 2011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2FCA7FF4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NTL LTER</w:t>
            </w:r>
          </w:p>
        </w:tc>
        <w:tc>
          <w:tcPr>
            <w:tcW w:w="855" w:type="pct"/>
            <w:shd w:val="clear" w:color="auto" w:fill="auto"/>
            <w:vAlign w:val="center"/>
            <w:hideMark/>
          </w:tcPr>
          <w:p w14:paraId="069B8B29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Kling et al. 2000</w:t>
            </w:r>
          </w:p>
        </w:tc>
        <w:tc>
          <w:tcPr>
            <w:tcW w:w="961" w:type="pct"/>
            <w:shd w:val="clear" w:color="auto" w:fill="auto"/>
            <w:vAlign w:val="center"/>
            <w:hideMark/>
          </w:tcPr>
          <w:p w14:paraId="18365D5E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Webster et al. 1996, NTL LTER</w:t>
            </w:r>
          </w:p>
        </w:tc>
        <w:tc>
          <w:tcPr>
            <w:tcW w:w="735" w:type="pct"/>
            <w:shd w:val="clear" w:color="auto" w:fill="auto"/>
            <w:vAlign w:val="center"/>
            <w:hideMark/>
          </w:tcPr>
          <w:p w14:paraId="78A89ED6" w14:textId="77777777" w:rsidR="00CD3C59" w:rsidRPr="00B65ED4" w:rsidRDefault="00CD3C59" w:rsidP="008A25D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Kvarnäs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2001</w:t>
            </w:r>
          </w:p>
        </w:tc>
      </w:tr>
    </w:tbl>
    <w:p w14:paraId="577F09B8" w14:textId="3CCA4BA8" w:rsidR="00427402" w:rsidRPr="00B65ED4" w:rsidRDefault="00CD3C59" w:rsidP="00CD3C5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65ED4">
        <w:rPr>
          <w:rFonts w:ascii="Times New Roman" w:eastAsia="Times New Roman" w:hAnsi="Times New Roman" w:cs="Times New Roman"/>
          <w:bCs/>
          <w:sz w:val="24"/>
          <w:szCs w:val="24"/>
        </w:rPr>
        <w:t>z</w:t>
      </w:r>
      <w:r w:rsidRPr="00B65ED4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mean</w:t>
      </w:r>
      <w:proofErr w:type="spellEnd"/>
      <w:r w:rsidRPr="00B65ED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= mean depth, RT = hydrologic residence time, Secchi = Secchi depth, </w:t>
      </w:r>
      <w:proofErr w:type="spellStart"/>
      <w:r w:rsidRPr="00B65ED4">
        <w:rPr>
          <w:rFonts w:ascii="Times New Roman" w:eastAsia="Times New Roman" w:hAnsi="Times New Roman" w:cs="Times New Roman"/>
          <w:sz w:val="24"/>
          <w:szCs w:val="24"/>
        </w:rPr>
        <w:t>Chl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B65ED4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= chlorophyll-a, SW DOC = inflow dissolved organic carbon, Lake DOC = in-lake DOC (mean water column). All values </w:t>
      </w:r>
      <w:r w:rsidR="00130526">
        <w:rPr>
          <w:rFonts w:ascii="Times New Roman" w:eastAsia="Times New Roman" w:hAnsi="Times New Roman" w:cs="Times New Roman"/>
          <w:sz w:val="24"/>
          <w:szCs w:val="24"/>
        </w:rPr>
        <w:t xml:space="preserve">are means from all available model calibration data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 w:rsidR="00130526">
        <w:rPr>
          <w:rFonts w:ascii="Times New Roman" w:eastAsia="Times New Roman" w:hAnsi="Times New Roman" w:cs="Times New Roman"/>
          <w:sz w:val="24"/>
          <w:szCs w:val="24"/>
        </w:rPr>
        <w:t xml:space="preserve">were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derived from cited references. NTL LTER = </w:t>
      </w:r>
      <w:hyperlink r:id="rId16" w:history="1">
        <w:r w:rsidRPr="00B65ED4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https://lter.limnology.wisc.edu</w:t>
        </w:r>
      </w:hyperlink>
      <w:r w:rsidRPr="00B65ED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</w:t>
      </w:r>
      <w:r w:rsidR="004177CF" w:rsidRPr="00B65ED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See </w:t>
      </w:r>
      <w:r w:rsidR="00D846B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Appendix S1</w:t>
      </w:r>
      <w:r w:rsidR="000B0493" w:rsidRPr="00B65ED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for </w:t>
      </w:r>
      <w:r w:rsidR="007E13C6" w:rsidRPr="00B65ED4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sources of burial rates.</w:t>
      </w:r>
      <w:r w:rsidR="009870ED" w:rsidRPr="00B65ED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F44F652" w14:textId="77777777" w:rsidR="008A25D2" w:rsidRDefault="008A25D2" w:rsidP="00CD3C5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8A25D2" w:rsidSect="008A25D2">
          <w:pgSz w:w="15840" w:h="12240" w:orient="landscape"/>
          <w:pgMar w:top="1440" w:right="1440" w:bottom="1440" w:left="1440" w:header="720" w:footer="720" w:gutter="0"/>
          <w:lnNumType w:countBy="1" w:restart="continuous"/>
          <w:cols w:space="720"/>
          <w:docGrid w:linePitch="299"/>
        </w:sectPr>
      </w:pPr>
    </w:p>
    <w:p w14:paraId="3FA4CE3B" w14:textId="667330D2" w:rsidR="00CD3C59" w:rsidRPr="00B65ED4" w:rsidRDefault="00CD3C59" w:rsidP="00CD3C5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2. Lake model parameters (calibrated parameters italicized, n</w:t>
      </w:r>
      <w:r w:rsidR="0069736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t>= 4)</w:t>
      </w:r>
    </w:p>
    <w:p w14:paraId="308886F9" w14:textId="77777777" w:rsidR="00CD3C59" w:rsidRPr="00B65ED4" w:rsidRDefault="00CD3C59" w:rsidP="00CD3C5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5003" w:type="pct"/>
        <w:tblLayout w:type="fixed"/>
        <w:tblLook w:val="04A0" w:firstRow="1" w:lastRow="0" w:firstColumn="1" w:lastColumn="0" w:noHBand="0" w:noVBand="1"/>
      </w:tblPr>
      <w:tblGrid>
        <w:gridCol w:w="1473"/>
        <w:gridCol w:w="4193"/>
        <w:gridCol w:w="1620"/>
        <w:gridCol w:w="2070"/>
      </w:tblGrid>
      <w:tr w:rsidR="0069736F" w:rsidRPr="00B65ED4" w14:paraId="26CB5966" w14:textId="77777777" w:rsidTr="00787E06">
        <w:trPr>
          <w:trHeight w:val="212"/>
        </w:trPr>
        <w:tc>
          <w:tcPr>
            <w:tcW w:w="787" w:type="pct"/>
            <w:noWrap/>
            <w:vAlign w:val="center"/>
            <w:hideMark/>
          </w:tcPr>
          <w:p w14:paraId="00AEDA9F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2241" w:type="pct"/>
            <w:noWrap/>
            <w:vAlign w:val="center"/>
            <w:hideMark/>
          </w:tcPr>
          <w:p w14:paraId="4F05C946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866" w:type="pct"/>
            <w:noWrap/>
            <w:vAlign w:val="center"/>
            <w:hideMark/>
          </w:tcPr>
          <w:p w14:paraId="2C074F29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Value</w:t>
            </w:r>
          </w:p>
        </w:tc>
        <w:tc>
          <w:tcPr>
            <w:tcW w:w="1106" w:type="pct"/>
            <w:vAlign w:val="center"/>
          </w:tcPr>
          <w:p w14:paraId="2F7496D6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Units</w:t>
            </w:r>
          </w:p>
        </w:tc>
      </w:tr>
      <w:tr w:rsidR="00787E06" w:rsidRPr="00B65ED4" w14:paraId="136FBB59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0D5DA549" w14:textId="69C73A3E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DOC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GWconc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5C9A8EA0" w14:textId="1B1250BD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DOC concentration of groundwater</w:t>
            </w:r>
          </w:p>
        </w:tc>
        <w:tc>
          <w:tcPr>
            <w:tcW w:w="866" w:type="pct"/>
            <w:noWrap/>
            <w:vAlign w:val="center"/>
          </w:tcPr>
          <w:p w14:paraId="305E774D" w14:textId="28B031F0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06" w:type="pct"/>
            <w:vAlign w:val="center"/>
          </w:tcPr>
          <w:p w14:paraId="3313A362" w14:textId="0A787E69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g m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-3</w:t>
            </w:r>
          </w:p>
        </w:tc>
      </w:tr>
      <w:tr w:rsidR="00787E06" w:rsidRPr="00B65ED4" w14:paraId="2B33AC28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623166BC" w14:textId="5078FC1E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DOC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PrecipConc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1C3F1B7B" w14:textId="4C6CEEED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DOC concentration of precipitation</w:t>
            </w:r>
          </w:p>
        </w:tc>
        <w:tc>
          <w:tcPr>
            <w:tcW w:w="866" w:type="pct"/>
            <w:noWrap/>
            <w:vAlign w:val="center"/>
          </w:tcPr>
          <w:p w14:paraId="3C0E07B7" w14:textId="0A16E6BF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06" w:type="pct"/>
            <w:vAlign w:val="center"/>
          </w:tcPr>
          <w:p w14:paraId="014ABCA5" w14:textId="2B9EEF66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g m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-3</w:t>
            </w:r>
          </w:p>
        </w:tc>
      </w:tr>
      <w:tr w:rsidR="00787E06" w:rsidRPr="00B65ED4" w14:paraId="6CD43AB1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7860466F" w14:textId="1D44A0D6" w:rsidR="00787E06" w:rsidRPr="00B65ED4" w:rsidRDefault="0031798E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CDOC</w:t>
            </w:r>
            <w:r w:rsidR="00787E06"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207AF5BE" w14:textId="3D9651C3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Loading rate of POC from wetlands</w:t>
            </w:r>
          </w:p>
        </w:tc>
        <w:tc>
          <w:tcPr>
            <w:tcW w:w="866" w:type="pct"/>
            <w:noWrap/>
            <w:vAlign w:val="center"/>
          </w:tcPr>
          <w:p w14:paraId="28323AFD" w14:textId="4ACB8765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06" w:type="pct"/>
            <w:vAlign w:val="center"/>
          </w:tcPr>
          <w:p w14:paraId="2A0DC1E5" w14:textId="7D161A8F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g m-shoreline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</w:tc>
      </w:tr>
      <w:tr w:rsidR="00787E06" w:rsidRPr="00B65ED4" w14:paraId="291DFF11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24DC839A" w14:textId="4BF7D51C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LAlloch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3AB1629E" w14:textId="7DB76750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Proportion of allochthonous POC that is leached to DOC</w:t>
            </w:r>
          </w:p>
        </w:tc>
        <w:tc>
          <w:tcPr>
            <w:tcW w:w="866" w:type="pct"/>
            <w:noWrap/>
            <w:vAlign w:val="center"/>
          </w:tcPr>
          <w:p w14:paraId="42211FAA" w14:textId="192DAF92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1-</w:t>
            </w:r>
            <w:r w:rsidRPr="00B65ED4">
              <w:rPr>
                <w:rFonts w:ascii="Times New Roman" w:eastAsia="Times New Roman" w:hAnsi="Times New Roman" w:cs="Times New Roman"/>
                <w:i/>
                <w:iCs/>
                <w:color w:val="auto"/>
                <w:sz w:val="24"/>
                <w:szCs w:val="24"/>
              </w:rPr>
              <w:t xml:space="preserve"> </w:t>
            </w:r>
            <w:proofErr w:type="spellStart"/>
            <w:r w:rsidR="008B57E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BPOC</w:t>
            </w:r>
            <w:r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Alloch</w:t>
            </w:r>
            <w:proofErr w:type="spellEnd"/>
          </w:p>
        </w:tc>
        <w:tc>
          <w:tcPr>
            <w:tcW w:w="1106" w:type="pct"/>
            <w:vAlign w:val="center"/>
          </w:tcPr>
          <w:p w14:paraId="0BC8958D" w14:textId="1DA9EBB1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  <w:tr w:rsidR="00787E06" w:rsidRPr="00B65ED4" w14:paraId="2DC5F9D2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694D8D7B" w14:textId="35C59434" w:rsidR="00787E06" w:rsidRPr="00B65ED4" w:rsidRDefault="008B57EF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RDOC</w:t>
            </w:r>
            <w:r w:rsidR="00787E06"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Alloch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5F39A76F" w14:textId="05599B04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Decomposition rate of allochthonous DOC in heterotrophic respiration</w:t>
            </w:r>
          </w:p>
        </w:tc>
        <w:tc>
          <w:tcPr>
            <w:tcW w:w="866" w:type="pct"/>
            <w:noWrap/>
            <w:vAlign w:val="center"/>
          </w:tcPr>
          <w:p w14:paraId="41D941EA" w14:textId="599C9110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Calibrated</w:t>
            </w:r>
          </w:p>
        </w:tc>
        <w:tc>
          <w:tcPr>
            <w:tcW w:w="1106" w:type="pct"/>
            <w:vAlign w:val="center"/>
          </w:tcPr>
          <w:p w14:paraId="46C279C3" w14:textId="6675FDE2" w:rsidR="00787E06" w:rsidRPr="00B65ED4" w:rsidRDefault="00787E06" w:rsidP="00787E0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</w:t>
            </w:r>
            <w:r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1</w:t>
            </w:r>
          </w:p>
        </w:tc>
      </w:tr>
      <w:tr w:rsidR="00FA7B67" w:rsidRPr="00B65ED4" w14:paraId="1361AB60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7C218704" w14:textId="456126F9" w:rsidR="00FA7B67" w:rsidRPr="00B65ED4" w:rsidRDefault="00FA7B67" w:rsidP="00FA7B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θ</w:t>
            </w:r>
          </w:p>
        </w:tc>
        <w:tc>
          <w:tcPr>
            <w:tcW w:w="2241" w:type="pct"/>
            <w:noWrap/>
            <w:vAlign w:val="center"/>
          </w:tcPr>
          <w:p w14:paraId="2D45AA0D" w14:textId="3B20EF4E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Temperature multiplier</w:t>
            </w:r>
          </w:p>
        </w:tc>
        <w:tc>
          <w:tcPr>
            <w:tcW w:w="866" w:type="pct"/>
            <w:noWrap/>
            <w:vAlign w:val="center"/>
          </w:tcPr>
          <w:p w14:paraId="64998977" w14:textId="79895CCC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1.08</w:t>
            </w:r>
          </w:p>
        </w:tc>
        <w:tc>
          <w:tcPr>
            <w:tcW w:w="1106" w:type="pct"/>
            <w:vAlign w:val="center"/>
          </w:tcPr>
          <w:p w14:paraId="713B84C7" w14:textId="25B9F9AB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  <w:tr w:rsidR="00FA7B67" w:rsidRPr="00B65ED4" w14:paraId="76F40E3C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5F33A5C3" w14:textId="7A55FFBC" w:rsidR="00FA7B67" w:rsidRPr="00B65ED4" w:rsidRDefault="0031798E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CPOC</w:t>
            </w:r>
            <w:r w:rsidR="00FA7B67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Factor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5B6B0F97" w14:textId="59D1D4BF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Concentration of inflow POC relative to DOC</w:t>
            </w:r>
          </w:p>
        </w:tc>
        <w:tc>
          <w:tcPr>
            <w:tcW w:w="866" w:type="pct"/>
            <w:noWrap/>
            <w:vAlign w:val="center"/>
          </w:tcPr>
          <w:p w14:paraId="35420752" w14:textId="61DB9859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commentRangeStart w:id="487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0.10</w:t>
            </w:r>
            <w:commentRangeEnd w:id="487"/>
            <w:r w:rsidR="007F4D86">
              <w:rPr>
                <w:rStyle w:val="CommentReference"/>
              </w:rPr>
              <w:commentReference w:id="487"/>
            </w:r>
          </w:p>
        </w:tc>
        <w:tc>
          <w:tcPr>
            <w:tcW w:w="1106" w:type="pct"/>
            <w:vAlign w:val="center"/>
          </w:tcPr>
          <w:p w14:paraId="411FAB1B" w14:textId="40707CED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  <w:tr w:rsidR="00FA7B67" w:rsidRPr="00B65ED4" w14:paraId="17AD5ECF" w14:textId="77777777" w:rsidTr="00787E06">
        <w:trPr>
          <w:trHeight w:val="196"/>
        </w:trPr>
        <w:tc>
          <w:tcPr>
            <w:tcW w:w="787" w:type="pct"/>
            <w:noWrap/>
            <w:vAlign w:val="center"/>
            <w:hideMark/>
          </w:tcPr>
          <w:p w14:paraId="7ECEF588" w14:textId="5E9F331D" w:rsidR="00FA7B67" w:rsidRPr="00B65ED4" w:rsidRDefault="0031798E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CPOC</w:t>
            </w:r>
            <w:r w:rsidR="00FA7B67"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Aerial</w:t>
            </w:r>
            <w:proofErr w:type="spellEnd"/>
          </w:p>
        </w:tc>
        <w:tc>
          <w:tcPr>
            <w:tcW w:w="2241" w:type="pct"/>
            <w:noWrap/>
            <w:vAlign w:val="center"/>
            <w:hideMark/>
          </w:tcPr>
          <w:p w14:paraId="64AE51BF" w14:textId="77777777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Loading rate of aerial POC (i.e., leaflitter)</w:t>
            </w:r>
          </w:p>
        </w:tc>
        <w:tc>
          <w:tcPr>
            <w:tcW w:w="866" w:type="pct"/>
            <w:noWrap/>
            <w:vAlign w:val="center"/>
            <w:hideMark/>
          </w:tcPr>
          <w:p w14:paraId="0E830998" w14:textId="77777777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06" w:type="pct"/>
            <w:vAlign w:val="center"/>
          </w:tcPr>
          <w:p w14:paraId="5413D3B3" w14:textId="77777777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g m-shoreline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</w:tc>
      </w:tr>
      <w:tr w:rsidR="00FA7B67" w:rsidRPr="00B65ED4" w14:paraId="29E633C3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711AEA70" w14:textId="2A1E3497" w:rsidR="00FA7B67" w:rsidRPr="00B65ED4" w:rsidRDefault="008B57EF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BPOC</w:t>
            </w:r>
            <w:r w:rsidR="00FA7B67"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Alloch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30A0B037" w14:textId="05D0BC42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Proportion of allochthonous POC buried in sediments</w:t>
            </w:r>
          </w:p>
        </w:tc>
        <w:tc>
          <w:tcPr>
            <w:tcW w:w="866" w:type="pct"/>
            <w:noWrap/>
            <w:vAlign w:val="center"/>
          </w:tcPr>
          <w:p w14:paraId="1F950C9E" w14:textId="33D2D1F5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Calibrated</w:t>
            </w:r>
          </w:p>
        </w:tc>
        <w:tc>
          <w:tcPr>
            <w:tcW w:w="1106" w:type="pct"/>
            <w:vAlign w:val="center"/>
          </w:tcPr>
          <w:p w14:paraId="3411CCAF" w14:textId="39CD7903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  <w:tr w:rsidR="00FA7B67" w:rsidRPr="00B65ED4" w14:paraId="2BC5449A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7F5C7FAD" w14:textId="11AF2D7E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</w:t>
            </w: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LAutoch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1A9B06C3" w14:textId="0870F30C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Proportion of autochthonous POC that is leached to DOC</w:t>
            </w:r>
          </w:p>
        </w:tc>
        <w:tc>
          <w:tcPr>
            <w:tcW w:w="866" w:type="pct"/>
            <w:noWrap/>
            <w:vAlign w:val="center"/>
          </w:tcPr>
          <w:p w14:paraId="485F2481" w14:textId="7E6E781A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1-</w:t>
            </w:r>
            <w:r w:rsidRPr="00B65ED4">
              <w:rPr>
                <w:rFonts w:ascii="Times New Roman" w:eastAsia="Times New Roman" w:hAnsi="Times New Roman" w:cs="Times New Roman"/>
                <w:i/>
                <w:iCs/>
                <w:color w:val="auto"/>
                <w:sz w:val="24"/>
                <w:szCs w:val="24"/>
              </w:rPr>
              <w:t xml:space="preserve"> </w:t>
            </w:r>
            <w:proofErr w:type="spellStart"/>
            <w:r w:rsidR="008B57E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BPOC</w:t>
            </w:r>
            <w:r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Auto</w:t>
            </w:r>
            <w:r w:rsidR="00F801C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ch</w:t>
            </w:r>
            <w:proofErr w:type="spellEnd"/>
          </w:p>
        </w:tc>
        <w:tc>
          <w:tcPr>
            <w:tcW w:w="1106" w:type="pct"/>
            <w:vAlign w:val="center"/>
          </w:tcPr>
          <w:p w14:paraId="05085583" w14:textId="69BF5620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  <w:tr w:rsidR="00FA7B67" w:rsidRPr="00B65ED4" w14:paraId="24B03298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49E5A2C2" w14:textId="04BBDBBB" w:rsidR="00FA7B67" w:rsidRPr="00B65ED4" w:rsidRDefault="008B57EF" w:rsidP="00FA7B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RDOC</w:t>
            </w:r>
            <w:r w:rsidR="00FA7B67" w:rsidRPr="00B65ED4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  <w:vertAlign w:val="subscript"/>
              </w:rPr>
              <w:t>Autoch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09A1CC04" w14:textId="1EE0E489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Decomposition rate of autochthonous DOC in heterotrophic respiration</w:t>
            </w:r>
          </w:p>
        </w:tc>
        <w:tc>
          <w:tcPr>
            <w:tcW w:w="866" w:type="pct"/>
            <w:noWrap/>
            <w:vAlign w:val="center"/>
          </w:tcPr>
          <w:p w14:paraId="1F1C5945" w14:textId="34AC0F2C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Calibrated</w:t>
            </w:r>
          </w:p>
        </w:tc>
        <w:tc>
          <w:tcPr>
            <w:tcW w:w="1106" w:type="pct"/>
            <w:vAlign w:val="center"/>
          </w:tcPr>
          <w:p w14:paraId="1D997F2A" w14:textId="47CED5B0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</w:t>
            </w:r>
            <w:r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>1</w:t>
            </w:r>
          </w:p>
        </w:tc>
      </w:tr>
      <w:tr w:rsidR="00FA7B67" w:rsidRPr="00B65ED4" w14:paraId="78DCEDDE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1691BDE0" w14:textId="6756E29B" w:rsidR="00FA7B67" w:rsidRPr="00B65ED4" w:rsidRDefault="008B57EF" w:rsidP="00FA7B67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BPOC</w:t>
            </w:r>
            <w:r w:rsidR="00FA7B67"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Autoch</w:t>
            </w:r>
            <w:proofErr w:type="spellEnd"/>
          </w:p>
        </w:tc>
        <w:tc>
          <w:tcPr>
            <w:tcW w:w="2241" w:type="pct"/>
            <w:noWrap/>
            <w:vAlign w:val="center"/>
          </w:tcPr>
          <w:p w14:paraId="702DE6E1" w14:textId="05B50E88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Proportion of autochthonous POC buried in sediments</w:t>
            </w:r>
          </w:p>
        </w:tc>
        <w:tc>
          <w:tcPr>
            <w:tcW w:w="866" w:type="pct"/>
            <w:noWrap/>
            <w:vAlign w:val="center"/>
          </w:tcPr>
          <w:p w14:paraId="2BFF41E5" w14:textId="0DFB2FC1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Calibrated</w:t>
            </w:r>
          </w:p>
        </w:tc>
        <w:tc>
          <w:tcPr>
            <w:tcW w:w="1106" w:type="pct"/>
            <w:vAlign w:val="center"/>
          </w:tcPr>
          <w:p w14:paraId="7A8FC747" w14:textId="7863C95D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  <w:tr w:rsidR="00FA7B67" w:rsidRPr="00B65ED4" w14:paraId="7708DFAF" w14:textId="77777777" w:rsidTr="00787E06">
        <w:trPr>
          <w:trHeight w:val="196"/>
        </w:trPr>
        <w:tc>
          <w:tcPr>
            <w:tcW w:w="787" w:type="pct"/>
            <w:noWrap/>
            <w:vAlign w:val="center"/>
          </w:tcPr>
          <w:p w14:paraId="4E9E603F" w14:textId="46A0F9BD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241" w:type="pct"/>
            <w:noWrap/>
            <w:vAlign w:val="center"/>
          </w:tcPr>
          <w:p w14:paraId="2CDF41CE" w14:textId="2899A46C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Gas flux coefficient</w:t>
            </w:r>
          </w:p>
        </w:tc>
        <w:tc>
          <w:tcPr>
            <w:tcW w:w="866" w:type="pct"/>
            <w:noWrap/>
            <w:vAlign w:val="center"/>
          </w:tcPr>
          <w:p w14:paraId="0BEC4B6A" w14:textId="29459821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1106" w:type="pct"/>
            <w:vAlign w:val="center"/>
          </w:tcPr>
          <w:p w14:paraId="0315D13E" w14:textId="6DE9FC1B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m d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</w:tc>
      </w:tr>
      <w:tr w:rsidR="00FA7B67" w:rsidRPr="00B65ED4" w14:paraId="1B0A21B2" w14:textId="77777777" w:rsidTr="00787E06">
        <w:trPr>
          <w:trHeight w:val="196"/>
        </w:trPr>
        <w:tc>
          <w:tcPr>
            <w:tcW w:w="787" w:type="pct"/>
            <w:shd w:val="clear" w:color="auto" w:fill="auto"/>
            <w:noWrap/>
            <w:vAlign w:val="center"/>
            <w:hideMark/>
          </w:tcPr>
          <w:p w14:paraId="7FE074F5" w14:textId="77777777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Autotroph</w:t>
            </w:r>
            <w:proofErr w:type="spellEnd"/>
          </w:p>
        </w:tc>
        <w:tc>
          <w:tcPr>
            <w:tcW w:w="2241" w:type="pct"/>
            <w:shd w:val="clear" w:color="auto" w:fill="auto"/>
            <w:noWrap/>
            <w:vAlign w:val="center"/>
            <w:hideMark/>
          </w:tcPr>
          <w:p w14:paraId="60F3DFB3" w14:textId="28004E9D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Proportion of GPP respired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by 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autotroph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66" w:type="pct"/>
            <w:shd w:val="clear" w:color="auto" w:fill="auto"/>
            <w:noWrap/>
            <w:vAlign w:val="center"/>
            <w:hideMark/>
          </w:tcPr>
          <w:p w14:paraId="06D9CA3F" w14:textId="77777777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106" w:type="pct"/>
            <w:shd w:val="clear" w:color="auto" w:fill="auto"/>
            <w:vAlign w:val="center"/>
          </w:tcPr>
          <w:p w14:paraId="6C307BCC" w14:textId="77777777" w:rsidR="00FA7B67" w:rsidRPr="00B65ED4" w:rsidRDefault="00FA7B67" w:rsidP="00FA7B6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Unitless</w:t>
            </w:r>
          </w:p>
        </w:tc>
      </w:tr>
    </w:tbl>
    <w:p w14:paraId="37ABAA87" w14:textId="77777777" w:rsidR="00CC0821" w:rsidRPr="00B65ED4" w:rsidRDefault="00CC0821">
      <w:pPr>
        <w:rPr>
          <w:rFonts w:ascii="Times New Roman" w:eastAsia="Times New Roman" w:hAnsi="Times New Roman" w:cs="Times New Roman"/>
          <w:sz w:val="24"/>
          <w:szCs w:val="24"/>
        </w:rPr>
        <w:sectPr w:rsidR="00CC0821" w:rsidRPr="00B65ED4" w:rsidSect="008A25D2"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299"/>
        </w:sectPr>
      </w:pPr>
    </w:p>
    <w:p w14:paraId="4FB9BF5B" w14:textId="77777777" w:rsidR="00CC0821" w:rsidRPr="00B65ED4" w:rsidRDefault="00CD3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3. Model Equations</w:t>
      </w:r>
    </w:p>
    <w:p w14:paraId="23EED662" w14:textId="77777777" w:rsidR="00CD3C59" w:rsidRPr="00B65ED4" w:rsidRDefault="00CD3C59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720"/>
        <w:gridCol w:w="8640"/>
      </w:tblGrid>
      <w:tr w:rsidR="00CD3C59" w:rsidRPr="00B65ED4" w14:paraId="58798157" w14:textId="77777777" w:rsidTr="00CD3C59">
        <w:trPr>
          <w:trHeight w:val="306"/>
        </w:trPr>
        <w:tc>
          <w:tcPr>
            <w:tcW w:w="720" w:type="dxa"/>
          </w:tcPr>
          <w:p w14:paraId="1CA33CA7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8640" w:type="dxa"/>
            <w:noWrap/>
            <w:hideMark/>
          </w:tcPr>
          <w:p w14:paraId="3D5A9E59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Equation</w:t>
            </w:r>
          </w:p>
        </w:tc>
      </w:tr>
      <w:tr w:rsidR="00CD3C59" w:rsidRPr="00B65ED4" w14:paraId="4FCC3D83" w14:textId="77777777" w:rsidTr="00CD3C59">
        <w:trPr>
          <w:trHeight w:val="306"/>
        </w:trPr>
        <w:tc>
          <w:tcPr>
            <w:tcW w:w="720" w:type="dxa"/>
          </w:tcPr>
          <w:p w14:paraId="4863CB9C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3786F3D1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4F447217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0FD9BC0B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14:paraId="2F0FA3C0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40" w:type="dxa"/>
            <w:noWrap/>
          </w:tcPr>
          <w:p w14:paraId="0609C79B" w14:textId="3944A135" w:rsidR="00CD3C59" w:rsidRPr="00B65ED4" w:rsidRDefault="0031798E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= I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8B57EF">
              <w:rPr>
                <w:rFonts w:ascii="Times New Roman" w:hAnsi="Times New Roman" w:cs="Times New Roman"/>
                <w:sz w:val="24"/>
                <w:szCs w:val="24"/>
              </w:rPr>
              <w:t>MDOC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</w:p>
          <w:p w14:paraId="403B4A65" w14:textId="527B823F" w:rsidR="00CD3C59" w:rsidRPr="00B65ED4" w:rsidRDefault="0031798E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= I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</w:p>
          <w:p w14:paraId="3DA1CA4D" w14:textId="49F54194" w:rsidR="00CD3C59" w:rsidRPr="00B65ED4" w:rsidRDefault="0031798E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8B57EF">
              <w:rPr>
                <w:rFonts w:ascii="Times New Roman" w:hAnsi="Times New Roman" w:cs="Times New Roman"/>
                <w:sz w:val="24"/>
                <w:szCs w:val="24"/>
              </w:rPr>
              <w:t>NPPDOC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8B57EF">
              <w:rPr>
                <w:rFonts w:ascii="Times New Roman" w:hAnsi="Times New Roman" w:cs="Times New Roman"/>
                <w:sz w:val="24"/>
                <w:szCs w:val="24"/>
              </w:rPr>
              <w:t>MDOC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EDOC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</w:p>
          <w:p w14:paraId="02DABC00" w14:textId="34837EF6" w:rsidR="00CD3C59" w:rsidRPr="00B65ED4" w:rsidRDefault="0031798E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8B57EF">
              <w:rPr>
                <w:rFonts w:ascii="Times New Roman" w:hAnsi="Times New Roman" w:cs="Times New Roman"/>
                <w:sz w:val="24"/>
                <w:szCs w:val="24"/>
              </w:rPr>
              <w:t>NPPPOC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EPOC</w:t>
            </w:r>
            <w:r w:rsidR="00CD3C59" w:rsidRPr="00B65ED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</w:p>
          <w:p w14:paraId="1C6AFF2E" w14:textId="3D82DADF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 w:rsidR="000E47C5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dt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</w:t>
            </w:r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EPOC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atm</w:t>
            </w:r>
            <w:proofErr w:type="spellEnd"/>
          </w:p>
        </w:tc>
      </w:tr>
      <w:tr w:rsidR="00CD3C59" w:rsidRPr="00B65ED4" w14:paraId="20A69642" w14:textId="77777777" w:rsidTr="00CD3C59">
        <w:trPr>
          <w:trHeight w:val="306"/>
        </w:trPr>
        <w:tc>
          <w:tcPr>
            <w:tcW w:w="720" w:type="dxa"/>
          </w:tcPr>
          <w:p w14:paraId="6960A51A" w14:textId="77777777" w:rsidR="00CD3C59" w:rsidRPr="00B65ED4" w:rsidRDefault="00CD3C59" w:rsidP="00CD3C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3BAAC078" w14:textId="77777777" w:rsidR="00CD3C59" w:rsidRPr="00B65ED4" w:rsidRDefault="00CD3C59" w:rsidP="00CD3C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D3C59" w:rsidRPr="00B65ED4" w14:paraId="20F15100" w14:textId="77777777" w:rsidTr="00CD3C59">
        <w:trPr>
          <w:trHeight w:val="306"/>
        </w:trPr>
        <w:tc>
          <w:tcPr>
            <w:tcW w:w="720" w:type="dxa"/>
          </w:tcPr>
          <w:p w14:paraId="31DF3393" w14:textId="77777777" w:rsidR="00CD3C59" w:rsidRPr="00B65ED4" w:rsidRDefault="00CD3C59" w:rsidP="00CD3C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640" w:type="dxa"/>
            <w:noWrap/>
            <w:hideMark/>
          </w:tcPr>
          <w:p w14:paraId="5ACA60D2" w14:textId="75757B2F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A7B67">
              <w:rPr>
                <w:rFonts w:ascii="Times New Roman" w:hAnsi="Times New Roman" w:cs="Times New Roman"/>
                <w:b/>
                <w:sz w:val="24"/>
                <w:szCs w:val="24"/>
              </w:rPr>
              <w:t>Allochthon</w:t>
            </w:r>
            <w:ins w:id="488" w:author="immccull@gmail.com" w:date="2018-05-15T10:26:00Z">
              <w:r w:rsidR="002B3835">
                <w:rPr>
                  <w:rFonts w:ascii="Times New Roman" w:hAnsi="Times New Roman" w:cs="Times New Roman"/>
                  <w:b/>
                  <w:sz w:val="24"/>
                  <w:szCs w:val="24"/>
                </w:rPr>
                <w:t>ous</w:t>
              </w:r>
            </w:ins>
            <w:del w:id="489" w:author="immccull@gmail.com" w:date="2018-05-15T10:26:00Z">
              <w:r w:rsidRPr="00FA7B67" w:rsidDel="002B3835">
                <w:rPr>
                  <w:rFonts w:ascii="Times New Roman" w:hAnsi="Times New Roman" w:cs="Times New Roman"/>
                  <w:b/>
                  <w:sz w:val="24"/>
                  <w:szCs w:val="24"/>
                </w:rPr>
                <w:delText>y,</w:delText>
              </w:r>
            </w:del>
            <w:r w:rsidRPr="00FA7B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DOC</w:t>
            </w:r>
          </w:p>
        </w:tc>
      </w:tr>
      <w:tr w:rsidR="00CD3C59" w:rsidRPr="00B65ED4" w14:paraId="161111CA" w14:textId="77777777" w:rsidTr="00CD3C59">
        <w:trPr>
          <w:trHeight w:val="297"/>
        </w:trPr>
        <w:tc>
          <w:tcPr>
            <w:tcW w:w="720" w:type="dxa"/>
          </w:tcPr>
          <w:p w14:paraId="64BD3860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8640" w:type="dxa"/>
            <w:noWrap/>
          </w:tcPr>
          <w:p w14:paraId="4A28B0BD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</w:t>
            </w: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 xml:space="preserve"> = I</w:t>
            </w:r>
            <w:r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DOC.SW</w:t>
            </w: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 xml:space="preserve"> + I</w:t>
            </w:r>
            <w:r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DOC.GW</w:t>
            </w:r>
          </w:p>
        </w:tc>
      </w:tr>
      <w:tr w:rsidR="00CD3C59" w:rsidRPr="00B65ED4" w14:paraId="48A5FD1B" w14:textId="77777777" w:rsidTr="00CD3C59">
        <w:trPr>
          <w:trHeight w:val="297"/>
        </w:trPr>
        <w:tc>
          <w:tcPr>
            <w:tcW w:w="720" w:type="dxa"/>
          </w:tcPr>
          <w:p w14:paraId="27E41EAB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1.11</w:t>
            </w:r>
          </w:p>
        </w:tc>
        <w:tc>
          <w:tcPr>
            <w:tcW w:w="8640" w:type="dxa"/>
            <w:noWrap/>
          </w:tcPr>
          <w:p w14:paraId="75794702" w14:textId="33403BD7" w:rsidR="00CD3C59" w:rsidRPr="00FA7B67" w:rsidRDefault="00A86BEB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CD3C59" w:rsidRPr="00FA7B6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CD3C59"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DOC.SW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SWconc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Q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SW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D3C59" w:rsidRPr="00B65ED4" w14:paraId="36D5E48D" w14:textId="77777777" w:rsidTr="00CD3C59">
        <w:trPr>
          <w:trHeight w:val="297"/>
        </w:trPr>
        <w:tc>
          <w:tcPr>
            <w:tcW w:w="720" w:type="dxa"/>
          </w:tcPr>
          <w:p w14:paraId="22EBC582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1.12</w:t>
            </w:r>
          </w:p>
        </w:tc>
        <w:tc>
          <w:tcPr>
            <w:tcW w:w="8640" w:type="dxa"/>
            <w:noWrap/>
          </w:tcPr>
          <w:p w14:paraId="4A04D7C1" w14:textId="11D9246B" w:rsidR="00CD3C59" w:rsidRPr="00FA7B67" w:rsidRDefault="00A86BEB" w:rsidP="00CD3C59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CD3C59" w:rsidRPr="00FA7B6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CD3C59"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DOC.GW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GWconc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Q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GW</w:t>
            </w:r>
          </w:p>
        </w:tc>
      </w:tr>
      <w:tr w:rsidR="00CD3C59" w:rsidRPr="00B65ED4" w14:paraId="77844A18" w14:textId="77777777" w:rsidTr="00CD3C59">
        <w:trPr>
          <w:trHeight w:val="297"/>
        </w:trPr>
        <w:tc>
          <w:tcPr>
            <w:tcW w:w="720" w:type="dxa"/>
          </w:tcPr>
          <w:p w14:paraId="46ADBC1B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1.2</w:t>
            </w:r>
          </w:p>
        </w:tc>
        <w:tc>
          <w:tcPr>
            <w:tcW w:w="8640" w:type="dxa"/>
            <w:noWrap/>
          </w:tcPr>
          <w:p w14:paraId="12162B35" w14:textId="64484F60" w:rsidR="00CD3C59" w:rsidRPr="00FA7B67" w:rsidRDefault="0031798E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DDOC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Precip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Wetland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CD3C59" w:rsidRPr="00B65ED4" w14:paraId="3027275C" w14:textId="77777777" w:rsidTr="00CD3C59">
        <w:trPr>
          <w:trHeight w:val="297"/>
        </w:trPr>
        <w:tc>
          <w:tcPr>
            <w:tcW w:w="720" w:type="dxa"/>
          </w:tcPr>
          <w:p w14:paraId="291B839D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1.21</w:t>
            </w:r>
          </w:p>
        </w:tc>
        <w:tc>
          <w:tcPr>
            <w:tcW w:w="8640" w:type="dxa"/>
            <w:noWrap/>
          </w:tcPr>
          <w:p w14:paraId="1F94F27B" w14:textId="137A9E33" w:rsidR="00CD3C59" w:rsidRPr="00FA7B67" w:rsidRDefault="00A86BEB" w:rsidP="00787E0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   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DDOC</w:t>
            </w:r>
            <w:r w:rsidR="0031798E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4"/>
                <w:vertAlign w:val="subscript"/>
              </w:rPr>
              <w:t>Precip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PrecipConc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softHyphen/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Q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Precip</w:t>
            </w:r>
            <w:proofErr w:type="spellEnd"/>
          </w:p>
        </w:tc>
      </w:tr>
      <w:tr w:rsidR="00CD3C59" w:rsidRPr="00B65ED4" w14:paraId="67713A01" w14:textId="77777777" w:rsidTr="00CD3C59">
        <w:trPr>
          <w:trHeight w:val="297"/>
        </w:trPr>
        <w:tc>
          <w:tcPr>
            <w:tcW w:w="720" w:type="dxa"/>
          </w:tcPr>
          <w:p w14:paraId="691DC39E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1.22</w:t>
            </w:r>
          </w:p>
        </w:tc>
        <w:tc>
          <w:tcPr>
            <w:tcW w:w="8640" w:type="dxa"/>
            <w:noWrap/>
          </w:tcPr>
          <w:p w14:paraId="35E68460" w14:textId="2E3E5211" w:rsidR="00CD3C59" w:rsidRPr="00FA7B67" w:rsidRDefault="00A86BEB" w:rsidP="00FA7B6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DDOC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</w:t>
            </w:r>
            <w:proofErr w:type="spellEnd"/>
            <w:r w:rsidR="00CD3C59" w:rsidRPr="00B00015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CDOC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LakePerimeter</w:t>
            </w:r>
            <w:proofErr w:type="spellEnd"/>
          </w:p>
        </w:tc>
      </w:tr>
      <w:tr w:rsidR="00CD3C59" w:rsidRPr="00B65ED4" w14:paraId="1D3E0065" w14:textId="77777777" w:rsidTr="00CD3C59">
        <w:trPr>
          <w:trHeight w:val="297"/>
        </w:trPr>
        <w:tc>
          <w:tcPr>
            <w:tcW w:w="720" w:type="dxa"/>
          </w:tcPr>
          <w:p w14:paraId="7DCB1E1D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1.3</w:t>
            </w:r>
          </w:p>
        </w:tc>
        <w:tc>
          <w:tcPr>
            <w:tcW w:w="8640" w:type="dxa"/>
            <w:noWrap/>
          </w:tcPr>
          <w:p w14:paraId="744F31FF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</w:t>
            </w: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Alloch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FA7B67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</w:t>
            </w: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L.Alloch</w:t>
            </w:r>
            <w:proofErr w:type="spellEnd"/>
            <w:proofErr w:type="gramEnd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*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POC</w:t>
            </w: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Alloch</w:t>
            </w:r>
            <w:proofErr w:type="spellEnd"/>
          </w:p>
        </w:tc>
      </w:tr>
      <w:tr w:rsidR="00CD3C59" w:rsidRPr="00B65ED4" w14:paraId="7028475C" w14:textId="77777777" w:rsidTr="00CD3C59">
        <w:trPr>
          <w:trHeight w:val="297"/>
        </w:trPr>
        <w:tc>
          <w:tcPr>
            <w:tcW w:w="720" w:type="dxa"/>
          </w:tcPr>
          <w:p w14:paraId="6EA1E6CC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8640" w:type="dxa"/>
            <w:noWrap/>
          </w:tcPr>
          <w:p w14:paraId="54202495" w14:textId="62D02DEB" w:rsidR="00CD3C59" w:rsidRPr="00FA7B67" w:rsidRDefault="008B57EF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MDOC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RDOC</w:t>
            </w:r>
            <w:r w:rsidR="00CD3C59" w:rsidRPr="00B00015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r w:rsidR="00AB639B" w:rsidRPr="00FA7B67">
              <w:rPr>
                <w:rFonts w:ascii="Times New Roman" w:hAnsi="Times New Roman" w:cs="Times New Roman"/>
                <w:sz w:val="24"/>
                <w:szCs w:val="24"/>
              </w:rPr>
              <w:t>θ</w:t>
            </w:r>
            <w:r w:rsidR="00AB639B" w:rsidRPr="00FA7B6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AB639B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(T-T</w:t>
            </w:r>
            <w:r w:rsidR="00AB639B" w:rsidRPr="00FA7B67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  <w:vertAlign w:val="superscript"/>
              </w:rPr>
              <w:t>Base</w:t>
            </w:r>
            <w:r w:rsidR="00AB639B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)</w:t>
            </w:r>
          </w:p>
        </w:tc>
      </w:tr>
      <w:tr w:rsidR="00CD3C59" w:rsidRPr="00B65ED4" w14:paraId="676493C8" w14:textId="77777777" w:rsidTr="00CD3C59">
        <w:trPr>
          <w:trHeight w:val="297"/>
        </w:trPr>
        <w:tc>
          <w:tcPr>
            <w:tcW w:w="720" w:type="dxa"/>
          </w:tcPr>
          <w:p w14:paraId="54468F74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1.5</w:t>
            </w:r>
          </w:p>
        </w:tc>
        <w:tc>
          <w:tcPr>
            <w:tcW w:w="8640" w:type="dxa"/>
            <w:noWrap/>
          </w:tcPr>
          <w:p w14:paraId="31FA38DF" w14:textId="3D3F8B62" w:rsidR="00CD3C59" w:rsidRPr="00FA7B67" w:rsidRDefault="0031798E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Q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Outflow</w:t>
            </w:r>
            <w:proofErr w:type="spellEnd"/>
          </w:p>
        </w:tc>
      </w:tr>
      <w:tr w:rsidR="00CD3C59" w:rsidRPr="00B65ED4" w14:paraId="664AB352" w14:textId="77777777" w:rsidTr="00CD3C59">
        <w:trPr>
          <w:trHeight w:val="297"/>
        </w:trPr>
        <w:tc>
          <w:tcPr>
            <w:tcW w:w="720" w:type="dxa"/>
          </w:tcPr>
          <w:p w14:paraId="18865885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74FE9944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3C59" w:rsidRPr="00B65ED4" w14:paraId="7AD110BC" w14:textId="77777777" w:rsidTr="00CD3C59">
        <w:trPr>
          <w:trHeight w:val="297"/>
        </w:trPr>
        <w:tc>
          <w:tcPr>
            <w:tcW w:w="720" w:type="dxa"/>
          </w:tcPr>
          <w:p w14:paraId="5ACE4719" w14:textId="77777777" w:rsidR="00CD3C59" w:rsidRPr="00B65ED4" w:rsidRDefault="00CD3C59" w:rsidP="00CD3C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368A8304" w14:textId="46A686B8" w:rsidR="00CD3C59" w:rsidRPr="00FA7B67" w:rsidRDefault="00CD3C59" w:rsidP="00CD3C5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7B67">
              <w:rPr>
                <w:rFonts w:ascii="Times New Roman" w:hAnsi="Times New Roman" w:cs="Times New Roman"/>
                <w:b/>
                <w:sz w:val="24"/>
                <w:szCs w:val="24"/>
              </w:rPr>
              <w:t>Allochthon</w:t>
            </w:r>
            <w:ins w:id="490" w:author="immccull@gmail.com" w:date="2018-05-15T10:26:00Z">
              <w:r w:rsidR="002B3835">
                <w:rPr>
                  <w:rFonts w:ascii="Times New Roman" w:hAnsi="Times New Roman" w:cs="Times New Roman"/>
                  <w:b/>
                  <w:sz w:val="24"/>
                  <w:szCs w:val="24"/>
                </w:rPr>
                <w:t>ous</w:t>
              </w:r>
            </w:ins>
            <w:del w:id="491" w:author="immccull@gmail.com" w:date="2018-05-15T10:26:00Z">
              <w:r w:rsidRPr="00FA7B67" w:rsidDel="002B3835">
                <w:rPr>
                  <w:rFonts w:ascii="Times New Roman" w:hAnsi="Times New Roman" w:cs="Times New Roman"/>
                  <w:b/>
                  <w:sz w:val="24"/>
                  <w:szCs w:val="24"/>
                </w:rPr>
                <w:delText>y,</w:delText>
              </w:r>
            </w:del>
            <w:r w:rsidRPr="00FA7B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POC</w:t>
            </w:r>
          </w:p>
        </w:tc>
      </w:tr>
      <w:tr w:rsidR="00CD3C59" w:rsidRPr="00B65ED4" w14:paraId="27C0F881" w14:textId="77777777" w:rsidTr="00CD3C59">
        <w:trPr>
          <w:trHeight w:val="297"/>
        </w:trPr>
        <w:tc>
          <w:tcPr>
            <w:tcW w:w="720" w:type="dxa"/>
          </w:tcPr>
          <w:p w14:paraId="417BE5CC" w14:textId="77777777" w:rsidR="00CD3C59" w:rsidRPr="00B65ED4" w:rsidRDefault="00CD3C59" w:rsidP="00CD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8640" w:type="dxa"/>
            <w:noWrap/>
          </w:tcPr>
          <w:p w14:paraId="492B935B" w14:textId="616BE704" w:rsidR="00CD3C59" w:rsidRPr="00FA7B67" w:rsidRDefault="00CD3C59" w:rsidP="00CD3C59">
            <w:pPr>
              <w:ind w:left="720" w:hanging="72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</w:pP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POC</w:t>
            </w: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 xml:space="preserve"> = I</w:t>
            </w:r>
            <w:r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DOC</w:t>
            </w:r>
            <w:r w:rsidRPr="00FA7B67">
              <w:rPr>
                <w:rFonts w:ascii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31798E">
              <w:rPr>
                <w:rFonts w:ascii="Times New Roman" w:hAnsi="Times New Roman" w:cs="Times New Roman"/>
                <w:sz w:val="24"/>
                <w:szCs w:val="24"/>
              </w:rPr>
              <w:t>CPOC</w:t>
            </w:r>
            <w:r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Factor</w:t>
            </w:r>
            <w:proofErr w:type="spellEnd"/>
          </w:p>
        </w:tc>
      </w:tr>
      <w:tr w:rsidR="00CD3C59" w:rsidRPr="00B65ED4" w14:paraId="788986DA" w14:textId="77777777" w:rsidTr="00CD3C59">
        <w:trPr>
          <w:trHeight w:val="297"/>
        </w:trPr>
        <w:tc>
          <w:tcPr>
            <w:tcW w:w="720" w:type="dxa"/>
          </w:tcPr>
          <w:p w14:paraId="310A3CAA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8640" w:type="dxa"/>
            <w:noWrap/>
          </w:tcPr>
          <w:p w14:paraId="70C60A64" w14:textId="2C5627B8" w:rsidR="00CD3C59" w:rsidRPr="00FA7B67" w:rsidRDefault="0031798E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DPOC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DPOC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Canopy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DPOC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</w:t>
            </w:r>
            <w:proofErr w:type="spellEnd"/>
          </w:p>
        </w:tc>
      </w:tr>
      <w:tr w:rsidR="00CD3C59" w:rsidRPr="00B65ED4" w14:paraId="1AE5DDF2" w14:textId="77777777" w:rsidTr="00CD3C59">
        <w:trPr>
          <w:trHeight w:val="297"/>
        </w:trPr>
        <w:tc>
          <w:tcPr>
            <w:tcW w:w="720" w:type="dxa"/>
          </w:tcPr>
          <w:p w14:paraId="4F074205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2.21</w:t>
            </w:r>
          </w:p>
        </w:tc>
        <w:tc>
          <w:tcPr>
            <w:tcW w:w="8640" w:type="dxa"/>
            <w:noWrap/>
          </w:tcPr>
          <w:p w14:paraId="647C9826" w14:textId="7BEF0A83" w:rsidR="00CD3C59" w:rsidRPr="00FA7B67" w:rsidRDefault="004A4028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DPOC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Canopy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Canopy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CPOC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Aerial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LakePerimeter</w:t>
            </w:r>
            <w:proofErr w:type="spellEnd"/>
          </w:p>
        </w:tc>
      </w:tr>
      <w:tr w:rsidR="00CD3C59" w:rsidRPr="00B65ED4" w14:paraId="6023ECFE" w14:textId="77777777" w:rsidTr="00CD3C59">
        <w:trPr>
          <w:trHeight w:val="297"/>
        </w:trPr>
        <w:tc>
          <w:tcPr>
            <w:tcW w:w="720" w:type="dxa"/>
          </w:tcPr>
          <w:p w14:paraId="7F805537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2.22</w:t>
            </w:r>
          </w:p>
        </w:tc>
        <w:tc>
          <w:tcPr>
            <w:tcW w:w="8640" w:type="dxa"/>
            <w:noWrap/>
          </w:tcPr>
          <w:p w14:paraId="79522A0B" w14:textId="0A4DA1B7" w:rsidR="00CD3C59" w:rsidRPr="00FA7B67" w:rsidRDefault="004A4028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DPOC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Wetland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31798E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Wetland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31798E">
              <w:rPr>
                <w:rFonts w:ascii="Times New Roman" w:hAnsi="Times New Roman" w:cs="Times New Roman"/>
                <w:sz w:val="24"/>
                <w:szCs w:val="24"/>
              </w:rPr>
              <w:t>CPOC</w:t>
            </w:r>
            <w:r w:rsidR="00CD3C59" w:rsidRPr="00FA7B67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Factor</w:t>
            </w:r>
            <w:proofErr w:type="spellEnd"/>
          </w:p>
        </w:tc>
      </w:tr>
      <w:tr w:rsidR="00CD3C59" w:rsidRPr="00B65ED4" w14:paraId="4BAC1377" w14:textId="77777777" w:rsidTr="00CD3C59">
        <w:trPr>
          <w:trHeight w:val="297"/>
        </w:trPr>
        <w:tc>
          <w:tcPr>
            <w:tcW w:w="720" w:type="dxa"/>
          </w:tcPr>
          <w:p w14:paraId="5D47B5FF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8640" w:type="dxa"/>
            <w:noWrap/>
          </w:tcPr>
          <w:p w14:paraId="231DDCCB" w14:textId="3995E9B3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8B57EF">
              <w:rPr>
                <w:rFonts w:ascii="Times New Roman" w:eastAsia="Times New Roman" w:hAnsi="Times New Roman" w:cs="Times New Roman"/>
                <w:sz w:val="24"/>
                <w:szCs w:val="24"/>
              </w:rPr>
              <w:t>BPOC</w:t>
            </w:r>
            <w:r w:rsidRPr="00B00015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POC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</w:p>
        </w:tc>
      </w:tr>
      <w:tr w:rsidR="00CD3C59" w:rsidRPr="00B65ED4" w14:paraId="10137205" w14:textId="77777777" w:rsidTr="00CD3C59">
        <w:trPr>
          <w:trHeight w:val="297"/>
        </w:trPr>
        <w:tc>
          <w:tcPr>
            <w:tcW w:w="720" w:type="dxa"/>
          </w:tcPr>
          <w:p w14:paraId="23738D28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2.4</w:t>
            </w:r>
          </w:p>
        </w:tc>
        <w:tc>
          <w:tcPr>
            <w:tcW w:w="8640" w:type="dxa"/>
            <w:noWrap/>
          </w:tcPr>
          <w:p w14:paraId="22FAF19A" w14:textId="6322B921" w:rsidR="00CD3C59" w:rsidRPr="00FA7B67" w:rsidRDefault="0031798E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EPOC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Q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Outflow</w:t>
            </w:r>
            <w:proofErr w:type="spellEnd"/>
          </w:p>
        </w:tc>
      </w:tr>
      <w:tr w:rsidR="00CD3C59" w:rsidRPr="00B65ED4" w14:paraId="7C4601CD" w14:textId="77777777" w:rsidTr="00CD3C59">
        <w:trPr>
          <w:trHeight w:val="297"/>
        </w:trPr>
        <w:tc>
          <w:tcPr>
            <w:tcW w:w="720" w:type="dxa"/>
          </w:tcPr>
          <w:p w14:paraId="5509F1D2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798EF47B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3C59" w:rsidRPr="00B65ED4" w14:paraId="35B7CD91" w14:textId="77777777" w:rsidTr="00CD3C59">
        <w:trPr>
          <w:trHeight w:val="297"/>
        </w:trPr>
        <w:tc>
          <w:tcPr>
            <w:tcW w:w="720" w:type="dxa"/>
          </w:tcPr>
          <w:p w14:paraId="24BFFDB3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747488FA" w14:textId="52AAE35B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Autochthon</w:t>
            </w:r>
            <w:ins w:id="492" w:author="immccull@gmail.com" w:date="2018-05-15T10:26:00Z">
              <w:r w:rsidR="002B3835"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ous</w:t>
              </w:r>
            </w:ins>
            <w:del w:id="493" w:author="immccull@gmail.com" w:date="2018-05-15T10:26:00Z">
              <w:r w:rsidRPr="00FA7B67" w:rsidDel="002B3835"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delText>y,</w:delText>
              </w:r>
            </w:del>
            <w:r w:rsidRPr="00FA7B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DOC</w:t>
            </w:r>
          </w:p>
        </w:tc>
      </w:tr>
      <w:tr w:rsidR="00CD3C59" w:rsidRPr="00B65ED4" w14:paraId="7F0B1B40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6755F922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8640" w:type="dxa"/>
            <w:shd w:val="clear" w:color="auto" w:fill="auto"/>
            <w:noWrap/>
          </w:tcPr>
          <w:p w14:paraId="684375CD" w14:textId="77777777" w:rsidR="00CD3C59" w:rsidRPr="00FA7B67" w:rsidRDefault="00070658" w:rsidP="00694AAD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PP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T</w:t>
            </w:r>
            <w:r w:rsidR="00C63123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ot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(1.18 + (0.92 * log10(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chl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</w:t>
            </w:r>
            <w:r w:rsidR="00CD3C59" w:rsidRPr="00FA7B67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</w:rPr>
              <w:t xml:space="preserve">a </w:t>
            </w:r>
            <w:r w:rsidR="002746E7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 xml:space="preserve">* </w:t>
            </w:r>
            <w:proofErr w:type="spellStart"/>
            <w:r w:rsidR="002746E7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Z</w:t>
            </w:r>
            <w:r w:rsidR="001D3F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mix</w:t>
            </w:r>
            <w:proofErr w:type="spellEnd"/>
            <w:r w:rsidR="001D3F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) + (0.014 * T))</w:t>
            </w:r>
            <w:r w:rsidR="00694AAD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r w:rsidR="00694AAD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(1-R</w:t>
            </w:r>
            <w:r w:rsidR="00694AAD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Autotroph</w:t>
            </w:r>
            <w:r w:rsidR="00694AAD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CD3C59" w:rsidRPr="00B65ED4" w14:paraId="010451A9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68216806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8640" w:type="dxa"/>
            <w:shd w:val="clear" w:color="auto" w:fill="auto"/>
            <w:noWrap/>
          </w:tcPr>
          <w:p w14:paraId="64A09F18" w14:textId="05EF1513" w:rsidR="00CD3C59" w:rsidRPr="00FA7B67" w:rsidRDefault="008B57EF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NPPDOC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0.2 * </w:t>
            </w:r>
            <w:proofErr w:type="spellStart"/>
            <w:r w:rsidR="00C63123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PP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T</w:t>
            </w:r>
            <w:r w:rsidR="00C63123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ot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(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chl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CD3C59" w:rsidRPr="00FA7B67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</w:t>
            </w:r>
            <w:r w:rsidR="00CD3C59" w:rsidRPr="00FA7B67" w:rsidDel="002577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mix</w:t>
            </w:r>
            <w:proofErr w:type="spellEnd"/>
            <w:r w:rsidR="002746E7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2746E7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-0.22</w:t>
            </w:r>
            <w:r w:rsidR="00196B38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="00196B38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* (0.714)</w:t>
            </w:r>
          </w:p>
        </w:tc>
      </w:tr>
      <w:tr w:rsidR="00CD3C59" w:rsidRPr="00B65ED4" w14:paraId="52C086EE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1DBD7020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8640" w:type="dxa"/>
            <w:shd w:val="clear" w:color="auto" w:fill="auto"/>
            <w:noWrap/>
          </w:tcPr>
          <w:p w14:paraId="07834A28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L</w:t>
            </w: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</w:t>
            </w:r>
            <w:r w:rsidR="00DF5532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L</w:t>
            </w: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*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POC</w:t>
            </w:r>
            <w:r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</w:p>
        </w:tc>
      </w:tr>
      <w:tr w:rsidR="00CD3C59" w:rsidRPr="00B65ED4" w14:paraId="7DB19451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3F0548F7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8640" w:type="dxa"/>
            <w:shd w:val="clear" w:color="auto" w:fill="auto"/>
            <w:noWrap/>
          </w:tcPr>
          <w:p w14:paraId="48CD0E7C" w14:textId="7BA2DE69" w:rsidR="00CD3C59" w:rsidRPr="00FA7B67" w:rsidRDefault="008B57EF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RDOC</w:t>
            </w:r>
            <w:r w:rsidR="00CD3C59" w:rsidRPr="00B00015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B639B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</w:t>
            </w:r>
            <w:r w:rsidR="00AB639B" w:rsidRPr="00FA7B67">
              <w:rPr>
                <w:rFonts w:ascii="Times New Roman" w:hAnsi="Times New Roman" w:cs="Times New Roman"/>
                <w:sz w:val="24"/>
                <w:szCs w:val="24"/>
              </w:rPr>
              <w:t>θ</w:t>
            </w:r>
            <w:r w:rsidR="00AB639B" w:rsidRPr="00FA7B6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AB639B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(T-T</w:t>
            </w:r>
            <w:r w:rsidR="00AB639B" w:rsidRPr="00FA7B67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  <w:vertAlign w:val="superscript"/>
              </w:rPr>
              <w:t>Base</w:t>
            </w:r>
            <w:r w:rsidR="00AB639B"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)</w:t>
            </w:r>
          </w:p>
        </w:tc>
      </w:tr>
      <w:tr w:rsidR="00CD3C59" w:rsidRPr="00B65ED4" w14:paraId="4CF7B5CE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2093EF7F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8640" w:type="dxa"/>
            <w:shd w:val="clear" w:color="auto" w:fill="auto"/>
            <w:noWrap/>
          </w:tcPr>
          <w:p w14:paraId="6657AF94" w14:textId="3DB022FA" w:rsidR="00CD3C59" w:rsidRPr="00FA7B67" w:rsidRDefault="0031798E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DOC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Q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Outflow</w:t>
            </w:r>
            <w:proofErr w:type="spellEnd"/>
          </w:p>
        </w:tc>
      </w:tr>
      <w:tr w:rsidR="00CD3C59" w:rsidRPr="00B65ED4" w14:paraId="26C3123C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56066F09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shd w:val="clear" w:color="auto" w:fill="auto"/>
            <w:noWrap/>
          </w:tcPr>
          <w:p w14:paraId="4FDE85E2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3C59" w:rsidRPr="00B65ED4" w14:paraId="3A928973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249F4730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shd w:val="clear" w:color="auto" w:fill="auto"/>
            <w:noWrap/>
          </w:tcPr>
          <w:p w14:paraId="0D7AC98B" w14:textId="77243E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Autochthon</w:t>
            </w:r>
            <w:ins w:id="494" w:author="immccull@gmail.com" w:date="2018-05-15T10:26:00Z">
              <w:r w:rsidR="002B3835"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ous</w:t>
              </w:r>
            </w:ins>
            <w:del w:id="495" w:author="immccull@gmail.com" w:date="2018-05-15T10:26:00Z">
              <w:r w:rsidRPr="00FA7B67" w:rsidDel="002B3835">
                <w:rPr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delText>y,</w:delText>
              </w:r>
            </w:del>
            <w:r w:rsidRPr="00FA7B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POC</w:t>
            </w:r>
          </w:p>
        </w:tc>
      </w:tr>
      <w:tr w:rsidR="00CD3C59" w:rsidRPr="00B65ED4" w14:paraId="3B64CAEF" w14:textId="77777777" w:rsidTr="00CD3C59">
        <w:trPr>
          <w:trHeight w:val="297"/>
        </w:trPr>
        <w:tc>
          <w:tcPr>
            <w:tcW w:w="720" w:type="dxa"/>
            <w:shd w:val="clear" w:color="auto" w:fill="auto"/>
          </w:tcPr>
          <w:p w14:paraId="22AFE436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8640" w:type="dxa"/>
            <w:shd w:val="clear" w:color="auto" w:fill="auto"/>
            <w:noWrap/>
          </w:tcPr>
          <w:p w14:paraId="50D2A084" w14:textId="2A9260DA" w:rsidR="00CD3C59" w:rsidRPr="00FA7B67" w:rsidRDefault="008B57EF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NPPPOC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="00C63123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N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PP</w:t>
            </w:r>
            <w:r w:rsidR="00C63123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Tot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NPPDOC</w:t>
            </w:r>
          </w:p>
        </w:tc>
      </w:tr>
      <w:tr w:rsidR="00CD3C59" w:rsidRPr="00B65ED4" w14:paraId="073AD54E" w14:textId="77777777" w:rsidTr="00CD3C59">
        <w:trPr>
          <w:trHeight w:val="297"/>
        </w:trPr>
        <w:tc>
          <w:tcPr>
            <w:tcW w:w="720" w:type="dxa"/>
          </w:tcPr>
          <w:p w14:paraId="24CA0AA4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8640" w:type="dxa"/>
            <w:noWrap/>
          </w:tcPr>
          <w:p w14:paraId="76070AEB" w14:textId="162C0B15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8B57EF">
              <w:rPr>
                <w:rFonts w:ascii="Times New Roman" w:eastAsia="Times New Roman" w:hAnsi="Times New Roman" w:cs="Times New Roman"/>
                <w:sz w:val="24"/>
                <w:szCs w:val="24"/>
              </w:rPr>
              <w:t>BPOC</w:t>
            </w:r>
            <w:r w:rsidRPr="00B00015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POC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</w:p>
        </w:tc>
      </w:tr>
      <w:tr w:rsidR="00CD3C59" w:rsidRPr="00B65ED4" w14:paraId="4D064BD8" w14:textId="77777777" w:rsidTr="00CD3C59">
        <w:trPr>
          <w:trHeight w:val="297"/>
        </w:trPr>
        <w:tc>
          <w:tcPr>
            <w:tcW w:w="720" w:type="dxa"/>
          </w:tcPr>
          <w:p w14:paraId="7715D598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8640" w:type="dxa"/>
            <w:noWrap/>
          </w:tcPr>
          <w:p w14:paraId="1BB01445" w14:textId="15558E6A" w:rsidR="00CD3C59" w:rsidRPr="00FA7B67" w:rsidRDefault="0031798E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EPOC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=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POC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* </w:t>
            </w:r>
            <w:proofErr w:type="spellStart"/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Q</w:t>
            </w:r>
            <w:r w:rsidR="00CD3C59" w:rsidRPr="00FA7B67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bscript"/>
              </w:rPr>
              <w:t>Outflow</w:t>
            </w:r>
            <w:proofErr w:type="spellEnd"/>
          </w:p>
        </w:tc>
      </w:tr>
      <w:tr w:rsidR="00CD3C59" w:rsidRPr="00B65ED4" w14:paraId="0E7F1505" w14:textId="77777777" w:rsidTr="00CD3C59">
        <w:trPr>
          <w:trHeight w:val="297"/>
        </w:trPr>
        <w:tc>
          <w:tcPr>
            <w:tcW w:w="720" w:type="dxa"/>
          </w:tcPr>
          <w:p w14:paraId="059880D4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4692F2F2" w14:textId="77777777" w:rsidR="00CD3C59" w:rsidRPr="00FA7B67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3C59" w:rsidRPr="00B65ED4" w14:paraId="148D9E43" w14:textId="77777777" w:rsidTr="00CD3C59">
        <w:trPr>
          <w:trHeight w:val="297"/>
        </w:trPr>
        <w:tc>
          <w:tcPr>
            <w:tcW w:w="720" w:type="dxa"/>
          </w:tcPr>
          <w:p w14:paraId="3C5611E5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4CF9570E" w14:textId="77777777" w:rsidR="00CD3C59" w:rsidRPr="00FA7B67" w:rsidRDefault="000E47C5" w:rsidP="00CD3C5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</w:t>
            </w:r>
          </w:p>
        </w:tc>
      </w:tr>
      <w:tr w:rsidR="00CD3C59" w:rsidRPr="00B65ED4" w14:paraId="3925756F" w14:textId="77777777" w:rsidTr="00CD3C59">
        <w:trPr>
          <w:trHeight w:val="297"/>
        </w:trPr>
        <w:tc>
          <w:tcPr>
            <w:tcW w:w="720" w:type="dxa"/>
          </w:tcPr>
          <w:p w14:paraId="17FD3294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8640" w:type="dxa"/>
            <w:noWrap/>
          </w:tcPr>
          <w:p w14:paraId="678A211E" w14:textId="78651445" w:rsidR="00CD3C59" w:rsidRPr="00FA7B67" w:rsidRDefault="008E12EB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31798E">
              <w:rPr>
                <w:rFonts w:ascii="Times New Roman" w:eastAsia="Times New Roman" w:hAnsi="Times New Roman" w:cs="Times New Roman"/>
                <w:sz w:val="24"/>
                <w:szCs w:val="24"/>
              </w:rPr>
              <w:t>EPOC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atm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NPP</w:t>
            </w:r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Tot</w:t>
            </w:r>
            <w:proofErr w:type="spellEnd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ins w:id="496" w:author="immccull@gmail.com" w:date="2018-05-15T09:54:00Z">
              <w:r w:rsidR="002A6844" w:rsidRPr="002A6844">
                <w:rPr>
                  <w:rFonts w:ascii="Times New Roman" w:eastAsia="Times New Roman" w:hAnsi="Times New Roman" w:cs="Times New Roman"/>
                  <w:sz w:val="24"/>
                  <w:szCs w:val="24"/>
                  <w:vertAlign w:val="subscript"/>
                  <w:rPrChange w:id="497" w:author="immccull@gmail.com" w:date="2018-05-15T09:54:00Z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rPrChange>
                </w:rPr>
                <w:t>H</w:t>
              </w:r>
            </w:ins>
            <w:r w:rsidRPr="00FA7B6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Tot</w:t>
            </w:r>
            <w:proofErr w:type="spellEnd"/>
          </w:p>
        </w:tc>
      </w:tr>
      <w:tr w:rsidR="00CD3C59" w:rsidRPr="00B65ED4" w14:paraId="18C31611" w14:textId="77777777" w:rsidTr="00CD3C59">
        <w:trPr>
          <w:trHeight w:val="297"/>
        </w:trPr>
        <w:tc>
          <w:tcPr>
            <w:tcW w:w="720" w:type="dxa"/>
          </w:tcPr>
          <w:p w14:paraId="6D16EEA0" w14:textId="09F3FC62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5.11</w:t>
            </w:r>
          </w:p>
        </w:tc>
        <w:tc>
          <w:tcPr>
            <w:tcW w:w="8640" w:type="dxa"/>
            <w:noWrap/>
          </w:tcPr>
          <w:p w14:paraId="23CD5F05" w14:textId="56EFA0CC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NPP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Tot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r w:rsidR="008B57EF">
              <w:rPr>
                <w:rFonts w:ascii="Times New Roman" w:eastAsia="Times New Roman" w:hAnsi="Times New Roman" w:cs="Times New Roman"/>
                <w:sz w:val="24"/>
                <w:szCs w:val="24"/>
              </w:rPr>
              <w:t>NPPDOC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r w:rsidR="008B57EF">
              <w:rPr>
                <w:rFonts w:ascii="Times New Roman" w:eastAsia="Times New Roman" w:hAnsi="Times New Roman" w:cs="Times New Roman"/>
                <w:sz w:val="24"/>
                <w:szCs w:val="24"/>
              </w:rPr>
              <w:t>NPPPOC</w:t>
            </w:r>
          </w:p>
        </w:tc>
      </w:tr>
      <w:tr w:rsidR="00CD3C59" w:rsidRPr="00B65ED4" w14:paraId="1C9C790A" w14:textId="77777777" w:rsidTr="00CD3C59">
        <w:trPr>
          <w:trHeight w:val="297"/>
        </w:trPr>
        <w:tc>
          <w:tcPr>
            <w:tcW w:w="720" w:type="dxa"/>
          </w:tcPr>
          <w:p w14:paraId="0F323616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5.12</w:t>
            </w:r>
          </w:p>
        </w:tc>
        <w:tc>
          <w:tcPr>
            <w:tcW w:w="8640" w:type="dxa"/>
            <w:noWrap/>
          </w:tcPr>
          <w:p w14:paraId="1451AE68" w14:textId="4A207082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ins w:id="498" w:author="immccull@gmail.com" w:date="2018-05-15T09:54:00Z">
              <w:r w:rsidR="002A6844" w:rsidRPr="002A6844">
                <w:rPr>
                  <w:rFonts w:ascii="Times New Roman" w:eastAsia="Times New Roman" w:hAnsi="Times New Roman" w:cs="Times New Roman"/>
                  <w:sz w:val="24"/>
                  <w:szCs w:val="24"/>
                  <w:vertAlign w:val="subscript"/>
                  <w:rPrChange w:id="499" w:author="immccull@gmail.com" w:date="2018-05-15T09:54:00Z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rPrChange>
                </w:rPr>
                <w:t>H</w:t>
              </w:r>
            </w:ins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Tot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 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="008B57EF">
              <w:rPr>
                <w:rFonts w:ascii="Times New Roman" w:eastAsia="Times New Roman" w:hAnsi="Times New Roman" w:cs="Times New Roman"/>
                <w:sz w:val="24"/>
                <w:szCs w:val="24"/>
              </w:rPr>
              <w:t>MDOC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Alloch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="008B57EF">
              <w:rPr>
                <w:rFonts w:ascii="Times New Roman" w:eastAsia="Times New Roman" w:hAnsi="Times New Roman" w:cs="Times New Roman"/>
                <w:sz w:val="24"/>
                <w:szCs w:val="24"/>
              </w:rPr>
              <w:t>MDOC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Autoch</w:t>
            </w:r>
            <w:proofErr w:type="spellEnd"/>
          </w:p>
        </w:tc>
      </w:tr>
      <w:tr w:rsidR="00CD3C59" w:rsidRPr="00B65ED4" w14:paraId="124F4710" w14:textId="77777777" w:rsidTr="00CD3C59">
        <w:trPr>
          <w:trHeight w:val="324"/>
        </w:trPr>
        <w:tc>
          <w:tcPr>
            <w:tcW w:w="720" w:type="dxa"/>
          </w:tcPr>
          <w:p w14:paraId="39DC4362" w14:textId="5C6F91EA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8640" w:type="dxa"/>
            <w:noWrap/>
          </w:tcPr>
          <w:p w14:paraId="5211DCC5" w14:textId="6C2AAB09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atm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r w:rsidRPr="00B65ED4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k 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* (</w:t>
            </w:r>
            <w:r w:rsidR="000E47C5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0E47C5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Sat</w:t>
            </w:r>
            <w:proofErr w:type="spellEnd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) * Z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mix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</w:tc>
      </w:tr>
      <w:tr w:rsidR="00CD3C59" w:rsidRPr="00B65ED4" w14:paraId="4DA9FBC9" w14:textId="77777777" w:rsidTr="00CD3C59">
        <w:trPr>
          <w:trHeight w:val="324"/>
        </w:trPr>
        <w:tc>
          <w:tcPr>
            <w:tcW w:w="720" w:type="dxa"/>
          </w:tcPr>
          <w:p w14:paraId="0665EDF5" w14:textId="77777777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noWrap/>
          </w:tcPr>
          <w:p w14:paraId="5AF6EB33" w14:textId="40D56F19" w:rsidR="00CD3C59" w:rsidRPr="00B65ED4" w:rsidRDefault="00CD3C59" w:rsidP="00CD3C5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Abbreviations: I = In</w:t>
            </w:r>
            <w:r w:rsidR="00F852FC">
              <w:rPr>
                <w:rFonts w:ascii="Times New Roman" w:eastAsia="Times New Roman" w:hAnsi="Times New Roman" w:cs="Times New Roman"/>
                <w:sz w:val="24"/>
                <w:szCs w:val="24"/>
              </w:rPr>
              <w:t>flow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, E = Export, D = Deposition, L = Leaching,</w:t>
            </w:r>
            <w:r w:rsidR="000247C7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A272B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= mineralization, </w:t>
            </w:r>
            <w:r w:rsidR="00196B38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= Respir</w:t>
            </w:r>
            <w:r w:rsidR="007141AF">
              <w:rPr>
                <w:rFonts w:ascii="Times New Roman" w:eastAsia="Times New Roman" w:hAnsi="Times New Roman" w:cs="Times New Roman"/>
                <w:sz w:val="24"/>
                <w:szCs w:val="24"/>
              </w:rPr>
              <w:t>ation</w:t>
            </w:r>
            <w:r w:rsidR="003732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 = </w:t>
            </w:r>
            <w:r w:rsidR="007141AF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 w:rsidR="00373276">
              <w:rPr>
                <w:rFonts w:ascii="Times New Roman" w:eastAsia="Times New Roman" w:hAnsi="Times New Roman" w:cs="Times New Roman"/>
                <w:sz w:val="24"/>
                <w:szCs w:val="24"/>
              </w:rPr>
              <w:t>uri</w:t>
            </w:r>
            <w:r w:rsidR="007141AF">
              <w:rPr>
                <w:rFonts w:ascii="Times New Roman" w:eastAsia="Times New Roman" w:hAnsi="Times New Roman" w:cs="Times New Roman"/>
                <w:sz w:val="24"/>
                <w:szCs w:val="24"/>
              </w:rPr>
              <w:t>al</w:t>
            </w:r>
            <w:ins w:id="500" w:author="immccull@gmail.com" w:date="2018-05-15T10:46:00Z">
              <w:r w:rsidR="00D616F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, </w:t>
              </w:r>
              <w:proofErr w:type="spellStart"/>
              <w:r w:rsidR="00D616F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T</w:t>
              </w:r>
              <w:r w:rsidR="00D616F4" w:rsidRPr="00D616F4">
                <w:rPr>
                  <w:rFonts w:ascii="Times New Roman" w:eastAsia="Times New Roman" w:hAnsi="Times New Roman" w:cs="Times New Roman"/>
                  <w:sz w:val="24"/>
                  <w:szCs w:val="24"/>
                  <w:vertAlign w:val="subscript"/>
                  <w:rPrChange w:id="501" w:author="immccull@gmail.com" w:date="2018-05-15T10:46:00Z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rPrChange>
                </w:rPr>
                <w:t>Base</w:t>
              </w:r>
              <w:proofErr w:type="spellEnd"/>
              <w:r w:rsidR="00D616F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= 20°C</w:t>
              </w:r>
            </w:ins>
          </w:p>
        </w:tc>
      </w:tr>
    </w:tbl>
    <w:p w14:paraId="0D2D3C51" w14:textId="77777777" w:rsidR="00CD3C59" w:rsidRPr="00B65ED4" w:rsidRDefault="00CD3C5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FC76F0" w14:textId="77777777" w:rsidR="006E5DBC" w:rsidRPr="00B65ED4" w:rsidRDefault="006E5DBC" w:rsidP="00CD3C59">
      <w:pPr>
        <w:rPr>
          <w:rFonts w:ascii="Times New Roman" w:eastAsia="Times New Roman" w:hAnsi="Times New Roman" w:cs="Times New Roman"/>
          <w:b/>
          <w:sz w:val="24"/>
          <w:szCs w:val="24"/>
        </w:rPr>
        <w:sectPr w:rsidR="006E5DBC" w:rsidRPr="00B65ED4" w:rsidSect="009E6D7D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0DE86A41" w14:textId="4DFDCE01" w:rsidR="00CD3C59" w:rsidRPr="00B711FD" w:rsidRDefault="00CD3C59" w:rsidP="00CD3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4. Model goodness of fit</w:t>
      </w:r>
      <w:r w:rsidR="006C7950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 and estimates </w:t>
      </w:r>
      <w:r w:rsidR="004E20B1" w:rsidRPr="00B65ED4">
        <w:rPr>
          <w:rFonts w:ascii="Times New Roman" w:eastAsia="Times New Roman" w:hAnsi="Times New Roman" w:cs="Times New Roman"/>
          <w:b/>
          <w:sz w:val="24"/>
          <w:szCs w:val="24"/>
        </w:rPr>
        <w:t>of the parameter means (</w:t>
      </w:r>
      <w:r w:rsidR="00324768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parentheses include </w:t>
      </w:r>
      <w:r w:rsidR="004E20B1" w:rsidRPr="00B65ED4">
        <w:rPr>
          <w:rFonts w:ascii="Times New Roman" w:eastAsia="Times New Roman" w:hAnsi="Times New Roman" w:cs="Times New Roman"/>
          <w:b/>
          <w:sz w:val="24"/>
          <w:szCs w:val="24"/>
        </w:rPr>
        <w:t>standard error of the mean estimate, SEM)</w:t>
      </w:r>
      <w:r w:rsidR="006C7950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2F7782" w:rsidRPr="00B65ED4">
        <w:rPr>
          <w:rFonts w:ascii="Times New Roman" w:eastAsia="Times New Roman" w:hAnsi="Times New Roman" w:cs="Times New Roman"/>
          <w:b/>
          <w:sz w:val="24"/>
          <w:szCs w:val="24"/>
        </w:rPr>
        <w:t>All parameters had a collinearity &lt; 20</w:t>
      </w:r>
      <w:r w:rsidR="00324768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C769C0" w:rsidRPr="00B65ED4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r w:rsidR="00324768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 were</w:t>
      </w:r>
      <w:r w:rsidR="00C769C0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 assumed independent</w:t>
      </w:r>
      <w:r w:rsidR="002F7782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732723" w:rsidRPr="00B65ED4">
        <w:rPr>
          <w:rFonts w:ascii="Times New Roman" w:eastAsia="Times New Roman" w:hAnsi="Times New Roman" w:cs="Times New Roman"/>
          <w:b/>
          <w:sz w:val="24"/>
          <w:szCs w:val="24"/>
        </w:rPr>
        <w:t xml:space="preserve">RMSE = root mean square </w:t>
      </w:r>
      <w:r w:rsidR="0080108A" w:rsidRPr="00B65ED4">
        <w:rPr>
          <w:rFonts w:ascii="Times New Roman" w:eastAsia="Times New Roman" w:hAnsi="Times New Roman" w:cs="Times New Roman"/>
          <w:b/>
          <w:sz w:val="24"/>
          <w:szCs w:val="24"/>
        </w:rPr>
        <w:t>error</w:t>
      </w:r>
      <w:r w:rsidR="00A529C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, NSE = Nash-Sutcliffe Efficiency score.</w:t>
      </w:r>
    </w:p>
    <w:p w14:paraId="2841090B" w14:textId="77777777" w:rsidR="00CD3C59" w:rsidRPr="00B65ED4" w:rsidRDefault="00CD3C59" w:rsidP="00CD3C5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1030"/>
        <w:gridCol w:w="803"/>
        <w:gridCol w:w="1890"/>
        <w:gridCol w:w="1980"/>
        <w:gridCol w:w="1328"/>
        <w:gridCol w:w="1703"/>
      </w:tblGrid>
      <w:tr w:rsidR="006C071F" w:rsidRPr="00B65ED4" w14:paraId="40F1E806" w14:textId="77777777" w:rsidTr="004506A6">
        <w:trPr>
          <w:trHeight w:val="316"/>
        </w:trPr>
        <w:tc>
          <w:tcPr>
            <w:tcW w:w="0" w:type="auto"/>
            <w:noWrap/>
            <w:vAlign w:val="center"/>
            <w:hideMark/>
          </w:tcPr>
          <w:p w14:paraId="6204C522" w14:textId="77777777" w:rsidR="00CD3C59" w:rsidRPr="00B65ED4" w:rsidRDefault="00CD3C59" w:rsidP="00CD3C5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Lake</w:t>
            </w:r>
          </w:p>
        </w:tc>
        <w:tc>
          <w:tcPr>
            <w:tcW w:w="1030" w:type="dxa"/>
            <w:noWrap/>
            <w:vAlign w:val="center"/>
            <w:hideMark/>
          </w:tcPr>
          <w:p w14:paraId="6C0B96E5" w14:textId="269246B7" w:rsidR="00CD3C59" w:rsidRPr="00B65ED4" w:rsidRDefault="00CD3C59" w:rsidP="000757F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RMSE</w:t>
            </w:r>
          </w:p>
        </w:tc>
        <w:tc>
          <w:tcPr>
            <w:tcW w:w="803" w:type="dxa"/>
            <w:noWrap/>
            <w:vAlign w:val="center"/>
            <w:hideMark/>
          </w:tcPr>
          <w:p w14:paraId="13A8BE77" w14:textId="1C5BB6D3" w:rsidR="00CD3C59" w:rsidRPr="00B65ED4" w:rsidRDefault="00A529C6" w:rsidP="000757F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NSE</w:t>
            </w:r>
          </w:p>
        </w:tc>
        <w:tc>
          <w:tcPr>
            <w:tcW w:w="1890" w:type="dxa"/>
            <w:vAlign w:val="center"/>
          </w:tcPr>
          <w:p w14:paraId="4B9F84AA" w14:textId="07EFBD71" w:rsidR="00CD3C59" w:rsidRPr="00B65ED4" w:rsidRDefault="008B57EF" w:rsidP="00CD3C5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RDOC</w:t>
            </w:r>
            <w:r w:rsidR="00CD3C59" w:rsidRPr="00F4451F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bscript"/>
              </w:rPr>
              <w:t>Alloch</w:t>
            </w:r>
            <w:proofErr w:type="spellEnd"/>
            <w:r w:rsidR="00CD3C59" w:rsidRPr="00F4451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D3C59"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(d</w:t>
            </w:r>
            <w:r w:rsidR="00CD3C59"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-1</w:t>
            </w:r>
            <w:r w:rsidR="00CD3C59"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980" w:type="dxa"/>
            <w:vAlign w:val="center"/>
          </w:tcPr>
          <w:p w14:paraId="41B158C1" w14:textId="199835FE" w:rsidR="00CD3C59" w:rsidRPr="00B65ED4" w:rsidRDefault="008B57EF" w:rsidP="00CD3C5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RDOC</w:t>
            </w:r>
            <w:r w:rsidR="00CD3C59" w:rsidRPr="00F445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Autoch</w:t>
            </w:r>
            <w:proofErr w:type="spellEnd"/>
            <w:r w:rsidR="00CD3C59"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(d</w:t>
            </w:r>
            <w:r w:rsidR="00CD3C59"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-1</w:t>
            </w:r>
            <w:r w:rsidR="00CD3C59" w:rsidRPr="00B65ED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328" w:type="dxa"/>
            <w:vAlign w:val="center"/>
          </w:tcPr>
          <w:p w14:paraId="4BA6CCA3" w14:textId="6E3A78C5" w:rsidR="00CD3C59" w:rsidRPr="00F4451F" w:rsidRDefault="008B57EF" w:rsidP="00CD3C5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BPOC</w:t>
            </w:r>
            <w:r w:rsidR="00CD3C59" w:rsidRPr="00F4451F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bscript"/>
              </w:rPr>
              <w:t>Alloch</w:t>
            </w:r>
            <w:proofErr w:type="spellEnd"/>
          </w:p>
        </w:tc>
        <w:tc>
          <w:tcPr>
            <w:tcW w:w="0" w:type="auto"/>
            <w:vAlign w:val="center"/>
          </w:tcPr>
          <w:p w14:paraId="590571F7" w14:textId="02EA1938" w:rsidR="00CD3C59" w:rsidRPr="00F4451F" w:rsidRDefault="008B57EF" w:rsidP="00CD3C5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BPOC</w:t>
            </w:r>
            <w:r w:rsidR="00CD3C59" w:rsidRPr="00F4451F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bscript"/>
              </w:rPr>
              <w:t>Autoch</w:t>
            </w:r>
            <w:proofErr w:type="spellEnd"/>
          </w:p>
        </w:tc>
      </w:tr>
      <w:tr w:rsidR="006C071F" w:rsidRPr="00B65ED4" w14:paraId="6285F544" w14:textId="77777777" w:rsidTr="004506A6">
        <w:trPr>
          <w:trHeight w:val="352"/>
        </w:trPr>
        <w:tc>
          <w:tcPr>
            <w:tcW w:w="0" w:type="auto"/>
            <w:noWrap/>
            <w:vAlign w:val="center"/>
            <w:hideMark/>
          </w:tcPr>
          <w:p w14:paraId="1B5EF91C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Harp</w:t>
            </w:r>
          </w:p>
        </w:tc>
        <w:tc>
          <w:tcPr>
            <w:tcW w:w="1030" w:type="dxa"/>
            <w:noWrap/>
            <w:vAlign w:val="center"/>
            <w:hideMark/>
          </w:tcPr>
          <w:p w14:paraId="2587733A" w14:textId="29E2BD2D" w:rsidR="00CD3C59" w:rsidRPr="00B65ED4" w:rsidRDefault="00306E93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1.25</w:t>
            </w:r>
          </w:p>
        </w:tc>
        <w:tc>
          <w:tcPr>
            <w:tcW w:w="803" w:type="dxa"/>
            <w:noWrap/>
            <w:vAlign w:val="center"/>
            <w:hideMark/>
          </w:tcPr>
          <w:p w14:paraId="585C398E" w14:textId="0C8351AC" w:rsidR="00CD3C59" w:rsidRPr="00B65ED4" w:rsidRDefault="00306E93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0.85</w:t>
            </w:r>
          </w:p>
        </w:tc>
        <w:tc>
          <w:tcPr>
            <w:tcW w:w="1890" w:type="dxa"/>
            <w:vAlign w:val="center"/>
          </w:tcPr>
          <w:p w14:paraId="6518F358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0.002</w:t>
            </w:r>
            <w:r w:rsidR="004E20B1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 (2.1e-5)</w:t>
            </w:r>
          </w:p>
        </w:tc>
        <w:tc>
          <w:tcPr>
            <w:tcW w:w="1980" w:type="dxa"/>
            <w:vAlign w:val="center"/>
          </w:tcPr>
          <w:p w14:paraId="093C735A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  <w:r w:rsidR="00097349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034 (9.4e-5)</w:t>
            </w:r>
          </w:p>
        </w:tc>
        <w:tc>
          <w:tcPr>
            <w:tcW w:w="1328" w:type="dxa"/>
            <w:vAlign w:val="center"/>
          </w:tcPr>
          <w:p w14:paraId="6F220B40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.0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(4.2e-5)</w:t>
            </w:r>
          </w:p>
        </w:tc>
        <w:tc>
          <w:tcPr>
            <w:tcW w:w="0" w:type="auto"/>
            <w:vAlign w:val="center"/>
          </w:tcPr>
          <w:p w14:paraId="08168200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.84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(2.2e-2)</w:t>
            </w:r>
          </w:p>
        </w:tc>
      </w:tr>
      <w:tr w:rsidR="006C071F" w:rsidRPr="00B65ED4" w14:paraId="7C583CE7" w14:textId="77777777" w:rsidTr="004506A6">
        <w:trPr>
          <w:trHeight w:val="350"/>
        </w:trPr>
        <w:tc>
          <w:tcPr>
            <w:tcW w:w="0" w:type="auto"/>
            <w:noWrap/>
            <w:vAlign w:val="center"/>
            <w:hideMark/>
          </w:tcPr>
          <w:p w14:paraId="481F258B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Monona</w:t>
            </w:r>
          </w:p>
        </w:tc>
        <w:tc>
          <w:tcPr>
            <w:tcW w:w="1030" w:type="dxa"/>
            <w:noWrap/>
            <w:vAlign w:val="center"/>
            <w:hideMark/>
          </w:tcPr>
          <w:p w14:paraId="6DF0184A" w14:textId="3A9B7CA0" w:rsidR="00CD3C59" w:rsidRPr="00B65ED4" w:rsidRDefault="00A529C6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1.46</w:t>
            </w:r>
          </w:p>
        </w:tc>
        <w:tc>
          <w:tcPr>
            <w:tcW w:w="803" w:type="dxa"/>
            <w:noWrap/>
            <w:vAlign w:val="center"/>
            <w:hideMark/>
          </w:tcPr>
          <w:p w14:paraId="2EE0C412" w14:textId="7487C289" w:rsidR="00CD3C59" w:rsidRPr="00B65ED4" w:rsidRDefault="00A529C6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1890" w:type="dxa"/>
            <w:vAlign w:val="center"/>
          </w:tcPr>
          <w:p w14:paraId="7FCEC3AC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0.00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="002A71A7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(9.3e-5)</w:t>
            </w:r>
          </w:p>
        </w:tc>
        <w:tc>
          <w:tcPr>
            <w:tcW w:w="1980" w:type="dxa"/>
            <w:vAlign w:val="center"/>
          </w:tcPr>
          <w:p w14:paraId="3A359538" w14:textId="77777777" w:rsidR="00CD3C59" w:rsidRPr="00B65ED4" w:rsidRDefault="00CD3C59" w:rsidP="0009734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</w:t>
            </w:r>
            <w:r w:rsidR="00097349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="00097349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(1.3e-2)</w:t>
            </w:r>
          </w:p>
        </w:tc>
        <w:tc>
          <w:tcPr>
            <w:tcW w:w="1328" w:type="dxa"/>
            <w:vAlign w:val="center"/>
          </w:tcPr>
          <w:p w14:paraId="34AA6960" w14:textId="77777777" w:rsidR="00CD3C59" w:rsidRPr="00B65ED4" w:rsidRDefault="006C071F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0.41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(3.2e-2)</w:t>
            </w:r>
          </w:p>
        </w:tc>
        <w:tc>
          <w:tcPr>
            <w:tcW w:w="0" w:type="auto"/>
            <w:vAlign w:val="center"/>
          </w:tcPr>
          <w:p w14:paraId="08994E29" w14:textId="77777777" w:rsidR="00CD3C59" w:rsidRPr="00B65ED4" w:rsidRDefault="006C071F" w:rsidP="006C071F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0.68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(3.5e-2)</w:t>
            </w:r>
          </w:p>
        </w:tc>
      </w:tr>
      <w:tr w:rsidR="006C071F" w:rsidRPr="00B65ED4" w14:paraId="1F0D3AF4" w14:textId="77777777" w:rsidTr="004506A6">
        <w:trPr>
          <w:trHeight w:val="305"/>
        </w:trPr>
        <w:tc>
          <w:tcPr>
            <w:tcW w:w="0" w:type="auto"/>
            <w:noWrap/>
            <w:vAlign w:val="center"/>
            <w:hideMark/>
          </w:tcPr>
          <w:p w14:paraId="60256B18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Toolik</w:t>
            </w:r>
            <w:proofErr w:type="spellEnd"/>
          </w:p>
        </w:tc>
        <w:tc>
          <w:tcPr>
            <w:tcW w:w="1030" w:type="dxa"/>
            <w:noWrap/>
            <w:vAlign w:val="center"/>
            <w:hideMark/>
          </w:tcPr>
          <w:p w14:paraId="168A5741" w14:textId="37591E94" w:rsidR="00CD3C59" w:rsidRPr="00B65ED4" w:rsidRDefault="00306E93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1.21</w:t>
            </w:r>
          </w:p>
        </w:tc>
        <w:tc>
          <w:tcPr>
            <w:tcW w:w="803" w:type="dxa"/>
            <w:noWrap/>
            <w:vAlign w:val="center"/>
            <w:hideMark/>
          </w:tcPr>
          <w:p w14:paraId="544222CB" w14:textId="78BCAE27" w:rsidR="00CD3C59" w:rsidRPr="00B65ED4" w:rsidRDefault="00A529C6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0.79</w:t>
            </w:r>
          </w:p>
        </w:tc>
        <w:tc>
          <w:tcPr>
            <w:tcW w:w="1890" w:type="dxa"/>
            <w:vAlign w:val="center"/>
          </w:tcPr>
          <w:p w14:paraId="083D98D8" w14:textId="77777777" w:rsidR="00CD3C59" w:rsidRPr="00B65ED4" w:rsidRDefault="00CD3C59" w:rsidP="006C6DFD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</w:t>
            </w:r>
            <w:r w:rsidR="006C6DFD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0025 (3.2e-5)</w:t>
            </w:r>
          </w:p>
        </w:tc>
        <w:tc>
          <w:tcPr>
            <w:tcW w:w="1980" w:type="dxa"/>
            <w:vAlign w:val="center"/>
          </w:tcPr>
          <w:p w14:paraId="3E1D5ACE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</w:t>
            </w:r>
            <w:r w:rsidR="00097349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035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097349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5.6e-3)</w:t>
            </w:r>
          </w:p>
        </w:tc>
        <w:tc>
          <w:tcPr>
            <w:tcW w:w="1328" w:type="dxa"/>
            <w:vAlign w:val="center"/>
          </w:tcPr>
          <w:p w14:paraId="07315D7E" w14:textId="77777777" w:rsidR="00CD3C59" w:rsidRPr="00B65ED4" w:rsidRDefault="006C071F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(1.4e-5)</w:t>
            </w:r>
          </w:p>
        </w:tc>
        <w:tc>
          <w:tcPr>
            <w:tcW w:w="0" w:type="auto"/>
            <w:vAlign w:val="center"/>
          </w:tcPr>
          <w:p w14:paraId="0BDC5749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(1.7e-2)</w:t>
            </w:r>
          </w:p>
        </w:tc>
      </w:tr>
      <w:tr w:rsidR="006C071F" w:rsidRPr="00B65ED4" w14:paraId="49E161FD" w14:textId="77777777" w:rsidTr="004506A6">
        <w:trPr>
          <w:trHeight w:val="305"/>
        </w:trPr>
        <w:tc>
          <w:tcPr>
            <w:tcW w:w="0" w:type="auto"/>
            <w:noWrap/>
            <w:vAlign w:val="center"/>
            <w:hideMark/>
          </w:tcPr>
          <w:p w14:paraId="599B554A" w14:textId="77777777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Trout</w:t>
            </w:r>
          </w:p>
        </w:tc>
        <w:tc>
          <w:tcPr>
            <w:tcW w:w="1030" w:type="dxa"/>
            <w:noWrap/>
            <w:vAlign w:val="center"/>
            <w:hideMark/>
          </w:tcPr>
          <w:p w14:paraId="3723EFFE" w14:textId="4BFF2084" w:rsidR="00CD3C59" w:rsidRPr="00B65ED4" w:rsidRDefault="00A529C6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0.80</w:t>
            </w:r>
          </w:p>
        </w:tc>
        <w:tc>
          <w:tcPr>
            <w:tcW w:w="803" w:type="dxa"/>
            <w:noWrap/>
            <w:vAlign w:val="center"/>
            <w:hideMark/>
          </w:tcPr>
          <w:p w14:paraId="78BAC3A1" w14:textId="3039840F" w:rsidR="00CD3C59" w:rsidRPr="00B65ED4" w:rsidRDefault="00A529C6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0.95</w:t>
            </w:r>
          </w:p>
        </w:tc>
        <w:tc>
          <w:tcPr>
            <w:tcW w:w="1890" w:type="dxa"/>
            <w:vAlign w:val="center"/>
          </w:tcPr>
          <w:p w14:paraId="2FEFE7F5" w14:textId="77777777" w:rsidR="00CD3C59" w:rsidRPr="00B65ED4" w:rsidRDefault="00CD3C59" w:rsidP="008C2BAE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0.001</w:t>
            </w:r>
            <w:r w:rsidR="006C6DFD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 (4.7e-5)</w:t>
            </w:r>
          </w:p>
        </w:tc>
        <w:tc>
          <w:tcPr>
            <w:tcW w:w="1980" w:type="dxa"/>
            <w:vAlign w:val="center"/>
          </w:tcPr>
          <w:p w14:paraId="21A26E35" w14:textId="77777777" w:rsidR="00CD3C59" w:rsidRPr="00B65ED4" w:rsidRDefault="00CD3C59" w:rsidP="008C2BAE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(7.6e-3)</w:t>
            </w:r>
          </w:p>
        </w:tc>
        <w:tc>
          <w:tcPr>
            <w:tcW w:w="1328" w:type="dxa"/>
            <w:vAlign w:val="center"/>
          </w:tcPr>
          <w:p w14:paraId="6F6AB6AD" w14:textId="77777777" w:rsidR="00CD3C59" w:rsidRPr="00B65ED4" w:rsidRDefault="006C071F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0.93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(2.4e-2)</w:t>
            </w:r>
          </w:p>
        </w:tc>
        <w:tc>
          <w:tcPr>
            <w:tcW w:w="0" w:type="auto"/>
            <w:vAlign w:val="center"/>
          </w:tcPr>
          <w:p w14:paraId="6BEEF95D" w14:textId="77777777" w:rsidR="00CD3C59" w:rsidRPr="00B65ED4" w:rsidRDefault="006C071F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0.87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(2.8e-2)</w:t>
            </w:r>
          </w:p>
        </w:tc>
      </w:tr>
      <w:tr w:rsidR="006C071F" w:rsidRPr="00B65ED4" w14:paraId="3BC7EE70" w14:textId="77777777" w:rsidTr="004506A6">
        <w:trPr>
          <w:trHeight w:val="359"/>
        </w:trPr>
        <w:tc>
          <w:tcPr>
            <w:tcW w:w="0" w:type="auto"/>
            <w:noWrap/>
            <w:vAlign w:val="center"/>
            <w:hideMark/>
          </w:tcPr>
          <w:p w14:paraId="667914D4" w14:textId="44D68F86" w:rsidR="00CD3C59" w:rsidRPr="00B65ED4" w:rsidRDefault="00CD3C59" w:rsidP="00CD3C5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del w:id="502" w:author="McCullough, Ian" w:date="2018-05-15T13:39:00Z">
              <w:r w:rsidRPr="00B65ED4" w:rsidDel="001901E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Vanern</w:delText>
              </w:r>
            </w:del>
            <w:proofErr w:type="spellStart"/>
            <w:ins w:id="503" w:author="McCullough, Ian" w:date="2018-05-15T13:39:00Z">
              <w:r w:rsidR="001901E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Vänern</w:t>
              </w:r>
            </w:ins>
            <w:proofErr w:type="spellEnd"/>
          </w:p>
        </w:tc>
        <w:tc>
          <w:tcPr>
            <w:tcW w:w="1030" w:type="dxa"/>
            <w:noWrap/>
            <w:vAlign w:val="center"/>
            <w:hideMark/>
          </w:tcPr>
          <w:p w14:paraId="4E20F4C3" w14:textId="2AC815E9" w:rsidR="00CD3C59" w:rsidRPr="00B65ED4" w:rsidRDefault="00306E93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0.72</w:t>
            </w:r>
          </w:p>
        </w:tc>
        <w:tc>
          <w:tcPr>
            <w:tcW w:w="803" w:type="dxa"/>
            <w:noWrap/>
            <w:vAlign w:val="center"/>
            <w:hideMark/>
          </w:tcPr>
          <w:p w14:paraId="615ABE52" w14:textId="526FC7BF" w:rsidR="00CD3C59" w:rsidRPr="00B65ED4" w:rsidRDefault="00A529C6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714435B0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0.00</w:t>
            </w:r>
            <w:r w:rsidR="00B764CC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11 (5.1</w:t>
            </w:r>
            <w:r w:rsidR="006C6DFD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e-5)</w:t>
            </w:r>
          </w:p>
        </w:tc>
        <w:tc>
          <w:tcPr>
            <w:tcW w:w="1980" w:type="dxa"/>
            <w:vAlign w:val="center"/>
          </w:tcPr>
          <w:p w14:paraId="60CCA256" w14:textId="77777777" w:rsidR="00CD3C59" w:rsidRPr="00B65ED4" w:rsidRDefault="00CD3C59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</w:t>
            </w:r>
            <w:r w:rsidR="00B764CC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="00B764CC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(8.0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e-2)</w:t>
            </w:r>
          </w:p>
        </w:tc>
        <w:tc>
          <w:tcPr>
            <w:tcW w:w="1328" w:type="dxa"/>
            <w:vAlign w:val="center"/>
          </w:tcPr>
          <w:p w14:paraId="257CB1C2" w14:textId="77777777" w:rsidR="00CD3C59" w:rsidRPr="00B65ED4" w:rsidRDefault="00B764CC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0.95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(1.8e-2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</w:tcPr>
          <w:p w14:paraId="3BBC2443" w14:textId="77777777" w:rsidR="00CD3C59" w:rsidRPr="00B65ED4" w:rsidRDefault="00B764CC" w:rsidP="00CD3C59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0.59</w:t>
            </w:r>
            <w:r w:rsidR="00DF5532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00</w:t>
            </w:r>
            <w:r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(4.7</w:t>
            </w:r>
            <w:r w:rsidR="006C071F" w:rsidRPr="00B65ED4">
              <w:rPr>
                <w:rFonts w:ascii="Times New Roman" w:eastAsia="Times New Roman" w:hAnsi="Times New Roman" w:cs="Times New Roman"/>
                <w:sz w:val="24"/>
                <w:szCs w:val="24"/>
              </w:rPr>
              <w:t>e-2)</w:t>
            </w:r>
          </w:p>
        </w:tc>
      </w:tr>
    </w:tbl>
    <w:p w14:paraId="3ED439D2" w14:textId="28C9B985" w:rsidR="006E5DBC" w:rsidRPr="00B65ED4" w:rsidRDefault="006E5DBC">
      <w:pPr>
        <w:rPr>
          <w:rFonts w:ascii="Times New Roman" w:eastAsia="Times New Roman" w:hAnsi="Times New Roman" w:cs="Times New Roman"/>
          <w:sz w:val="24"/>
          <w:szCs w:val="24"/>
        </w:rPr>
        <w:sectPr w:rsidR="006E5DBC" w:rsidRPr="00B65ED4" w:rsidSect="006E5DBC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44224A24" w14:textId="69A01F0E" w:rsidR="00A64025" w:rsidRPr="005D41D3" w:rsidRDefault="00A6402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D41D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5. Summary of annual mass balances (g m</w:t>
      </w:r>
      <w:r w:rsidRPr="005D41D3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 xml:space="preserve">-2 </w:t>
      </w:r>
      <w:r w:rsidRPr="005D41D3">
        <w:rPr>
          <w:rFonts w:ascii="Times New Roman" w:eastAsia="Times New Roman" w:hAnsi="Times New Roman" w:cs="Times New Roman"/>
          <w:b/>
          <w:sz w:val="24"/>
          <w:szCs w:val="24"/>
        </w:rPr>
        <w:t>y</w:t>
      </w:r>
      <w:r w:rsidRPr="005D41D3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>-1</w:t>
      </w:r>
      <w:r w:rsidRPr="005D41D3"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 w:rsidR="00672ADB" w:rsidRPr="005D41D3">
        <w:rPr>
          <w:rFonts w:ascii="Times New Roman" w:eastAsia="Times New Roman" w:hAnsi="Times New Roman" w:cs="Times New Roman"/>
          <w:b/>
          <w:sz w:val="24"/>
          <w:szCs w:val="24"/>
        </w:rPr>
        <w:t>, including allochthonous (</w:t>
      </w:r>
      <w:proofErr w:type="spellStart"/>
      <w:r w:rsidR="00672ADB" w:rsidRPr="005D41D3">
        <w:rPr>
          <w:rFonts w:ascii="Times New Roman" w:eastAsia="Times New Roman" w:hAnsi="Times New Roman" w:cs="Times New Roman"/>
          <w:b/>
          <w:sz w:val="24"/>
          <w:szCs w:val="24"/>
        </w:rPr>
        <w:t>Alloch</w:t>
      </w:r>
      <w:proofErr w:type="spellEnd"/>
      <w:r w:rsidR="00672ADB" w:rsidRPr="005D41D3">
        <w:rPr>
          <w:rFonts w:ascii="Times New Roman" w:eastAsia="Times New Roman" w:hAnsi="Times New Roman" w:cs="Times New Roman"/>
          <w:b/>
          <w:sz w:val="24"/>
          <w:szCs w:val="24"/>
        </w:rPr>
        <w:t>) and autochthonous (</w:t>
      </w:r>
      <w:proofErr w:type="spellStart"/>
      <w:r w:rsidR="00672ADB" w:rsidRPr="005D41D3">
        <w:rPr>
          <w:rFonts w:ascii="Times New Roman" w:eastAsia="Times New Roman" w:hAnsi="Times New Roman" w:cs="Times New Roman"/>
          <w:b/>
          <w:sz w:val="24"/>
          <w:szCs w:val="24"/>
        </w:rPr>
        <w:t>Autoch</w:t>
      </w:r>
      <w:proofErr w:type="spellEnd"/>
      <w:r w:rsidR="00672ADB" w:rsidRPr="005D41D3">
        <w:rPr>
          <w:rFonts w:ascii="Times New Roman" w:eastAsia="Times New Roman" w:hAnsi="Times New Roman" w:cs="Times New Roman"/>
          <w:b/>
          <w:sz w:val="24"/>
          <w:szCs w:val="24"/>
        </w:rPr>
        <w:t xml:space="preserve">) loads, respiration (Resp), burial, and export. Standard deviations (SD) of the annual </w:t>
      </w:r>
      <w:r w:rsidR="00196B38" w:rsidRPr="005D41D3">
        <w:rPr>
          <w:rFonts w:ascii="Times New Roman" w:eastAsia="Times New Roman" w:hAnsi="Times New Roman" w:cs="Times New Roman"/>
          <w:b/>
          <w:sz w:val="24"/>
          <w:szCs w:val="24"/>
        </w:rPr>
        <w:t xml:space="preserve">means </w:t>
      </w:r>
      <w:r w:rsidR="00672ADB" w:rsidRPr="005D41D3">
        <w:rPr>
          <w:rFonts w:ascii="Times New Roman" w:eastAsia="Times New Roman" w:hAnsi="Times New Roman" w:cs="Times New Roman"/>
          <w:b/>
          <w:sz w:val="24"/>
          <w:szCs w:val="24"/>
        </w:rPr>
        <w:t>are shown, as well as the proportions</w:t>
      </w:r>
      <w:r w:rsidR="0080108A" w:rsidRPr="005D41D3">
        <w:rPr>
          <w:rFonts w:ascii="Times New Roman" w:eastAsia="Times New Roman" w:hAnsi="Times New Roman" w:cs="Times New Roman"/>
          <w:b/>
          <w:sz w:val="24"/>
          <w:szCs w:val="24"/>
        </w:rPr>
        <w:t xml:space="preserve"> of load by source and</w:t>
      </w:r>
      <w:r w:rsidR="00196B38" w:rsidRPr="005D41D3">
        <w:rPr>
          <w:rFonts w:ascii="Times New Roman" w:eastAsia="Times New Roman" w:hAnsi="Times New Roman" w:cs="Times New Roman"/>
          <w:b/>
          <w:sz w:val="24"/>
          <w:szCs w:val="24"/>
        </w:rPr>
        <w:t xml:space="preserve"> fate.</w:t>
      </w:r>
    </w:p>
    <w:tbl>
      <w:tblPr>
        <w:tblW w:w="78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1665"/>
        <w:gridCol w:w="1080"/>
        <w:gridCol w:w="1245"/>
        <w:gridCol w:w="990"/>
        <w:gridCol w:w="960"/>
        <w:gridCol w:w="960"/>
      </w:tblGrid>
      <w:tr w:rsidR="00672ADB" w:rsidRPr="00B65ED4" w14:paraId="2A06BAAF" w14:textId="77777777" w:rsidTr="00D846BF">
        <w:trPr>
          <w:trHeight w:val="270"/>
        </w:trPr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831E11" w14:textId="77777777" w:rsidR="00672ADB" w:rsidRPr="00B65ED4" w:rsidRDefault="00672AD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Lake</w:t>
            </w:r>
          </w:p>
        </w:tc>
        <w:tc>
          <w:tcPr>
            <w:tcW w:w="166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256DF5" w14:textId="77777777" w:rsidR="00672ADB" w:rsidRPr="00B65ED4" w:rsidRDefault="00672ADB" w:rsidP="00FB5C1C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Alloch</w:t>
            </w:r>
            <w:proofErr w:type="spell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82C8A" w14:textId="77777777" w:rsidR="00672ADB" w:rsidRPr="00B65ED4" w:rsidRDefault="00672ADB" w:rsidP="00FB5C1C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Autoch</w:t>
            </w:r>
            <w:proofErr w:type="spellEnd"/>
          </w:p>
        </w:tc>
        <w:tc>
          <w:tcPr>
            <w:tcW w:w="124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D1907D" w14:textId="77777777" w:rsidR="00672ADB" w:rsidRPr="00B65ED4" w:rsidRDefault="00672ADB" w:rsidP="00FB5C1C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 Load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A0C387" w14:textId="77777777" w:rsidR="00672ADB" w:rsidRPr="00B65ED4" w:rsidRDefault="00672ADB" w:rsidP="00FB5C1C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Resp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7A141E" w14:textId="77777777" w:rsidR="00672ADB" w:rsidRPr="00B65ED4" w:rsidRDefault="00672ADB" w:rsidP="00FB5C1C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Burial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62A952" w14:textId="77777777" w:rsidR="00672ADB" w:rsidRPr="00B65ED4" w:rsidRDefault="00672ADB" w:rsidP="00FB5C1C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</w:t>
            </w:r>
          </w:p>
        </w:tc>
      </w:tr>
      <w:tr w:rsidR="00672ADB" w:rsidRPr="00B65ED4" w14:paraId="33B1C47F" w14:textId="77777777" w:rsidTr="00D846BF">
        <w:trPr>
          <w:trHeight w:val="255"/>
        </w:trPr>
        <w:tc>
          <w:tcPr>
            <w:tcW w:w="26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483D8" w14:textId="77777777" w:rsidR="00672ADB" w:rsidRPr="00B65ED4" w:rsidRDefault="00672A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Annual means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B2DF1D" w14:textId="77777777" w:rsidR="00672ADB" w:rsidRPr="00B65ED4" w:rsidRDefault="00672A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266015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40EBE8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A6FADF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323D0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ADB" w:rsidRPr="00B65ED4" w14:paraId="27CBFB3D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CBFF1F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Harp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0730F0" w14:textId="67393777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40.05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ED3783" w14:textId="65A30DE7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31.97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776BA5" w14:textId="0471A6F5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72.01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693E41" w14:textId="7AEF8EAB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862EFD" w14:textId="34BB839E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C55EA0" w14:textId="71406D46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18.29</w:t>
            </w:r>
          </w:p>
        </w:tc>
      </w:tr>
      <w:tr w:rsidR="00672ADB" w:rsidRPr="00B65ED4" w14:paraId="01BAFB80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722834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Monona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7D32F3" w14:textId="186D1C91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64.79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868DF" w14:textId="480044DB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54.09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7C0FA1" w14:textId="0D2E0957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118.88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03414" w14:textId="25B8D8C6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E3FF" w14:textId="589E8401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97A71" w14:textId="40C31030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59.62</w:t>
            </w:r>
          </w:p>
        </w:tc>
      </w:tr>
      <w:tr w:rsidR="00672ADB" w:rsidRPr="00B65ED4" w14:paraId="13A76FB6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4F04AF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Toolik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3ADB4" w14:textId="76668B04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76.06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BB42B" w14:textId="22977F6C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9BD766" w14:textId="710D4AF3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87.33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A32E9C" w14:textId="788C50FC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A3FE640" w14:textId="70A89F91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70D4FB" w14:textId="1C89F4D9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55.68</w:t>
            </w:r>
          </w:p>
        </w:tc>
      </w:tr>
      <w:tr w:rsidR="00672ADB" w:rsidRPr="00B65ED4" w14:paraId="3A7C6778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55A62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Trout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191D18" w14:textId="2A87EC02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E0419" w14:textId="0BDB1B63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701FE1" w14:textId="2D993115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43.69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3CAAF" w14:textId="5A54CD4C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039482" w14:textId="526F1377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651FA8" w14:textId="1A555748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3.96</w:t>
            </w:r>
          </w:p>
        </w:tc>
      </w:tr>
      <w:tr w:rsidR="00672ADB" w:rsidRPr="00B65ED4" w14:paraId="19D7F040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9A2E99" w14:textId="764CE902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04" w:author="McCullough, Ian" w:date="2018-05-15T13:39:00Z">
              <w:r w:rsidRPr="00B65ED4" w:rsidDel="001901E2">
                <w:rPr>
                  <w:rFonts w:ascii="Times New Roman" w:hAnsi="Times New Roman" w:cs="Times New Roman"/>
                  <w:sz w:val="24"/>
                  <w:szCs w:val="24"/>
                </w:rPr>
                <w:delText>Vanern</w:delText>
              </w:r>
            </w:del>
            <w:proofErr w:type="spellStart"/>
            <w:ins w:id="505" w:author="McCullough, Ian" w:date="2018-05-15T13:39:00Z">
              <w:r w:rsidR="001901E2">
                <w:rPr>
                  <w:rFonts w:ascii="Times New Roman" w:hAnsi="Times New Roman" w:cs="Times New Roman"/>
                  <w:sz w:val="24"/>
                  <w:szCs w:val="24"/>
                </w:rPr>
                <w:t>Vänern</w:t>
              </w:r>
            </w:ins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FA92C7" w14:textId="3E153B55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DDA50D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26.08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F11A583" w14:textId="298A7443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58.03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75880" w14:textId="02ECBB23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B0309" w14:textId="2450FE20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10569E" w14:textId="601D17DB" w:rsidR="00672ADB" w:rsidRPr="00B65ED4" w:rsidRDefault="008A3C6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12.18</w:t>
            </w:r>
          </w:p>
        </w:tc>
      </w:tr>
      <w:tr w:rsidR="00672ADB" w:rsidRPr="00B65ED4" w14:paraId="57C4F6C4" w14:textId="77777777" w:rsidTr="00D846BF">
        <w:trPr>
          <w:trHeight w:val="255"/>
        </w:trPr>
        <w:tc>
          <w:tcPr>
            <w:tcW w:w="370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287CAD" w14:textId="77777777" w:rsidR="00672ADB" w:rsidRPr="00B65ED4" w:rsidRDefault="00672A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SD of annual means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843BFE2" w14:textId="77777777" w:rsidR="00672ADB" w:rsidRPr="00B65ED4" w:rsidRDefault="00672A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24FC12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1681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573625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ADB" w:rsidRPr="00B65ED4" w14:paraId="5324AC78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A3BA86D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Harp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B934AB" w14:textId="59B684A4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5263A24" w14:textId="2FC0D35A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69175DC" w14:textId="3BA8BE23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11.53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63394A" w14:textId="564F8217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99807C" w14:textId="1CCE8CF9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E2DC28" w14:textId="53FDD193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4.76</w:t>
            </w:r>
          </w:p>
        </w:tc>
      </w:tr>
      <w:tr w:rsidR="00672ADB" w:rsidRPr="00B65ED4" w14:paraId="281F12AA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F94B70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Monona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CFEB58" w14:textId="525C73FC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24.30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8458C5" w14:textId="15728DE4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17.98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4E7A8C" w14:textId="10191445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21.77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C025CD" w14:textId="16D6C70B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76F441" w14:textId="3C069CD3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851FBA" w14:textId="2F1EE24F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20.06</w:t>
            </w:r>
          </w:p>
        </w:tc>
      </w:tr>
      <w:tr w:rsidR="00672ADB" w:rsidRPr="00B65ED4" w14:paraId="09CD7429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1BD368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Toolik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A19D9" w14:textId="172F414F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64.95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0E3DE0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3.36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87C04" w14:textId="243682E8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63.07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6A5D6C" w14:textId="366B4A9C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8EEC5F" w14:textId="58B760CD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EE754" w14:textId="588EC1F0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54.85</w:t>
            </w:r>
          </w:p>
        </w:tc>
      </w:tr>
      <w:tr w:rsidR="00672ADB" w:rsidRPr="00B65ED4" w14:paraId="134C89A1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EDF8ED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Trout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736022" w14:textId="61C82401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A3BCF7E" w14:textId="2BE5D002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4.56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93F820" w14:textId="25DD72A3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5.75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A2DE49" w14:textId="62552793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365756" w14:textId="2A19AAD9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C1364A" w14:textId="0B86E91C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</w:t>
            </w:r>
          </w:p>
        </w:tc>
      </w:tr>
      <w:tr w:rsidR="00672ADB" w:rsidRPr="00B65ED4" w14:paraId="6CED4150" w14:textId="77777777" w:rsidTr="00D846BF">
        <w:trPr>
          <w:trHeight w:val="27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48A9AB" w14:textId="7F93F00D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06" w:author="McCullough, Ian" w:date="2018-05-15T13:39:00Z">
              <w:r w:rsidRPr="00B65ED4" w:rsidDel="001901E2">
                <w:rPr>
                  <w:rFonts w:ascii="Times New Roman" w:hAnsi="Times New Roman" w:cs="Times New Roman"/>
                  <w:sz w:val="24"/>
                  <w:szCs w:val="24"/>
                </w:rPr>
                <w:delText>Vanern</w:delText>
              </w:r>
            </w:del>
            <w:proofErr w:type="spellStart"/>
            <w:ins w:id="507" w:author="McCullough, Ian" w:date="2018-05-15T13:39:00Z">
              <w:r w:rsidR="001901E2">
                <w:rPr>
                  <w:rFonts w:ascii="Times New Roman" w:hAnsi="Times New Roman" w:cs="Times New Roman"/>
                  <w:sz w:val="24"/>
                  <w:szCs w:val="24"/>
                </w:rPr>
                <w:t>Vänern</w:t>
              </w:r>
            </w:ins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A21090" w14:textId="7511DF3D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623F7F" w14:textId="6996A5AF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2AED82" w14:textId="5EBF7C39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69687" w14:textId="17B06278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298E17" w14:textId="05C1695A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3CC20D" w14:textId="73F2160D" w:rsidR="00672ADB" w:rsidRPr="00B65ED4" w:rsidRDefault="00651D2A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2.47</w:t>
            </w:r>
          </w:p>
        </w:tc>
      </w:tr>
      <w:tr w:rsidR="00672ADB" w:rsidRPr="00B65ED4" w14:paraId="53E41E9A" w14:textId="77777777" w:rsidTr="00D846BF">
        <w:trPr>
          <w:trHeight w:val="300"/>
        </w:trPr>
        <w:tc>
          <w:tcPr>
            <w:tcW w:w="26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F9D09" w14:textId="77777777" w:rsidR="00672ADB" w:rsidRPr="00B65ED4" w:rsidRDefault="00672A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Proportion of total load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684F97" w14:textId="77777777" w:rsidR="00672ADB" w:rsidRPr="00B65ED4" w:rsidRDefault="00672A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C22E38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73F66E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C1BCDE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77617F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2ADB" w:rsidRPr="00B65ED4" w14:paraId="425F8A08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76CF23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Harp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5F55FB5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659578" w14:textId="4A513495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23FA08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3BCBCA" w14:textId="1F011981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05D7C8" w14:textId="12D6F5C2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33CD80" w14:textId="708E17B6" w:rsidR="00672ADB" w:rsidRPr="00B65ED4" w:rsidRDefault="00E31D9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</w:tr>
      <w:tr w:rsidR="00672ADB" w:rsidRPr="00B65ED4" w14:paraId="4EDFF4E4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F2946" w14:textId="56A67D39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Monona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F5080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6011D1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0.46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987E87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AE7C5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DA4B88" w14:textId="387072F7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906783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0.50</w:t>
            </w:r>
          </w:p>
        </w:tc>
      </w:tr>
      <w:tr w:rsidR="00672ADB" w:rsidRPr="00B65ED4" w14:paraId="35B255EA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C2A2AD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Toolik</w:t>
            </w:r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E78424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C522E2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D81A2E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714DFE" w14:textId="6FE5B841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CA1011" w14:textId="249A9487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D753B0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</w:p>
        </w:tc>
      </w:tr>
      <w:tr w:rsidR="00672ADB" w:rsidRPr="00B65ED4" w14:paraId="2D0B0160" w14:textId="77777777" w:rsidTr="00D846BF">
        <w:trPr>
          <w:trHeight w:val="25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96B6B8" w14:textId="77777777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Trout</w:t>
            </w: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1EC79F9" w14:textId="3D0F9952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02A15" w14:textId="60FD2844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2B65A9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E7CBF3" w14:textId="3A7E7BBF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881505" w14:textId="6463C96B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9B68A9" w14:textId="16D3E43A" w:rsidR="00672ADB" w:rsidRPr="00B65ED4" w:rsidRDefault="00E31D9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0.09</w:t>
            </w:r>
          </w:p>
        </w:tc>
      </w:tr>
      <w:tr w:rsidR="00672ADB" w:rsidRPr="00B65ED4" w14:paraId="717F0A67" w14:textId="77777777" w:rsidTr="00D846BF">
        <w:trPr>
          <w:trHeight w:val="270"/>
        </w:trPr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407B85" w14:textId="696D2C83" w:rsidR="00672ADB" w:rsidRPr="00B65ED4" w:rsidRDefault="00672A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del w:id="508" w:author="McCullough, Ian" w:date="2018-05-15T13:39:00Z">
              <w:r w:rsidRPr="00B65ED4" w:rsidDel="001901E2">
                <w:rPr>
                  <w:rFonts w:ascii="Times New Roman" w:hAnsi="Times New Roman" w:cs="Times New Roman"/>
                  <w:sz w:val="24"/>
                  <w:szCs w:val="24"/>
                </w:rPr>
                <w:delText>Vanern</w:delText>
              </w:r>
            </w:del>
            <w:proofErr w:type="spellStart"/>
            <w:ins w:id="509" w:author="McCullough, Ian" w:date="2018-05-15T13:39:00Z">
              <w:r w:rsidR="001901E2">
                <w:rPr>
                  <w:rFonts w:ascii="Times New Roman" w:hAnsi="Times New Roman" w:cs="Times New Roman"/>
                  <w:sz w:val="24"/>
                  <w:szCs w:val="24"/>
                </w:rPr>
                <w:t>Vänern</w:t>
              </w:r>
            </w:ins>
            <w:proofErr w:type="spellEnd"/>
          </w:p>
        </w:tc>
        <w:tc>
          <w:tcPr>
            <w:tcW w:w="16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CF6746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B9A69F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0.45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39F275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76465" w14:textId="31A75EA0" w:rsidR="00672ADB" w:rsidRPr="00B65ED4" w:rsidRDefault="00676C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735421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6F3CDF" w14:textId="77777777" w:rsidR="00672ADB" w:rsidRPr="00B65ED4" w:rsidRDefault="00672AD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65ED4">
              <w:rPr>
                <w:rFonts w:ascii="Times New Roman" w:hAnsi="Times New Roman" w:cs="Times New Roman"/>
                <w:sz w:val="24"/>
                <w:szCs w:val="24"/>
              </w:rPr>
              <w:t>0.21</w:t>
            </w:r>
          </w:p>
        </w:tc>
      </w:tr>
    </w:tbl>
    <w:p w14:paraId="0B082772" w14:textId="1A845EAF" w:rsidR="000233C2" w:rsidRPr="00B65ED4" w:rsidRDefault="000233C2">
      <w:pPr>
        <w:rPr>
          <w:rFonts w:ascii="Times New Roman" w:eastAsia="Times New Roman" w:hAnsi="Times New Roman" w:cs="Times New Roman"/>
          <w:sz w:val="24"/>
          <w:szCs w:val="24"/>
        </w:rPr>
        <w:sectPr w:rsidR="000233C2" w:rsidRPr="00B65ED4" w:rsidSect="009E6D7D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7106CF1" w14:textId="77777777" w:rsidR="000233C2" w:rsidRPr="00B65ED4" w:rsidRDefault="000233C2" w:rsidP="000233C2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6C8B66" w14:textId="6E9974E4" w:rsidR="00FB5C1C" w:rsidRPr="00B8246F" w:rsidRDefault="00801593" w:rsidP="00B8246F">
      <w:pPr>
        <w:rPr>
          <w:rFonts w:ascii="Times New Roman" w:eastAsia="Times New Roman" w:hAnsi="Times New Roman" w:cs="Times New Roman"/>
          <w:sz w:val="24"/>
          <w:szCs w:val="24"/>
        </w:rPr>
      </w:pPr>
      <w:r w:rsidRPr="00B8246F">
        <w:rPr>
          <w:rFonts w:ascii="Times New Roman" w:hAnsi="Times New Roman" w:cs="Times New Roman"/>
          <w:b/>
          <w:sz w:val="24"/>
          <w:szCs w:val="24"/>
        </w:rPr>
        <w:t>FIGURES</w:t>
      </w:r>
      <w:r w:rsidR="00FB5C1C" w:rsidRPr="00B8246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9E88EEE" w14:textId="4EB3E532" w:rsidR="00FB5C1C" w:rsidRPr="00B65ED4" w:rsidRDefault="00FB5C1C" w:rsidP="00FB5C1C">
      <w:pPr>
        <w:pStyle w:val="NormalWeb"/>
        <w:spacing w:before="0" w:beforeAutospacing="0" w:after="0" w:afterAutospacing="0" w:line="480" w:lineRule="auto"/>
        <w:rPr>
          <w:b/>
        </w:rPr>
      </w:pPr>
      <w:r w:rsidRPr="00B65ED4">
        <w:rPr>
          <w:b/>
        </w:rPr>
        <w:t>Figure 1.</w:t>
      </w:r>
    </w:p>
    <w:p w14:paraId="1F364041" w14:textId="77777777" w:rsidR="00801593" w:rsidRPr="00B65ED4" w:rsidRDefault="00801593" w:rsidP="000233C2">
      <w:pPr>
        <w:pStyle w:val="NormalWeb"/>
        <w:spacing w:before="0" w:beforeAutospacing="0" w:after="0" w:afterAutospacing="0" w:line="480" w:lineRule="auto"/>
        <w:rPr>
          <w:b/>
        </w:rPr>
      </w:pPr>
    </w:p>
    <w:p w14:paraId="7F4BBDE6" w14:textId="77777777" w:rsidR="00664D73" w:rsidRPr="00B65ED4" w:rsidRDefault="00BE2E7F" w:rsidP="000233C2">
      <w:pPr>
        <w:pStyle w:val="NormalWeb"/>
        <w:spacing w:before="0" w:beforeAutospacing="0" w:after="0" w:afterAutospacing="0" w:line="480" w:lineRule="auto"/>
      </w:pPr>
      <w:r w:rsidRPr="00B65ED4">
        <w:rPr>
          <w:noProof/>
        </w:rPr>
        <w:drawing>
          <wp:inline distT="0" distB="0" distL="0" distR="0" wp14:anchorId="7B042560" wp14:editId="691ADF64">
            <wp:extent cx="594360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S_model-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1B98" w14:textId="66628137" w:rsidR="0004438D" w:rsidRPr="00B65ED4" w:rsidRDefault="0004438D" w:rsidP="00FB5C1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Fig</w:t>
      </w:r>
      <w:r w:rsidR="00EF6860" w:rsidRPr="00B65ED4">
        <w:rPr>
          <w:rFonts w:ascii="Times New Roman" w:eastAsia="Times New Roman" w:hAnsi="Times New Roman" w:cs="Times New Roman"/>
          <w:sz w:val="24"/>
          <w:szCs w:val="24"/>
        </w:rPr>
        <w:t>ure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1. Conceptual diagram of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organic carbon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lake model depicting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fluxes based on alloc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thonous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alloch</w:t>
      </w:r>
      <w:proofErr w:type="spellEnd"/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 w:rsidR="00684F69" w:rsidRPr="00B65ED4">
        <w:rPr>
          <w:rFonts w:ascii="Times New Roman" w:eastAsia="Times New Roman" w:hAnsi="Times New Roman" w:cs="Times New Roman"/>
          <w:sz w:val="24"/>
          <w:szCs w:val="24"/>
        </w:rPr>
        <w:t>externally derived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autochthonous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autoch</w:t>
      </w:r>
      <w:proofErr w:type="spellEnd"/>
      <w:r w:rsidR="0057628F" w:rsidRPr="00B65ED4">
        <w:rPr>
          <w:rFonts w:ascii="Times New Roman" w:eastAsia="Times New Roman" w:hAnsi="Times New Roman" w:cs="Times New Roman"/>
          <w:sz w:val="24"/>
          <w:szCs w:val="24"/>
        </w:rPr>
        <w:t xml:space="preserve">; internally derived; 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>NPP)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inputs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of organic carbon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long-term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burial, leaching of particulate organic carbon (POC) to dissolved organic carbon (DOC)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>, respiration of DOC to CO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and export</w:t>
      </w:r>
      <w:r w:rsidR="006F4FA3" w:rsidRPr="00B65ED4">
        <w:rPr>
          <w:rFonts w:ascii="Times New Roman" w:eastAsia="Times New Roman" w:hAnsi="Times New Roman" w:cs="Times New Roman"/>
          <w:sz w:val="24"/>
          <w:szCs w:val="24"/>
        </w:rPr>
        <w:t xml:space="preserve"> via outflow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Four parameters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>we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re </w:t>
      </w:r>
      <w:r w:rsidR="002C76D4" w:rsidRPr="00B65ED4">
        <w:rPr>
          <w:rFonts w:ascii="Times New Roman" w:eastAsia="Times New Roman" w:hAnsi="Times New Roman" w:cs="Times New Roman"/>
          <w:sz w:val="24"/>
          <w:szCs w:val="24"/>
        </w:rPr>
        <w:t xml:space="preserve">calibrated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for each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lake. </w:t>
      </w:r>
      <w:r w:rsidR="0018401D" w:rsidRPr="00B65ED4">
        <w:rPr>
          <w:rFonts w:ascii="Times New Roman" w:eastAsia="Times New Roman" w:hAnsi="Times New Roman" w:cs="Times New Roman"/>
          <w:sz w:val="24"/>
          <w:szCs w:val="24"/>
        </w:rPr>
        <w:t>Parameters and equations are defined in Tables 2 and 3.</w:t>
      </w:r>
    </w:p>
    <w:p w14:paraId="68695330" w14:textId="77777777" w:rsidR="00FB5C1C" w:rsidRDefault="009048FB" w:rsidP="009048FB">
      <w:pPr>
        <w:rPr>
          <w:rFonts w:ascii="Times New Roman" w:hAnsi="Times New Roman" w:cs="Times New Roman"/>
          <w:sz w:val="24"/>
          <w:szCs w:val="24"/>
        </w:rPr>
        <w:sectPr w:rsidR="00FB5C1C" w:rsidSect="0018401D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  <w:r w:rsidRPr="00B65E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EEBE1C" w14:textId="77777777" w:rsidR="00FB5C1C" w:rsidRPr="00B65ED4" w:rsidRDefault="00FB5C1C" w:rsidP="00FB5C1C">
      <w:pPr>
        <w:pStyle w:val="NormalWeb"/>
        <w:spacing w:before="0" w:beforeAutospacing="0" w:after="0" w:afterAutospacing="0" w:line="480" w:lineRule="auto"/>
        <w:rPr>
          <w:b/>
        </w:rPr>
      </w:pPr>
      <w:r w:rsidRPr="00B65ED4">
        <w:rPr>
          <w:b/>
        </w:rPr>
        <w:lastRenderedPageBreak/>
        <w:t>Figure 2.</w:t>
      </w:r>
    </w:p>
    <w:p w14:paraId="33766977" w14:textId="1BB29819" w:rsidR="00B90A7A" w:rsidRPr="00B65ED4" w:rsidRDefault="007C62C1" w:rsidP="009048FB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2D81BCC4" wp14:editId="692C7754">
            <wp:extent cx="4620491" cy="63531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MEfit_all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241" cy="63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546" w14:textId="26F68399" w:rsidR="0004438D" w:rsidRPr="00B65ED4" w:rsidRDefault="0004438D" w:rsidP="0004438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Fig</w:t>
      </w:r>
      <w:r w:rsidR="00EF6860" w:rsidRPr="00B65ED4">
        <w:rPr>
          <w:rFonts w:ascii="Times New Roman" w:eastAsia="Times New Roman" w:hAnsi="Times New Roman" w:cs="Times New Roman"/>
          <w:sz w:val="24"/>
          <w:szCs w:val="24"/>
        </w:rPr>
        <w:t>ure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>Observed dissolved organic carbon (DOC) and dissolved oxygen</w:t>
      </w:r>
      <w:r w:rsidR="00653233" w:rsidRPr="00B65ED4">
        <w:rPr>
          <w:rFonts w:ascii="Times New Roman" w:eastAsia="Times New Roman" w:hAnsi="Times New Roman" w:cs="Times New Roman"/>
          <w:sz w:val="24"/>
          <w:szCs w:val="24"/>
        </w:rPr>
        <w:t xml:space="preserve"> (DO)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concentrations in 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each lake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>teal squares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) compared 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to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modeled concentrations (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>purple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>circle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s) 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for</w:t>
      </w:r>
      <w:r w:rsidR="00590BA0" w:rsidRPr="00B65ED4">
        <w:rPr>
          <w:rFonts w:ascii="Times New Roman" w:eastAsia="Times New Roman" w:hAnsi="Times New Roman" w:cs="Times New Roman"/>
          <w:sz w:val="24"/>
          <w:szCs w:val="24"/>
        </w:rPr>
        <w:t xml:space="preserve"> the same date. </w:t>
      </w:r>
      <w:r w:rsidR="00801E3B" w:rsidRPr="00B65ED4">
        <w:rPr>
          <w:rFonts w:ascii="Times New Roman" w:eastAsia="Times New Roman" w:hAnsi="Times New Roman" w:cs="Times New Roman"/>
          <w:sz w:val="24"/>
          <w:szCs w:val="24"/>
        </w:rPr>
        <w:t xml:space="preserve">For some lakes, years differed between DOC and DO based on 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availability of observed data (</w:t>
      </w:r>
      <w:r w:rsidR="00D846BF">
        <w:rPr>
          <w:rFonts w:ascii="Times New Roman" w:eastAsia="Times New Roman" w:hAnsi="Times New Roman" w:cs="Times New Roman"/>
          <w:sz w:val="24"/>
          <w:szCs w:val="24"/>
        </w:rPr>
        <w:t>Appendix S1</w:t>
      </w:r>
      <w:r w:rsidR="004177CF" w:rsidRPr="00B65ED4">
        <w:rPr>
          <w:rFonts w:ascii="Times New Roman" w:eastAsia="Times New Roman" w:hAnsi="Times New Roman" w:cs="Times New Roman"/>
          <w:sz w:val="24"/>
          <w:szCs w:val="24"/>
        </w:rPr>
        <w:t>)</w:t>
      </w:r>
      <w:r w:rsidR="00801E3B" w:rsidRPr="00B65ED4">
        <w:rPr>
          <w:rFonts w:ascii="Times New Roman" w:eastAsia="Times New Roman" w:hAnsi="Times New Roman" w:cs="Times New Roman"/>
          <w:sz w:val="24"/>
          <w:szCs w:val="24"/>
        </w:rPr>
        <w:t>.</w:t>
      </w:r>
      <w:r w:rsidR="006628ED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628ED" w:rsidRPr="00B65ED4">
        <w:rPr>
          <w:rFonts w:ascii="Times New Roman" w:eastAsia="Times New Roman" w:hAnsi="Times New Roman" w:cs="Times New Roman"/>
          <w:sz w:val="24"/>
          <w:szCs w:val="24"/>
        </w:rPr>
        <w:t>Toolik</w:t>
      </w:r>
      <w:proofErr w:type="spellEnd"/>
      <w:r w:rsidR="006628ED" w:rsidRPr="00B65ED4">
        <w:rPr>
          <w:rFonts w:ascii="Times New Roman" w:eastAsia="Times New Roman" w:hAnsi="Times New Roman" w:cs="Times New Roman"/>
          <w:sz w:val="24"/>
          <w:szCs w:val="24"/>
        </w:rPr>
        <w:t xml:space="preserve"> data are temporally clustered due to </w:t>
      </w:r>
      <w:r w:rsidR="000170F5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628ED" w:rsidRPr="00B65ED4">
        <w:rPr>
          <w:rFonts w:ascii="Times New Roman" w:eastAsia="Times New Roman" w:hAnsi="Times New Roman" w:cs="Times New Roman"/>
          <w:sz w:val="24"/>
          <w:szCs w:val="24"/>
        </w:rPr>
        <w:t>short ice-free season.</w:t>
      </w:r>
    </w:p>
    <w:p w14:paraId="300282E3" w14:textId="1F402F98" w:rsidR="00FB5C1C" w:rsidRDefault="00FB5C1C" w:rsidP="00FB5C1C">
      <w:pPr>
        <w:pStyle w:val="NormalWeb"/>
        <w:spacing w:before="0" w:beforeAutospacing="0" w:after="0" w:afterAutospacing="0" w:line="480" w:lineRule="auto"/>
        <w:rPr>
          <w:b/>
        </w:rPr>
        <w:sectPr w:rsidR="00FB5C1C" w:rsidSect="0018401D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7E7B9431" w14:textId="612DAAE8" w:rsidR="00FB5C1C" w:rsidRPr="00B65ED4" w:rsidRDefault="00FB5C1C" w:rsidP="00FB5C1C">
      <w:pPr>
        <w:pStyle w:val="NormalWeb"/>
        <w:spacing w:before="0" w:beforeAutospacing="0" w:after="0" w:afterAutospacing="0" w:line="480" w:lineRule="auto"/>
        <w:rPr>
          <w:b/>
        </w:rPr>
      </w:pPr>
      <w:r w:rsidRPr="00B65ED4">
        <w:rPr>
          <w:b/>
        </w:rPr>
        <w:lastRenderedPageBreak/>
        <w:t>Figure 3.</w:t>
      </w:r>
    </w:p>
    <w:p w14:paraId="1257B721" w14:textId="4D49DFDA" w:rsidR="00B90A7A" w:rsidRPr="00B65ED4" w:rsidRDefault="00104564" w:rsidP="000233C2">
      <w:pPr>
        <w:pStyle w:val="NormalWeb"/>
        <w:spacing w:before="0" w:beforeAutospacing="0" w:after="0" w:afterAutospacing="0"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261D8F4E" wp14:editId="6CE63995">
            <wp:extent cx="2834640" cy="7086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otSensitivity_all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4E25" w14:textId="3FAF75F1" w:rsidR="0004438D" w:rsidRPr="00B65ED4" w:rsidRDefault="0004438D" w:rsidP="000719D0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5ED4">
        <w:rPr>
          <w:rFonts w:ascii="Times New Roman" w:eastAsia="Times New Roman" w:hAnsi="Times New Roman" w:cs="Times New Roman"/>
          <w:sz w:val="24"/>
          <w:szCs w:val="24"/>
        </w:rPr>
        <w:t>Fig</w:t>
      </w:r>
      <w:r w:rsidR="00EF6860" w:rsidRPr="00B65ED4">
        <w:rPr>
          <w:rFonts w:ascii="Times New Roman" w:eastAsia="Times New Roman" w:hAnsi="Times New Roman" w:cs="Times New Roman"/>
          <w:sz w:val="24"/>
          <w:szCs w:val="24"/>
        </w:rPr>
        <w:t>ure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3. Sensitivity </w:t>
      </w:r>
      <w:r w:rsidR="00196059" w:rsidRPr="00B65ED4">
        <w:rPr>
          <w:rFonts w:ascii="Times New Roman" w:eastAsia="Times New Roman" w:hAnsi="Times New Roman" w:cs="Times New Roman"/>
          <w:sz w:val="24"/>
          <w:szCs w:val="24"/>
        </w:rPr>
        <w:t>of</w:t>
      </w:r>
      <w:r w:rsidR="00A80309">
        <w:rPr>
          <w:rFonts w:ascii="Times New Roman" w:eastAsia="Times New Roman" w:hAnsi="Times New Roman" w:cs="Times New Roman"/>
          <w:sz w:val="24"/>
          <w:szCs w:val="24"/>
        </w:rPr>
        <w:t xml:space="preserve"> modeled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309">
        <w:rPr>
          <w:rFonts w:ascii="Times New Roman" w:eastAsia="Times New Roman" w:hAnsi="Times New Roman" w:cs="Times New Roman"/>
          <w:sz w:val="24"/>
          <w:szCs w:val="24"/>
        </w:rPr>
        <w:t>dissolved organic carbon (</w:t>
      </w:r>
      <w:r w:rsidR="007A4A0C" w:rsidRPr="00B65ED4">
        <w:rPr>
          <w:rFonts w:ascii="Times New Roman" w:eastAsia="Times New Roman" w:hAnsi="Times New Roman" w:cs="Times New Roman"/>
          <w:sz w:val="24"/>
          <w:szCs w:val="24"/>
        </w:rPr>
        <w:t>DOC</w:t>
      </w:r>
      <w:r w:rsidR="00A80309">
        <w:rPr>
          <w:rFonts w:ascii="Times New Roman" w:eastAsia="Times New Roman" w:hAnsi="Times New Roman" w:cs="Times New Roman"/>
          <w:sz w:val="24"/>
          <w:szCs w:val="24"/>
        </w:rPr>
        <w:t>)</w:t>
      </w:r>
      <w:r w:rsidR="007A4A0C" w:rsidRPr="00B65E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309">
        <w:rPr>
          <w:rFonts w:ascii="Times New Roman" w:eastAsia="Times New Roman" w:hAnsi="Times New Roman" w:cs="Times New Roman"/>
          <w:sz w:val="24"/>
          <w:szCs w:val="24"/>
        </w:rPr>
        <w:t>concentrations</w:t>
      </w:r>
      <w:r w:rsidR="007A4A0C" w:rsidRPr="00B65ED4">
        <w:rPr>
          <w:rFonts w:ascii="Times New Roman" w:eastAsia="Times New Roman" w:hAnsi="Times New Roman" w:cs="Times New Roman"/>
          <w:sz w:val="24"/>
          <w:szCs w:val="24"/>
        </w:rPr>
        <w:t xml:space="preserve"> to free 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>parameters</w:t>
      </w:r>
      <w:r w:rsidR="007A4A0C" w:rsidRPr="00B65ED4">
        <w:rPr>
          <w:rFonts w:ascii="Times New Roman" w:eastAsia="Times New Roman" w:hAnsi="Times New Roman" w:cs="Times New Roman"/>
          <w:sz w:val="24"/>
          <w:szCs w:val="24"/>
        </w:rPr>
        <w:t xml:space="preserve"> in the model</w:t>
      </w:r>
      <w:r w:rsidRPr="00B65E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>Each parameter</w:t>
      </w:r>
      <w:r w:rsidR="005D41D3">
        <w:rPr>
          <w:rStyle w:val="CommentReference"/>
        </w:rPr>
        <w:t xml:space="preserve"> 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>was varied across a given range (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2F729A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2F729A" w:rsidRPr="00B65ED4" w:rsidDel="002F72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>0.0003-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lastRenderedPageBreak/>
        <w:t>0.003</w:t>
      </w:r>
      <w:r w:rsidR="00A80309" w:rsidRPr="00A803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0309" w:rsidRPr="00B65ED4">
        <w:rPr>
          <w:rFonts w:ascii="Times New Roman" w:eastAsia="Times New Roman" w:hAnsi="Times New Roman" w:cs="Times New Roman"/>
          <w:sz w:val="24"/>
          <w:szCs w:val="24"/>
        </w:rPr>
        <w:t>d</w:t>
      </w:r>
      <w:r w:rsidR="00A80309" w:rsidRPr="00B65ED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RDOC</w:t>
      </w:r>
      <w:r w:rsidR="002F729A" w:rsidRPr="00B65ED4">
        <w:rPr>
          <w:rFonts w:ascii="Times New Roman" w:eastAsia="Times New Roman" w:hAnsi="Times New Roman" w:cs="Times New Roman"/>
          <w:bCs/>
          <w:sz w:val="24"/>
          <w:szCs w:val="24"/>
          <w:vertAlign w:val="subscript"/>
        </w:rPr>
        <w:t>Autoch</w:t>
      </w:r>
      <w:proofErr w:type="spellEnd"/>
      <w:r w:rsidR="002F729A" w:rsidRPr="00B65ED4" w:rsidDel="002F72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>0.003-0.3</w:t>
      </w:r>
      <w:r w:rsidR="00A80309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A80309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2F729A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Alloch</w:t>
      </w:r>
      <w:proofErr w:type="spellEnd"/>
      <w:r w:rsidR="002F729A" w:rsidRPr="00B65ED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 xml:space="preserve">0-1, </w:t>
      </w:r>
      <w:proofErr w:type="spellStart"/>
      <w:r w:rsidR="008B57EF">
        <w:rPr>
          <w:rFonts w:ascii="Times New Roman" w:eastAsia="Times New Roman" w:hAnsi="Times New Roman" w:cs="Times New Roman"/>
          <w:sz w:val="24"/>
          <w:szCs w:val="24"/>
        </w:rPr>
        <w:t>BPOC</w:t>
      </w:r>
      <w:r w:rsidR="002F729A" w:rsidRPr="00B65ED4">
        <w:rPr>
          <w:rFonts w:ascii="Times New Roman" w:eastAsia="Times New Roman" w:hAnsi="Times New Roman" w:cs="Times New Roman"/>
          <w:sz w:val="24"/>
          <w:szCs w:val="24"/>
          <w:vertAlign w:val="subscript"/>
        </w:rPr>
        <w:t>Autoch</w:t>
      </w:r>
      <w:proofErr w:type="spellEnd"/>
      <w:r w:rsidR="002F729A" w:rsidRPr="00B65ED4">
        <w:rPr>
          <w:rFonts w:ascii="Times New Roman" w:eastAsia="Times New Roman" w:hAnsi="Times New Roman" w:cs="Times New Roman"/>
          <w:sz w:val="24"/>
          <w:szCs w:val="24"/>
        </w:rPr>
        <w:t>,</w:t>
      </w:r>
      <w:r w:rsidR="002F729A" w:rsidRPr="00B65ED4" w:rsidDel="002F72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 xml:space="preserve">0-1) while the other three parameters remained fixed at their calibrated values. Shaded areas represent the range of modeled DOC concentrations as each parameter </w:t>
      </w:r>
      <w:r w:rsidR="005D41D3">
        <w:rPr>
          <w:rFonts w:ascii="Times New Roman" w:eastAsia="Times New Roman" w:hAnsi="Times New Roman" w:cs="Times New Roman"/>
          <w:sz w:val="24"/>
          <w:szCs w:val="24"/>
        </w:rPr>
        <w:t>wa</w:t>
      </w:r>
      <w:r w:rsidR="000719D0" w:rsidRPr="00B65ED4">
        <w:rPr>
          <w:rFonts w:ascii="Times New Roman" w:eastAsia="Times New Roman" w:hAnsi="Times New Roman" w:cs="Times New Roman"/>
          <w:sz w:val="24"/>
          <w:szCs w:val="24"/>
        </w:rPr>
        <w:t xml:space="preserve">s varied. </w:t>
      </w:r>
      <w:r w:rsidR="002C01C0" w:rsidRPr="00B65ED4">
        <w:rPr>
          <w:rFonts w:ascii="Times New Roman" w:eastAsia="Times New Roman" w:hAnsi="Times New Roman" w:cs="Times New Roman"/>
          <w:sz w:val="24"/>
          <w:szCs w:val="24"/>
        </w:rPr>
        <w:t>Black circles represent</w:t>
      </w:r>
      <w:r w:rsidR="002577C0" w:rsidRPr="00B65ED4">
        <w:rPr>
          <w:rFonts w:ascii="Times New Roman" w:eastAsia="Times New Roman" w:hAnsi="Times New Roman" w:cs="Times New Roman"/>
          <w:sz w:val="24"/>
          <w:szCs w:val="24"/>
        </w:rPr>
        <w:t xml:space="preserve"> observed in-lake DOC concentrations. </w:t>
      </w:r>
    </w:p>
    <w:p w14:paraId="7CE8BB6D" w14:textId="77777777" w:rsidR="00B90A7A" w:rsidRPr="00B65ED4" w:rsidRDefault="00B90A7A">
      <w:pPr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1AC256D9" w14:textId="77777777" w:rsidR="00FB5C1C" w:rsidRDefault="00FB5C1C" w:rsidP="00FB5C1C">
      <w:pPr>
        <w:pStyle w:val="NormalWeb"/>
        <w:spacing w:before="0" w:beforeAutospacing="0" w:after="0" w:afterAutospacing="0" w:line="480" w:lineRule="auto"/>
        <w:rPr>
          <w:b/>
        </w:rPr>
        <w:sectPr w:rsidR="00FB5C1C" w:rsidSect="0018401D"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22FE723C" w14:textId="5280301B" w:rsidR="00FB5C1C" w:rsidRPr="00B65ED4" w:rsidRDefault="00FB5C1C" w:rsidP="00FB5C1C">
      <w:pPr>
        <w:pStyle w:val="NormalWeb"/>
        <w:spacing w:before="0" w:beforeAutospacing="0" w:after="0" w:afterAutospacing="0"/>
        <w:rPr>
          <w:b/>
        </w:rPr>
      </w:pPr>
      <w:r w:rsidRPr="00B65ED4">
        <w:rPr>
          <w:b/>
        </w:rPr>
        <w:lastRenderedPageBreak/>
        <w:t>Figure 4.</w:t>
      </w:r>
    </w:p>
    <w:p w14:paraId="076B4A93" w14:textId="5721B3B5" w:rsidR="00B90A7A" w:rsidRPr="00B65ED4" w:rsidRDefault="002E2AF6" w:rsidP="000233C2">
      <w:pPr>
        <w:pStyle w:val="NormalWeb"/>
        <w:spacing w:before="0" w:beforeAutospacing="0" w:after="0" w:afterAutospacing="0"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42F7FB45" wp14:editId="416D8FC1">
            <wp:extent cx="5784273" cy="79533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fates_fluxesAllLakes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94" cy="795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C469" w14:textId="48E85C3C" w:rsidR="00B90A7A" w:rsidRPr="00B65ED4" w:rsidRDefault="0004438D" w:rsidP="0004438D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B65ED4">
        <w:lastRenderedPageBreak/>
        <w:t>Fig</w:t>
      </w:r>
      <w:r w:rsidR="00EF6860" w:rsidRPr="00B65ED4">
        <w:t>ure</w:t>
      </w:r>
      <w:r w:rsidRPr="00B65ED4">
        <w:t xml:space="preserve"> 4. </w:t>
      </w:r>
      <w:r w:rsidRPr="00B65ED4">
        <w:rPr>
          <w:color w:val="000000"/>
        </w:rPr>
        <w:t xml:space="preserve">Time series of organic carbon fluxes and fates. </w:t>
      </w:r>
      <w:r w:rsidR="00562DD6" w:rsidRPr="00B65ED4">
        <w:rPr>
          <w:color w:val="000000"/>
        </w:rPr>
        <w:t>a</w:t>
      </w:r>
      <w:r w:rsidR="002577C0" w:rsidRPr="00B65ED4">
        <w:rPr>
          <w:color w:val="000000"/>
        </w:rPr>
        <w:t xml:space="preserve">) </w:t>
      </w:r>
      <w:r w:rsidRPr="00B65ED4">
        <w:rPr>
          <w:color w:val="000000"/>
        </w:rPr>
        <w:t xml:space="preserve">Colored areas represent magnitudes </w:t>
      </w:r>
      <w:r w:rsidR="00F25CE2" w:rsidRPr="00B65ED4">
        <w:rPr>
          <w:color w:val="000000"/>
        </w:rPr>
        <w:t xml:space="preserve">of </w:t>
      </w:r>
      <w:r w:rsidR="002577C0" w:rsidRPr="00B65ED4">
        <w:rPr>
          <w:color w:val="000000"/>
        </w:rPr>
        <w:t>input (allochthonous and autochthonous) and output fluxes (export, burial, and respiration)</w:t>
      </w:r>
      <w:r w:rsidRPr="00B65ED4">
        <w:rPr>
          <w:color w:val="000000"/>
        </w:rPr>
        <w:t xml:space="preserve">. </w:t>
      </w:r>
      <w:r w:rsidR="00F25CE2" w:rsidRPr="00B65ED4">
        <w:rPr>
          <w:color w:val="000000"/>
        </w:rPr>
        <w:t xml:space="preserve">All </w:t>
      </w:r>
      <w:r w:rsidR="002577C0" w:rsidRPr="00B65ED4">
        <w:rPr>
          <w:color w:val="000000"/>
        </w:rPr>
        <w:t>lines</w:t>
      </w:r>
      <w:r w:rsidR="00F25CE2" w:rsidRPr="00B65ED4">
        <w:rPr>
          <w:color w:val="000000"/>
        </w:rPr>
        <w:t xml:space="preserve"> are stacked to </w:t>
      </w:r>
      <w:r w:rsidR="002577C0" w:rsidRPr="00B65ED4">
        <w:rPr>
          <w:color w:val="000000"/>
        </w:rPr>
        <w:t>show</w:t>
      </w:r>
      <w:r w:rsidR="00F25CE2" w:rsidRPr="00B65ED4">
        <w:rPr>
          <w:color w:val="000000"/>
        </w:rPr>
        <w:t xml:space="preserve"> cumulative magnitudes. </w:t>
      </w:r>
      <w:r w:rsidR="002577C0" w:rsidRPr="00B65ED4">
        <w:rPr>
          <w:color w:val="000000"/>
        </w:rPr>
        <w:t>b) A</w:t>
      </w:r>
      <w:r w:rsidR="00AA777F" w:rsidRPr="00B65ED4">
        <w:rPr>
          <w:color w:val="000000"/>
        </w:rPr>
        <w:t xml:space="preserve">bsolute values of burial, </w:t>
      </w:r>
      <w:r w:rsidRPr="00B65ED4">
        <w:rPr>
          <w:color w:val="000000"/>
        </w:rPr>
        <w:t>respiration</w:t>
      </w:r>
      <w:r w:rsidR="00832704" w:rsidRPr="00B65ED4">
        <w:rPr>
          <w:color w:val="000000"/>
        </w:rPr>
        <w:t xml:space="preserve">, and </w:t>
      </w:r>
      <w:r w:rsidR="000B7541" w:rsidRPr="00B65ED4">
        <w:rPr>
          <w:color w:val="000000"/>
        </w:rPr>
        <w:t>input fluxes</w:t>
      </w:r>
      <w:r w:rsidR="003A1DB2" w:rsidRPr="00B65ED4">
        <w:rPr>
          <w:color w:val="000000"/>
        </w:rPr>
        <w:t xml:space="preserve">. Vertical axes for </w:t>
      </w:r>
      <w:proofErr w:type="spellStart"/>
      <w:r w:rsidR="003A1DB2" w:rsidRPr="00B65ED4">
        <w:rPr>
          <w:color w:val="000000"/>
        </w:rPr>
        <w:t>Toolik</w:t>
      </w:r>
      <w:proofErr w:type="spellEnd"/>
      <w:r w:rsidR="003A1DB2" w:rsidRPr="00B65ED4">
        <w:rPr>
          <w:color w:val="000000"/>
        </w:rPr>
        <w:t xml:space="preserve"> Lake plots were truncated to enable visualization of relat</w:t>
      </w:r>
      <w:r w:rsidR="007F4D86">
        <w:rPr>
          <w:color w:val="000000"/>
        </w:rPr>
        <w:t>ively lower fluxes. Maximum allo</w:t>
      </w:r>
      <w:r w:rsidR="003A1DB2" w:rsidRPr="00B65ED4">
        <w:rPr>
          <w:color w:val="000000"/>
        </w:rPr>
        <w:t>chthon</w:t>
      </w:r>
      <w:ins w:id="510" w:author="immccull@gmail.com" w:date="2018-05-15T10:26:00Z">
        <w:r w:rsidR="002B3835">
          <w:rPr>
            <w:color w:val="000000"/>
          </w:rPr>
          <w:t>ous inputs</w:t>
        </w:r>
      </w:ins>
      <w:del w:id="511" w:author="immccull@gmail.com" w:date="2018-05-15T10:26:00Z">
        <w:r w:rsidR="003A1DB2" w:rsidRPr="00B65ED4" w:rsidDel="002B3835">
          <w:rPr>
            <w:color w:val="000000"/>
          </w:rPr>
          <w:delText>y</w:delText>
        </w:r>
      </w:del>
      <w:r w:rsidR="003A1DB2" w:rsidRPr="00B65ED4">
        <w:rPr>
          <w:color w:val="000000"/>
        </w:rPr>
        <w:t xml:space="preserve"> and </w:t>
      </w:r>
      <w:r w:rsidR="007F4D86">
        <w:rPr>
          <w:color w:val="000000"/>
        </w:rPr>
        <w:t xml:space="preserve">export for </w:t>
      </w:r>
      <w:proofErr w:type="spellStart"/>
      <w:r w:rsidR="007F4D86">
        <w:rPr>
          <w:color w:val="000000"/>
        </w:rPr>
        <w:t>Toolik</w:t>
      </w:r>
      <w:proofErr w:type="spellEnd"/>
      <w:r w:rsidR="007F4D86">
        <w:rPr>
          <w:color w:val="000000"/>
        </w:rPr>
        <w:t xml:space="preserve"> Lake were 1378</w:t>
      </w:r>
      <w:r w:rsidR="003A1DB2" w:rsidRPr="00B65ED4">
        <w:rPr>
          <w:color w:val="000000"/>
        </w:rPr>
        <w:t xml:space="preserve"> </w:t>
      </w:r>
      <w:r w:rsidR="003A1DB2" w:rsidRPr="00B65ED4">
        <w:t xml:space="preserve">and </w:t>
      </w:r>
      <w:r w:rsidR="002F30EF" w:rsidRPr="00B65ED4">
        <w:t>-</w:t>
      </w:r>
      <w:r w:rsidR="007F4D86">
        <w:t>86</w:t>
      </w:r>
      <w:r w:rsidR="003A1DB2" w:rsidRPr="00B65ED4">
        <w:t>8 g m</w:t>
      </w:r>
      <w:r w:rsidR="003A1DB2" w:rsidRPr="00B65ED4">
        <w:rPr>
          <w:vertAlign w:val="superscript"/>
        </w:rPr>
        <w:t xml:space="preserve">-2 </w:t>
      </w:r>
      <w:r w:rsidR="003A1DB2" w:rsidRPr="00B65ED4">
        <w:t>y</w:t>
      </w:r>
      <w:r w:rsidR="003A1DB2" w:rsidRPr="00B65ED4">
        <w:rPr>
          <w:vertAlign w:val="superscript"/>
        </w:rPr>
        <w:t>-1</w:t>
      </w:r>
      <w:r w:rsidR="003A1DB2" w:rsidRPr="00B65ED4">
        <w:t>, respectively (May 2003).</w:t>
      </w:r>
      <w:r w:rsidR="00B90A7A" w:rsidRPr="00B65ED4">
        <w:rPr>
          <w:b/>
        </w:rPr>
        <w:br w:type="page"/>
      </w:r>
    </w:p>
    <w:p w14:paraId="0DA78529" w14:textId="77777777" w:rsidR="00FB5C1C" w:rsidRPr="00B65ED4" w:rsidRDefault="00FB5C1C" w:rsidP="00FB5C1C">
      <w:pPr>
        <w:pStyle w:val="NormalWeb"/>
        <w:spacing w:before="0" w:beforeAutospacing="0" w:after="0" w:afterAutospacing="0" w:line="480" w:lineRule="auto"/>
        <w:rPr>
          <w:b/>
        </w:rPr>
      </w:pPr>
      <w:r w:rsidRPr="00B65ED4">
        <w:rPr>
          <w:b/>
        </w:rPr>
        <w:lastRenderedPageBreak/>
        <w:t>Figure 5.</w:t>
      </w:r>
    </w:p>
    <w:p w14:paraId="17F0DB38" w14:textId="30F6DC32" w:rsidR="00B90A7A" w:rsidRPr="00B65ED4" w:rsidRDefault="008F2196" w:rsidP="000233C2">
      <w:pPr>
        <w:pStyle w:val="NormalWeb"/>
        <w:spacing w:before="0" w:beforeAutospacing="0" w:after="0" w:afterAutospacing="0" w:line="480" w:lineRule="auto"/>
        <w:rPr>
          <w:b/>
        </w:rPr>
      </w:pPr>
      <w:r>
        <w:rPr>
          <w:b/>
          <w:noProof/>
        </w:rPr>
        <w:pict w14:anchorId="27A042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beardplot2" style="width:468pt;height:234.4pt;mso-width-percent:0;mso-height-percent:0;mso-width-percent:0;mso-height-percent:0">
            <v:imagedata r:id="rId21" o:title="beardplot2"/>
          </v:shape>
        </w:pict>
      </w:r>
    </w:p>
    <w:p w14:paraId="19495297" w14:textId="019454CE" w:rsidR="00E64447" w:rsidRPr="00B65ED4" w:rsidRDefault="0004438D" w:rsidP="0004438D">
      <w:pPr>
        <w:pStyle w:val="NormalWeb"/>
        <w:spacing w:before="0" w:beforeAutospacing="0" w:after="0" w:afterAutospacing="0" w:line="480" w:lineRule="auto"/>
        <w:rPr>
          <w:color w:val="000000"/>
        </w:rPr>
      </w:pPr>
      <w:r w:rsidRPr="00B65ED4">
        <w:rPr>
          <w:color w:val="000000"/>
        </w:rPr>
        <w:t>Fig</w:t>
      </w:r>
      <w:r w:rsidR="00EF6860" w:rsidRPr="00B65ED4">
        <w:rPr>
          <w:color w:val="000000"/>
        </w:rPr>
        <w:t>ure</w:t>
      </w:r>
      <w:r w:rsidRPr="00B65ED4">
        <w:rPr>
          <w:color w:val="000000"/>
        </w:rPr>
        <w:t xml:space="preserve"> 5. </w:t>
      </w:r>
      <w:r w:rsidR="00F54AAB">
        <w:rPr>
          <w:color w:val="000000"/>
        </w:rPr>
        <w:t>R</w:t>
      </w:r>
      <w:r w:rsidRPr="00B65ED4">
        <w:rPr>
          <w:color w:val="000000"/>
        </w:rPr>
        <w:t>elationship between log</w:t>
      </w:r>
      <w:r w:rsidR="00E2149D" w:rsidRPr="00B65ED4">
        <w:rPr>
          <w:color w:val="000000"/>
          <w:vertAlign w:val="subscript"/>
        </w:rPr>
        <w:t>10</w:t>
      </w:r>
      <w:r w:rsidRPr="00B65ED4">
        <w:rPr>
          <w:color w:val="000000"/>
        </w:rPr>
        <w:t>-transformed allochthon</w:t>
      </w:r>
      <w:ins w:id="512" w:author="immccull@gmail.com" w:date="2018-05-15T10:27:00Z">
        <w:r w:rsidR="002B3835">
          <w:rPr>
            <w:color w:val="000000"/>
          </w:rPr>
          <w:t>ous</w:t>
        </w:r>
      </w:ins>
      <w:del w:id="513" w:author="immccull@gmail.com" w:date="2018-05-15T10:27:00Z">
        <w:r w:rsidRPr="00B65ED4" w:rsidDel="002B3835">
          <w:rPr>
            <w:color w:val="000000"/>
          </w:rPr>
          <w:delText>y</w:delText>
        </w:r>
      </w:del>
      <w:r w:rsidRPr="00B65ED4">
        <w:rPr>
          <w:color w:val="000000"/>
        </w:rPr>
        <w:t>/autochthon</w:t>
      </w:r>
      <w:ins w:id="514" w:author="immccull@gmail.com" w:date="2018-05-15T10:27:00Z">
        <w:r w:rsidR="002B3835">
          <w:rPr>
            <w:color w:val="000000"/>
          </w:rPr>
          <w:t>ous inputs</w:t>
        </w:r>
      </w:ins>
      <w:del w:id="515" w:author="immccull@gmail.com" w:date="2018-05-15T10:27:00Z">
        <w:r w:rsidRPr="00B65ED4" w:rsidDel="002B3835">
          <w:rPr>
            <w:color w:val="000000"/>
          </w:rPr>
          <w:delText>y</w:delText>
        </w:r>
      </w:del>
      <w:r w:rsidRPr="00B65ED4">
        <w:rPr>
          <w:color w:val="000000"/>
        </w:rPr>
        <w:t xml:space="preserve"> and respiration/burial (g m</w:t>
      </w:r>
      <w:r w:rsidRPr="00B65ED4">
        <w:rPr>
          <w:color w:val="000000"/>
          <w:vertAlign w:val="superscript"/>
        </w:rPr>
        <w:t xml:space="preserve">-2 </w:t>
      </w:r>
      <w:r w:rsidRPr="00B65ED4">
        <w:rPr>
          <w:color w:val="000000"/>
        </w:rPr>
        <w:t>yr</w:t>
      </w:r>
      <w:r w:rsidRPr="00B65ED4">
        <w:rPr>
          <w:color w:val="000000"/>
          <w:vertAlign w:val="superscript"/>
        </w:rPr>
        <w:t>-1</w:t>
      </w:r>
      <w:r w:rsidRPr="00B65ED4">
        <w:rPr>
          <w:color w:val="000000"/>
        </w:rPr>
        <w:t>) of organic carbon</w:t>
      </w:r>
      <w:r w:rsidR="00EF6860" w:rsidRPr="00B65ED4">
        <w:rPr>
          <w:color w:val="000000"/>
        </w:rPr>
        <w:t>, colored by</w:t>
      </w:r>
      <w:r w:rsidR="00B864A0" w:rsidRPr="00B65ED4">
        <w:rPr>
          <w:color w:val="000000"/>
        </w:rPr>
        <w:t xml:space="preserve"> epilimnion</w:t>
      </w:r>
      <w:r w:rsidR="00EF6860" w:rsidRPr="00B65ED4">
        <w:rPr>
          <w:color w:val="000000"/>
        </w:rPr>
        <w:t xml:space="preserve"> water temperature</w:t>
      </w:r>
      <w:r w:rsidRPr="00B65ED4">
        <w:rPr>
          <w:color w:val="000000"/>
        </w:rPr>
        <w:t xml:space="preserve">. The four quadrants in each figure represent </w:t>
      </w:r>
      <w:r w:rsidR="007B7D1F" w:rsidRPr="00B65ED4">
        <w:rPr>
          <w:color w:val="000000"/>
        </w:rPr>
        <w:t xml:space="preserve">the </w:t>
      </w:r>
      <w:r w:rsidRPr="00B65ED4">
        <w:rPr>
          <w:color w:val="000000"/>
        </w:rPr>
        <w:t>dominant processes</w:t>
      </w:r>
      <w:r w:rsidR="00CE4FBB" w:rsidRPr="00B65ED4">
        <w:rPr>
          <w:color w:val="000000"/>
        </w:rPr>
        <w:t xml:space="preserve"> </w:t>
      </w:r>
      <w:r w:rsidR="00462978">
        <w:rPr>
          <w:color w:val="000000"/>
        </w:rPr>
        <w:t>in</w:t>
      </w:r>
      <w:r w:rsidR="00462978" w:rsidRPr="00B65ED4">
        <w:rPr>
          <w:color w:val="000000"/>
        </w:rPr>
        <w:t xml:space="preserve"> each lake </w:t>
      </w:r>
      <w:r w:rsidR="00CE4FBB" w:rsidRPr="00B65ED4">
        <w:rPr>
          <w:color w:val="000000"/>
        </w:rPr>
        <w:t>(</w:t>
      </w:r>
      <w:r w:rsidR="00F54AAB">
        <w:rPr>
          <w:color w:val="000000"/>
        </w:rPr>
        <w:t xml:space="preserve">Vertical </w:t>
      </w:r>
      <w:r w:rsidR="00462978">
        <w:rPr>
          <w:color w:val="000000"/>
        </w:rPr>
        <w:t xml:space="preserve">axis: dominant OC fate; </w:t>
      </w:r>
      <w:r w:rsidR="00F54AAB">
        <w:rPr>
          <w:color w:val="000000"/>
        </w:rPr>
        <w:t xml:space="preserve">horizontal </w:t>
      </w:r>
      <w:r w:rsidR="00462978">
        <w:rPr>
          <w:color w:val="000000"/>
        </w:rPr>
        <w:t>axis: dominant OC input</w:t>
      </w:r>
      <w:r w:rsidR="007B7D1F" w:rsidRPr="00B65ED4">
        <w:rPr>
          <w:color w:val="000000"/>
        </w:rPr>
        <w:t>)</w:t>
      </w:r>
      <w:r w:rsidR="002577C0" w:rsidRPr="00B65ED4">
        <w:rPr>
          <w:color w:val="000000"/>
        </w:rPr>
        <w:t xml:space="preserve">. </w:t>
      </w:r>
    </w:p>
    <w:p w14:paraId="2CF21C29" w14:textId="77777777" w:rsidR="00A15A39" w:rsidRPr="00B65ED4" w:rsidRDefault="00A15A39" w:rsidP="0004438D">
      <w:pPr>
        <w:pStyle w:val="NormalWeb"/>
        <w:spacing w:before="0" w:beforeAutospacing="0" w:after="0" w:afterAutospacing="0" w:line="480" w:lineRule="auto"/>
        <w:rPr>
          <w:color w:val="000000"/>
        </w:rPr>
      </w:pPr>
    </w:p>
    <w:p w14:paraId="5F2F184D" w14:textId="77777777" w:rsidR="00A15A39" w:rsidRPr="00B65ED4" w:rsidRDefault="00A15A39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A15A39" w:rsidRPr="00B65ED4" w:rsidSect="0018401D"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Hilary Dugan" w:date="2018-05-15T15:03:00Z" w:initials="HD">
    <w:p w14:paraId="23FA35BD" w14:textId="71E76CBE" w:rsidR="000854D8" w:rsidRDefault="000854D8">
      <w:pPr>
        <w:pStyle w:val="CommentText"/>
      </w:pPr>
      <w:r>
        <w:rPr>
          <w:rStyle w:val="CommentReference"/>
        </w:rPr>
        <w:annotationRef/>
      </w:r>
      <w:hyperlink r:id="rId1" w:history="1">
        <w:r w:rsidRPr="005B5C35">
          <w:rPr>
            <w:rStyle w:val="Hyperlink"/>
          </w:rPr>
          <w:t>https://aslopubs.onlinelibrary.wiley.com/action/doSearch?SeriesKey=23782242&amp;sortBy=Earliest</w:t>
        </w:r>
      </w:hyperlink>
    </w:p>
    <w:p w14:paraId="20E687AF" w14:textId="5643A5F0" w:rsidR="000854D8" w:rsidRDefault="000854D8">
      <w:pPr>
        <w:pStyle w:val="CommentText"/>
      </w:pPr>
    </w:p>
    <w:p w14:paraId="7C41DE32" w14:textId="15D65A5F" w:rsidR="000854D8" w:rsidRDefault="000854D8">
      <w:pPr>
        <w:pStyle w:val="CommentText"/>
      </w:pPr>
      <w:r>
        <w:t xml:space="preserve">We should pad the intro with some of these new carbon papers </w:t>
      </w:r>
    </w:p>
  </w:comment>
  <w:comment w:id="1" w:author="immccull@gmail.com" w:date="2018-05-15T10:09:00Z" w:initials="i">
    <w:p w14:paraId="282CAF0B" w14:textId="29E3EFB6" w:rsidR="00904B7D" w:rsidRDefault="00904B7D">
      <w:pPr>
        <w:pStyle w:val="CommentText"/>
      </w:pPr>
      <w:r>
        <w:rPr>
          <w:rStyle w:val="CommentReference"/>
        </w:rPr>
        <w:annotationRef/>
      </w:r>
      <w:r>
        <w:t>One reviewer didn’t like the title. I am out of puns for this project. We could revert back to the part after the colon</w:t>
      </w:r>
    </w:p>
    <w:p w14:paraId="286FE000" w14:textId="77777777" w:rsidR="00904B7D" w:rsidRDefault="00904B7D">
      <w:pPr>
        <w:pStyle w:val="CommentText"/>
      </w:pPr>
    </w:p>
  </w:comment>
  <w:comment w:id="2" w:author="Hilary Dugan" w:date="2018-05-15T14:42:00Z" w:initials="HD">
    <w:p w14:paraId="5E29A34B" w14:textId="214F3388" w:rsidR="00904B7D" w:rsidRDefault="00904B7D">
      <w:pPr>
        <w:pStyle w:val="CommentText"/>
      </w:pPr>
      <w:r>
        <w:rPr>
          <w:rStyle w:val="CommentReference"/>
        </w:rPr>
        <w:annotationRef/>
      </w:r>
      <w:r>
        <w:t>Yeah, let’s go with the second half</w:t>
      </w:r>
    </w:p>
  </w:comment>
  <w:comment w:id="42" w:author="Hilary Dugan" w:date="2018-05-15T14:47:00Z" w:initials="HD">
    <w:p w14:paraId="48DF58D5" w14:textId="0FC96B7F" w:rsidR="00904B7D" w:rsidRDefault="00904B7D">
      <w:pPr>
        <w:pStyle w:val="CommentText"/>
      </w:pPr>
      <w:r>
        <w:rPr>
          <w:rStyle w:val="CommentReference"/>
        </w:rPr>
        <w:annotationRef/>
      </w:r>
      <w:r>
        <w:t xml:space="preserve">More citations? I think the reviewer had suggestions. Mirror Lake? </w:t>
      </w:r>
    </w:p>
  </w:comment>
  <w:comment w:id="46" w:author="Hilary Dugan" w:date="2018-05-15T14:49:00Z" w:initials="HD">
    <w:p w14:paraId="7CC3AC19" w14:textId="1F7405A3" w:rsidR="00904B7D" w:rsidRDefault="00904B7D">
      <w:pPr>
        <w:pStyle w:val="CommentText"/>
      </w:pPr>
      <w:r>
        <w:rPr>
          <w:rStyle w:val="CommentReference"/>
        </w:rPr>
        <w:annotationRef/>
      </w:r>
      <w:r>
        <w:t xml:space="preserve">Newer paper on burial </w:t>
      </w:r>
      <w:r w:rsidRPr="00904B7D">
        <w:t>https://www.nature.com/articles/s41467-017-01789-6</w:t>
      </w:r>
    </w:p>
  </w:comment>
  <w:comment w:id="59" w:author="immccull@gmail.com" w:date="2018-05-14T14:21:00Z" w:initials="i">
    <w:p w14:paraId="490F0BE0" w14:textId="46D15944" w:rsidR="00904B7D" w:rsidRDefault="00904B7D">
      <w:pPr>
        <w:pStyle w:val="CommentText"/>
      </w:pPr>
      <w:r>
        <w:rPr>
          <w:rStyle w:val="CommentReference"/>
        </w:rPr>
        <w:annotationRef/>
      </w:r>
      <w:r>
        <w:t xml:space="preserve">A reviewer said that this could also be allochthonous, so to avoid that I say we just remove it. </w:t>
      </w:r>
    </w:p>
  </w:comment>
  <w:comment w:id="69" w:author="immccull@gmail.com" w:date="2018-05-15T09:38:00Z" w:initials="i">
    <w:p w14:paraId="3B70BEDA" w14:textId="2B873A72" w:rsidR="00904B7D" w:rsidRDefault="00904B7D">
      <w:pPr>
        <w:pStyle w:val="CommentText"/>
      </w:pPr>
      <w:r>
        <w:rPr>
          <w:rStyle w:val="CommentReference"/>
        </w:rPr>
        <w:annotationRef/>
      </w:r>
      <w:r>
        <w:t>One reviewer thought we had too much background text, so I tried to eliminate a few lines</w:t>
      </w:r>
    </w:p>
  </w:comment>
  <w:comment w:id="71" w:author="immccull@gmail.com" w:date="2018-05-14T14:32:00Z" w:initials="i">
    <w:p w14:paraId="5FA3E49D" w14:textId="343DA5E0" w:rsidR="00904B7D" w:rsidRDefault="00904B7D">
      <w:pPr>
        <w:pStyle w:val="CommentText"/>
      </w:pPr>
      <w:r>
        <w:rPr>
          <w:rStyle w:val="CommentReference"/>
        </w:rPr>
        <w:annotationRef/>
      </w:r>
      <w:r>
        <w:t>This is meant to cover the fact that we are not modeling every single process that might affect OC budgets</w:t>
      </w:r>
    </w:p>
  </w:comment>
  <w:comment w:id="94" w:author="immccull@gmail.com" w:date="2018-05-14T14:35:00Z" w:initials="i">
    <w:p w14:paraId="1CC04E89" w14:textId="2243E1CE" w:rsidR="00904B7D" w:rsidRDefault="00904B7D">
      <w:pPr>
        <w:pStyle w:val="CommentText"/>
      </w:pPr>
      <w:r>
        <w:rPr>
          <w:rStyle w:val="CommentReference"/>
        </w:rPr>
        <w:annotationRef/>
      </w:r>
      <w:r>
        <w:t>I was never in favor of going down this path, and mentioning it just invites criticism</w:t>
      </w:r>
    </w:p>
  </w:comment>
  <w:comment w:id="117" w:author="immccull@gmail.com" w:date="2018-05-15T10:01:00Z" w:initials="i">
    <w:p w14:paraId="25C3BEB6" w14:textId="1EDA30D7" w:rsidR="00904B7D" w:rsidRDefault="00904B7D">
      <w:pPr>
        <w:pStyle w:val="CommentText"/>
      </w:pPr>
      <w:r>
        <w:rPr>
          <w:rStyle w:val="CommentReference"/>
        </w:rPr>
        <w:annotationRef/>
      </w:r>
      <w:r>
        <w:t xml:space="preserve">A reviewer said we made too many assumptions about static relationships. Is it worth saying what other variables we considered calibrating? Looking at Table 2, most of </w:t>
      </w:r>
      <w:proofErr w:type="gramStart"/>
      <w:r>
        <w:t>these look</w:t>
      </w:r>
      <w:proofErr w:type="gramEnd"/>
      <w:r>
        <w:t xml:space="preserve"> like general relationships from the literature, though</w:t>
      </w:r>
    </w:p>
  </w:comment>
  <w:comment w:id="128" w:author="immccull@gmail.com" w:date="2018-05-11T10:21:00Z" w:initials="i">
    <w:p w14:paraId="7528271C" w14:textId="29125939" w:rsidR="00904B7D" w:rsidRDefault="00904B7D">
      <w:pPr>
        <w:pStyle w:val="CommentText"/>
      </w:pPr>
      <w:r>
        <w:rPr>
          <w:rStyle w:val="CommentReference"/>
        </w:rPr>
        <w:annotationRef/>
      </w:r>
      <w:r>
        <w:t xml:space="preserve">We could maybe say more about the 9 models rather than simply referring to Kelly. How do the various models differ? </w:t>
      </w:r>
    </w:p>
  </w:comment>
  <w:comment w:id="129" w:author="Hilary Dugan" w:date="2018-05-15T15:20:00Z" w:initials="HD">
    <w:p w14:paraId="4A514842" w14:textId="5255F98E" w:rsidR="00372E87" w:rsidRDefault="00372E87">
      <w:pPr>
        <w:pStyle w:val="CommentText"/>
      </w:pPr>
      <w:r>
        <w:rPr>
          <w:rStyle w:val="CommentReference"/>
        </w:rPr>
        <w:annotationRef/>
      </w:r>
      <w:r>
        <w:t xml:space="preserve">Let’s stick with this for now. They’re not easy to describe. </w:t>
      </w:r>
    </w:p>
  </w:comment>
  <w:comment w:id="152" w:author="immccull@gmail.com" w:date="2018-05-15T09:45:00Z" w:initials="i">
    <w:p w14:paraId="4919A722" w14:textId="6E502DA1" w:rsidR="00904B7D" w:rsidRDefault="00904B7D">
      <w:pPr>
        <w:pStyle w:val="CommentText"/>
      </w:pPr>
      <w:r>
        <w:rPr>
          <w:rStyle w:val="CommentReference"/>
        </w:rPr>
        <w:annotationRef/>
      </w:r>
      <w:r>
        <w:t>I propose deleting because a reviewer found it confusing. If we assume constant volume, then I think we don’t have to mention evaporation</w:t>
      </w:r>
    </w:p>
  </w:comment>
  <w:comment w:id="182" w:author="immccull@gmail.com" w:date="2018-05-15T09:58:00Z" w:initials="i">
    <w:p w14:paraId="556E0DFF" w14:textId="3D9264ED" w:rsidR="00904B7D" w:rsidRDefault="00904B7D">
      <w:pPr>
        <w:pStyle w:val="CommentText"/>
      </w:pPr>
      <w:r>
        <w:rPr>
          <w:rStyle w:val="CommentReference"/>
        </w:rPr>
        <w:annotationRef/>
      </w:r>
      <w:r>
        <w:t>A reviewer raised the question of downstream oxygen export. I have no idea how big an issue that is</w:t>
      </w:r>
    </w:p>
  </w:comment>
  <w:comment w:id="183" w:author="Hilary Dugan" w:date="2018-05-15T15:22:00Z" w:initials="HD">
    <w:p w14:paraId="7B27B92C" w14:textId="6674D7AC" w:rsidR="00372E87" w:rsidRDefault="00372E87">
      <w:pPr>
        <w:pStyle w:val="CommentText"/>
      </w:pPr>
      <w:r>
        <w:rPr>
          <w:rStyle w:val="CommentReference"/>
        </w:rPr>
        <w:annotationRef/>
      </w:r>
      <w:r>
        <w:t xml:space="preserve">I don’t think it’s relevant. These are big lakes. </w:t>
      </w:r>
    </w:p>
  </w:comment>
  <w:comment w:id="184" w:author="immccull@gmail.com" w:date="2018-05-15T09:59:00Z" w:initials="i">
    <w:p w14:paraId="66756843" w14:textId="60F86CAB" w:rsidR="00904B7D" w:rsidRDefault="00904B7D">
      <w:pPr>
        <w:pStyle w:val="CommentText"/>
      </w:pPr>
      <w:r>
        <w:rPr>
          <w:rStyle w:val="CommentReference"/>
        </w:rPr>
        <w:annotationRef/>
      </w:r>
      <w:r>
        <w:t>Do we have a citation for that?</w:t>
      </w:r>
    </w:p>
  </w:comment>
  <w:comment w:id="203" w:author="immccull@gmail.com" w:date="2018-05-15T10:57:00Z" w:initials="i">
    <w:p w14:paraId="01BD3E28" w14:textId="7EDD1D20" w:rsidR="00904B7D" w:rsidRDefault="00904B7D">
      <w:pPr>
        <w:pStyle w:val="CommentText"/>
      </w:pPr>
      <w:r>
        <w:rPr>
          <w:rStyle w:val="CommentReference"/>
        </w:rPr>
        <w:annotationRef/>
      </w:r>
      <w:r>
        <w:t>Given the amount of confusion this has caused co-authors and reviewers, I like the idea of reporting NSE for both DOC and DO separately; however, should we be concerned about negative NSE values?</w:t>
      </w:r>
      <w:r w:rsidR="00BD6B6D">
        <w:t xml:space="preserve"> </w:t>
      </w:r>
    </w:p>
  </w:comment>
  <w:comment w:id="204" w:author="Hilary Dugan" w:date="2018-05-15T15:40:00Z" w:initials="HD">
    <w:p w14:paraId="03B3635E" w14:textId="4AE363F1" w:rsidR="00BD6B6D" w:rsidRDefault="00BD6B6D">
      <w:pPr>
        <w:pStyle w:val="CommentText"/>
      </w:pPr>
      <w:r>
        <w:rPr>
          <w:rStyle w:val="CommentReference"/>
        </w:rPr>
        <w:annotationRef/>
      </w:r>
      <w:r>
        <w:t xml:space="preserve">Yes, we should report them separately. Negative NSE just means we didn’t do a good job modeling, but it’s important to report. I still think Harp DO is bullshit. </w:t>
      </w:r>
    </w:p>
  </w:comment>
  <w:comment w:id="223" w:author="HILARY A DUGAN" w:date="2018-05-18T11:15:00Z" w:initials="HAD">
    <w:p w14:paraId="30E6F3DC" w14:textId="762BA62F" w:rsidR="008B1951" w:rsidRDefault="008B1951">
      <w:pPr>
        <w:pStyle w:val="CommentText"/>
      </w:pPr>
      <w:r>
        <w:rPr>
          <w:rStyle w:val="CommentReference"/>
        </w:rPr>
        <w:annotationRef/>
      </w:r>
      <w:r>
        <w:t xml:space="preserve">We can elaborate on why in the discussion. </w:t>
      </w:r>
    </w:p>
  </w:comment>
  <w:comment w:id="241" w:author="McCullough, Ian" w:date="2018-05-15T13:38:00Z" w:initials="MI">
    <w:p w14:paraId="5AFDB43B" w14:textId="3D00D64F" w:rsidR="00904B7D" w:rsidRDefault="00904B7D">
      <w:pPr>
        <w:pStyle w:val="CommentText"/>
      </w:pPr>
      <w:r>
        <w:rPr>
          <w:rStyle w:val="CommentReference"/>
        </w:rPr>
        <w:annotationRef/>
      </w:r>
      <w:r>
        <w:t>This has obvious implications for the output fates. One reviewer asked how plausible we think this is.</w:t>
      </w:r>
    </w:p>
  </w:comment>
  <w:comment w:id="406" w:author="McCullough, Ian" w:date="2018-05-15T13:52:00Z" w:initials="MI">
    <w:p w14:paraId="27CEFA08" w14:textId="1FBB6A65" w:rsidR="00904B7D" w:rsidRDefault="00904B7D">
      <w:pPr>
        <w:pStyle w:val="CommentText"/>
      </w:pPr>
      <w:r>
        <w:rPr>
          <w:rStyle w:val="CommentReference"/>
        </w:rPr>
        <w:annotationRef/>
      </w:r>
      <w:r>
        <w:t>A reviewer suggested we point out that the 1-2 mg/L differences in modeled DOC in the sensitivity analysis represents a large portion of the DOC pool</w:t>
      </w:r>
    </w:p>
  </w:comment>
  <w:comment w:id="448" w:author="immccull@gmail.com" w:date="2018-05-11T10:47:00Z" w:initials="i">
    <w:p w14:paraId="7EECFB38" w14:textId="4EF2349C" w:rsidR="00904B7D" w:rsidRDefault="00904B7D">
      <w:pPr>
        <w:pStyle w:val="CommentText"/>
      </w:pPr>
      <w:r>
        <w:rPr>
          <w:rStyle w:val="CommentReference"/>
        </w:rPr>
        <w:annotationRef/>
      </w:r>
      <w:r>
        <w:t>Is this still a major research need if we think POC doesn’t have a large effect on long-term budgets?</w:t>
      </w:r>
    </w:p>
  </w:comment>
  <w:comment w:id="449" w:author="McCullough, Ian" w:date="2018-05-15T13:31:00Z" w:initials="MI">
    <w:p w14:paraId="7F6A5DD6" w14:textId="279D80D1" w:rsidR="00904B7D" w:rsidRDefault="00904B7D">
      <w:pPr>
        <w:pStyle w:val="CommentText"/>
      </w:pPr>
      <w:r>
        <w:rPr>
          <w:rStyle w:val="CommentReference"/>
        </w:rPr>
        <w:annotationRef/>
      </w:r>
      <w:r>
        <w:t>Feels tacked on, so I propose deleting</w:t>
      </w:r>
    </w:p>
  </w:comment>
  <w:comment w:id="487" w:author="immccull@gmail.com" w:date="2018-05-09T14:52:00Z" w:initials="i">
    <w:p w14:paraId="6D61B8A5" w14:textId="34DE2A03" w:rsidR="00904B7D" w:rsidRDefault="00904B7D">
      <w:pPr>
        <w:pStyle w:val="CommentText"/>
      </w:pPr>
      <w:r>
        <w:rPr>
          <w:rStyle w:val="CommentReference"/>
        </w:rPr>
        <w:annotationRef/>
      </w:r>
      <w:r>
        <w:t>this is still 10 after we tried varying it, correct?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C41DE32" w15:done="0"/>
  <w15:commentEx w15:paraId="286FE000" w15:done="0"/>
  <w15:commentEx w15:paraId="5E29A34B" w15:paraIdParent="286FE000" w15:done="0"/>
  <w15:commentEx w15:paraId="48DF58D5" w15:done="0"/>
  <w15:commentEx w15:paraId="7CC3AC19" w15:done="0"/>
  <w15:commentEx w15:paraId="490F0BE0" w15:done="0"/>
  <w15:commentEx w15:paraId="3B70BEDA" w15:done="0"/>
  <w15:commentEx w15:paraId="5FA3E49D" w15:done="0"/>
  <w15:commentEx w15:paraId="1CC04E89" w15:done="0"/>
  <w15:commentEx w15:paraId="25C3BEB6" w15:done="0"/>
  <w15:commentEx w15:paraId="7528271C" w15:done="0"/>
  <w15:commentEx w15:paraId="4A514842" w15:paraIdParent="7528271C" w15:done="0"/>
  <w15:commentEx w15:paraId="4919A722" w15:done="0"/>
  <w15:commentEx w15:paraId="556E0DFF" w15:done="0"/>
  <w15:commentEx w15:paraId="7B27B92C" w15:paraIdParent="556E0DFF" w15:done="0"/>
  <w15:commentEx w15:paraId="66756843" w15:done="0"/>
  <w15:commentEx w15:paraId="01BD3E28" w15:done="0"/>
  <w15:commentEx w15:paraId="03B3635E" w15:paraIdParent="01BD3E28" w15:done="0"/>
  <w15:commentEx w15:paraId="30E6F3DC" w15:done="0"/>
  <w15:commentEx w15:paraId="5AFDB43B" w15:done="0"/>
  <w15:commentEx w15:paraId="27CEFA08" w15:done="0"/>
  <w15:commentEx w15:paraId="7EECFB38" w15:done="0"/>
  <w15:commentEx w15:paraId="7F6A5DD6" w15:done="0"/>
  <w15:commentEx w15:paraId="6D61B8A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C41DE32" w16cid:durableId="1EA57528"/>
  <w16cid:commentId w16cid:paraId="286FE000" w16cid:durableId="1EA55D7C"/>
  <w16cid:commentId w16cid:paraId="5E29A34B" w16cid:durableId="1EA57050"/>
  <w16cid:commentId w16cid:paraId="48DF58D5" w16cid:durableId="1EA5716C"/>
  <w16cid:commentId w16cid:paraId="7CC3AC19" w16cid:durableId="1EA57217"/>
  <w16cid:commentId w16cid:paraId="490F0BE0" w16cid:durableId="1EA55D7D"/>
  <w16cid:commentId w16cid:paraId="3B70BEDA" w16cid:durableId="1EA55D7E"/>
  <w16cid:commentId w16cid:paraId="5FA3E49D" w16cid:durableId="1EA55D7F"/>
  <w16cid:commentId w16cid:paraId="1CC04E89" w16cid:durableId="1EA55D80"/>
  <w16cid:commentId w16cid:paraId="25C3BEB6" w16cid:durableId="1EA55D81"/>
  <w16cid:commentId w16cid:paraId="7528271C" w16cid:durableId="1EA55D82"/>
  <w16cid:commentId w16cid:paraId="4A514842" w16cid:durableId="1EA57935"/>
  <w16cid:commentId w16cid:paraId="4919A722" w16cid:durableId="1EA55D83"/>
  <w16cid:commentId w16cid:paraId="556E0DFF" w16cid:durableId="1EA55D84"/>
  <w16cid:commentId w16cid:paraId="7B27B92C" w16cid:durableId="1EA579B8"/>
  <w16cid:commentId w16cid:paraId="66756843" w16cid:durableId="1EA55D85"/>
  <w16cid:commentId w16cid:paraId="01BD3E28" w16cid:durableId="1EA55D86"/>
  <w16cid:commentId w16cid:paraId="03B3635E" w16cid:durableId="1EA57DDF"/>
  <w16cid:commentId w16cid:paraId="30E6F3DC" w16cid:durableId="1EA93447"/>
  <w16cid:commentId w16cid:paraId="5AFDB43B" w16cid:durableId="1EA5613C"/>
  <w16cid:commentId w16cid:paraId="27CEFA08" w16cid:durableId="1EA56484"/>
  <w16cid:commentId w16cid:paraId="7EECFB38" w16cid:durableId="1EA55D87"/>
  <w16cid:commentId w16cid:paraId="7F6A5DD6" w16cid:durableId="1EA55FC7"/>
  <w16cid:commentId w16cid:paraId="6D61B8A5" w16cid:durableId="1EA55D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2850F" w14:textId="77777777" w:rsidR="008F2196" w:rsidRDefault="008F2196">
      <w:pPr>
        <w:spacing w:line="240" w:lineRule="auto"/>
      </w:pPr>
      <w:r>
        <w:separator/>
      </w:r>
    </w:p>
  </w:endnote>
  <w:endnote w:type="continuationSeparator" w:id="0">
    <w:p w14:paraId="0667CE0D" w14:textId="77777777" w:rsidR="008F2196" w:rsidRDefault="008F21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F89AA" w14:textId="77777777" w:rsidR="008F2196" w:rsidRDefault="008F2196">
      <w:pPr>
        <w:spacing w:line="240" w:lineRule="auto"/>
      </w:pPr>
      <w:r>
        <w:separator/>
      </w:r>
    </w:p>
  </w:footnote>
  <w:footnote w:type="continuationSeparator" w:id="0">
    <w:p w14:paraId="4C525D55" w14:textId="77777777" w:rsidR="008F2196" w:rsidRDefault="008F2196">
      <w:pPr>
        <w:spacing w:line="240" w:lineRule="auto"/>
      </w:pPr>
      <w:r>
        <w:continuationSeparator/>
      </w:r>
    </w:p>
  </w:footnote>
  <w:footnote w:id="1">
    <w:p w14:paraId="6318265D" w14:textId="77777777" w:rsidR="00904B7D" w:rsidRDefault="00904B7D">
      <w:pPr>
        <w:pStyle w:val="FootnoteText"/>
      </w:pPr>
      <w:r w:rsidRPr="00B32522">
        <w:rPr>
          <w:rStyle w:val="FootnoteReference"/>
        </w:rPr>
        <w:sym w:font="Symbol" w:char="F0D9"/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Current address: Department of Biological Sciences, Virginia Tech, 926 West Campus Drive, Blacksburg, VA, 24061, US.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481994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EFEEEC" w14:textId="610C08A1" w:rsidR="00904B7D" w:rsidRDefault="00904B7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69AD8F9A" w14:textId="77777777" w:rsidR="00904B7D" w:rsidRDefault="00904B7D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F3618"/>
    <w:multiLevelType w:val="multilevel"/>
    <w:tmpl w:val="CB36544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D617B4F"/>
    <w:multiLevelType w:val="hybridMultilevel"/>
    <w:tmpl w:val="A7B8B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47A93"/>
    <w:multiLevelType w:val="hybridMultilevel"/>
    <w:tmpl w:val="7CCAB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ilary Dugan">
    <w15:presenceInfo w15:providerId="None" w15:userId="Hilary Dugan"/>
  </w15:person>
  <w15:person w15:author="immccull@gmail.com">
    <w15:presenceInfo w15:providerId="Windows Live" w15:userId="78f0df2372ec28c1"/>
  </w15:person>
  <w15:person w15:author="McCullough, Ian">
    <w15:presenceInfo w15:providerId="AD" w15:userId="S-1-5-21-1785325256-3808005945-168888340-1001"/>
  </w15:person>
  <w15:person w15:author="HILARY A DUGAN">
    <w15:presenceInfo w15:providerId="Windows Live" w15:userId="8f1f271f-de84-4cc1-9c55-ab78881364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s-AR" w:vendorID="64" w:dllVersion="6" w:nlCheck="1" w:checkStyle="0"/>
  <w:activeWritingStyle w:appName="MSWord" w:lang="es-AR" w:vendorID="64" w:dllVersion="0" w:nlCheck="1" w:checkStyle="0"/>
  <w:activeWritingStyle w:appName="MSWord" w:lang="en-US" w:vendorID="64" w:dllVersion="4096" w:nlCheck="1" w:checkStyle="0"/>
  <w:activeWritingStyle w:appName="MSWord" w:lang="es-AR" w:vendorID="64" w:dllVersion="4096" w:nlCheck="1" w:checkStyle="0"/>
  <w:proofState w:spelling="clean" w:grammar="clean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09C"/>
    <w:rsid w:val="00002D44"/>
    <w:rsid w:val="0000458B"/>
    <w:rsid w:val="00005F46"/>
    <w:rsid w:val="000060E3"/>
    <w:rsid w:val="000062A3"/>
    <w:rsid w:val="00006463"/>
    <w:rsid w:val="000108A1"/>
    <w:rsid w:val="00013149"/>
    <w:rsid w:val="0001345B"/>
    <w:rsid w:val="000170F5"/>
    <w:rsid w:val="000204C4"/>
    <w:rsid w:val="000219DF"/>
    <w:rsid w:val="0002338E"/>
    <w:rsid w:val="000233C2"/>
    <w:rsid w:val="000238AE"/>
    <w:rsid w:val="000238DD"/>
    <w:rsid w:val="000247C7"/>
    <w:rsid w:val="00024AC8"/>
    <w:rsid w:val="00030915"/>
    <w:rsid w:val="00031C1B"/>
    <w:rsid w:val="00031CE8"/>
    <w:rsid w:val="0003294D"/>
    <w:rsid w:val="00032ED8"/>
    <w:rsid w:val="00034A7C"/>
    <w:rsid w:val="00034BD1"/>
    <w:rsid w:val="00034D1A"/>
    <w:rsid w:val="0003575B"/>
    <w:rsid w:val="0003621D"/>
    <w:rsid w:val="00036C4D"/>
    <w:rsid w:val="000418B5"/>
    <w:rsid w:val="0004438D"/>
    <w:rsid w:val="0005465B"/>
    <w:rsid w:val="000547F8"/>
    <w:rsid w:val="00054DE8"/>
    <w:rsid w:val="0005793C"/>
    <w:rsid w:val="00057977"/>
    <w:rsid w:val="00060563"/>
    <w:rsid w:val="000611E3"/>
    <w:rsid w:val="00063091"/>
    <w:rsid w:val="000642CF"/>
    <w:rsid w:val="0006490F"/>
    <w:rsid w:val="000651D7"/>
    <w:rsid w:val="00065A7C"/>
    <w:rsid w:val="00066948"/>
    <w:rsid w:val="00070658"/>
    <w:rsid w:val="00070A15"/>
    <w:rsid w:val="000719D0"/>
    <w:rsid w:val="000722C3"/>
    <w:rsid w:val="000757F6"/>
    <w:rsid w:val="000772AC"/>
    <w:rsid w:val="000779E8"/>
    <w:rsid w:val="00080925"/>
    <w:rsid w:val="00081882"/>
    <w:rsid w:val="00081D37"/>
    <w:rsid w:val="000820AD"/>
    <w:rsid w:val="00084915"/>
    <w:rsid w:val="000854D8"/>
    <w:rsid w:val="0008600F"/>
    <w:rsid w:val="00086B05"/>
    <w:rsid w:val="000873FC"/>
    <w:rsid w:val="00091DDF"/>
    <w:rsid w:val="000928B1"/>
    <w:rsid w:val="00092956"/>
    <w:rsid w:val="00092D76"/>
    <w:rsid w:val="0009374C"/>
    <w:rsid w:val="00094235"/>
    <w:rsid w:val="000942A2"/>
    <w:rsid w:val="0009582B"/>
    <w:rsid w:val="00095B17"/>
    <w:rsid w:val="00097017"/>
    <w:rsid w:val="00097349"/>
    <w:rsid w:val="000A23CF"/>
    <w:rsid w:val="000A2CEB"/>
    <w:rsid w:val="000A2CF1"/>
    <w:rsid w:val="000A2E4B"/>
    <w:rsid w:val="000A2EAC"/>
    <w:rsid w:val="000B0493"/>
    <w:rsid w:val="000B0860"/>
    <w:rsid w:val="000B0CAD"/>
    <w:rsid w:val="000B1503"/>
    <w:rsid w:val="000B4C16"/>
    <w:rsid w:val="000B53D5"/>
    <w:rsid w:val="000B5E17"/>
    <w:rsid w:val="000B7541"/>
    <w:rsid w:val="000C2988"/>
    <w:rsid w:val="000C2F61"/>
    <w:rsid w:val="000C7670"/>
    <w:rsid w:val="000C7A1B"/>
    <w:rsid w:val="000C7E80"/>
    <w:rsid w:val="000D00DD"/>
    <w:rsid w:val="000D0C63"/>
    <w:rsid w:val="000D0D2C"/>
    <w:rsid w:val="000D12C7"/>
    <w:rsid w:val="000D1FD8"/>
    <w:rsid w:val="000D295F"/>
    <w:rsid w:val="000D2AA3"/>
    <w:rsid w:val="000D5154"/>
    <w:rsid w:val="000D6611"/>
    <w:rsid w:val="000D77C1"/>
    <w:rsid w:val="000E47C5"/>
    <w:rsid w:val="000F0C0A"/>
    <w:rsid w:val="000F16AD"/>
    <w:rsid w:val="000F1C64"/>
    <w:rsid w:val="000F2BC7"/>
    <w:rsid w:val="000F4672"/>
    <w:rsid w:val="000F52F8"/>
    <w:rsid w:val="000F60A6"/>
    <w:rsid w:val="000F711B"/>
    <w:rsid w:val="000F7586"/>
    <w:rsid w:val="001028AD"/>
    <w:rsid w:val="00103EAE"/>
    <w:rsid w:val="00104564"/>
    <w:rsid w:val="0010548D"/>
    <w:rsid w:val="00105A5B"/>
    <w:rsid w:val="00112CE8"/>
    <w:rsid w:val="00114584"/>
    <w:rsid w:val="00115A20"/>
    <w:rsid w:val="00115D98"/>
    <w:rsid w:val="00117C8D"/>
    <w:rsid w:val="0012032C"/>
    <w:rsid w:val="00121AC6"/>
    <w:rsid w:val="00123E44"/>
    <w:rsid w:val="00126562"/>
    <w:rsid w:val="00130526"/>
    <w:rsid w:val="00130884"/>
    <w:rsid w:val="00130BE6"/>
    <w:rsid w:val="001313E1"/>
    <w:rsid w:val="00131564"/>
    <w:rsid w:val="0013159D"/>
    <w:rsid w:val="00132174"/>
    <w:rsid w:val="001326CD"/>
    <w:rsid w:val="001339BD"/>
    <w:rsid w:val="00135EB2"/>
    <w:rsid w:val="00141410"/>
    <w:rsid w:val="001424EB"/>
    <w:rsid w:val="00145DAA"/>
    <w:rsid w:val="00152F60"/>
    <w:rsid w:val="001607F9"/>
    <w:rsid w:val="0016127A"/>
    <w:rsid w:val="00164D19"/>
    <w:rsid w:val="0016597D"/>
    <w:rsid w:val="0017143C"/>
    <w:rsid w:val="00175E38"/>
    <w:rsid w:val="001775B1"/>
    <w:rsid w:val="001801B2"/>
    <w:rsid w:val="0018140B"/>
    <w:rsid w:val="0018273A"/>
    <w:rsid w:val="0018401D"/>
    <w:rsid w:val="00186AD4"/>
    <w:rsid w:val="001901E2"/>
    <w:rsid w:val="00190FC1"/>
    <w:rsid w:val="00191220"/>
    <w:rsid w:val="00191702"/>
    <w:rsid w:val="00191DFF"/>
    <w:rsid w:val="0019247B"/>
    <w:rsid w:val="001934AC"/>
    <w:rsid w:val="00194614"/>
    <w:rsid w:val="00194B1A"/>
    <w:rsid w:val="00195C20"/>
    <w:rsid w:val="00196059"/>
    <w:rsid w:val="00196B38"/>
    <w:rsid w:val="001A34D6"/>
    <w:rsid w:val="001A6EFA"/>
    <w:rsid w:val="001A707C"/>
    <w:rsid w:val="001A732B"/>
    <w:rsid w:val="001B0F53"/>
    <w:rsid w:val="001B1AFA"/>
    <w:rsid w:val="001B333C"/>
    <w:rsid w:val="001B7100"/>
    <w:rsid w:val="001C13C7"/>
    <w:rsid w:val="001C1B04"/>
    <w:rsid w:val="001C1CDA"/>
    <w:rsid w:val="001C2EB7"/>
    <w:rsid w:val="001C5A74"/>
    <w:rsid w:val="001C6316"/>
    <w:rsid w:val="001D1622"/>
    <w:rsid w:val="001D1AE7"/>
    <w:rsid w:val="001D3328"/>
    <w:rsid w:val="001D3422"/>
    <w:rsid w:val="001D3A1D"/>
    <w:rsid w:val="001D3F59"/>
    <w:rsid w:val="001D4A4A"/>
    <w:rsid w:val="001D5C98"/>
    <w:rsid w:val="001D5F81"/>
    <w:rsid w:val="001D6093"/>
    <w:rsid w:val="001D625C"/>
    <w:rsid w:val="001D6273"/>
    <w:rsid w:val="001E1D97"/>
    <w:rsid w:val="001E2626"/>
    <w:rsid w:val="001E4E4D"/>
    <w:rsid w:val="001E679F"/>
    <w:rsid w:val="001E7167"/>
    <w:rsid w:val="001F3340"/>
    <w:rsid w:val="001F5903"/>
    <w:rsid w:val="001F7BAA"/>
    <w:rsid w:val="0020072F"/>
    <w:rsid w:val="002034E1"/>
    <w:rsid w:val="00204693"/>
    <w:rsid w:val="00204A01"/>
    <w:rsid w:val="00205F1F"/>
    <w:rsid w:val="0020790D"/>
    <w:rsid w:val="00210349"/>
    <w:rsid w:val="0021065D"/>
    <w:rsid w:val="002156D6"/>
    <w:rsid w:val="0021674B"/>
    <w:rsid w:val="00216C17"/>
    <w:rsid w:val="0021720D"/>
    <w:rsid w:val="0022016C"/>
    <w:rsid w:val="00220D72"/>
    <w:rsid w:val="0022113F"/>
    <w:rsid w:val="00222217"/>
    <w:rsid w:val="00224097"/>
    <w:rsid w:val="0022758F"/>
    <w:rsid w:val="002276CE"/>
    <w:rsid w:val="00227D54"/>
    <w:rsid w:val="00230399"/>
    <w:rsid w:val="002310A7"/>
    <w:rsid w:val="00231A1D"/>
    <w:rsid w:val="00231C87"/>
    <w:rsid w:val="00235477"/>
    <w:rsid w:val="00237336"/>
    <w:rsid w:val="0024160D"/>
    <w:rsid w:val="00241CCD"/>
    <w:rsid w:val="00242C45"/>
    <w:rsid w:val="00243CD3"/>
    <w:rsid w:val="00244C82"/>
    <w:rsid w:val="002462F7"/>
    <w:rsid w:val="00247969"/>
    <w:rsid w:val="0025112D"/>
    <w:rsid w:val="0025116D"/>
    <w:rsid w:val="00251EB1"/>
    <w:rsid w:val="00252097"/>
    <w:rsid w:val="002529BF"/>
    <w:rsid w:val="002565E5"/>
    <w:rsid w:val="00257303"/>
    <w:rsid w:val="002577C0"/>
    <w:rsid w:val="00261DF2"/>
    <w:rsid w:val="00264BB6"/>
    <w:rsid w:val="00265B7B"/>
    <w:rsid w:val="00267687"/>
    <w:rsid w:val="00272E8E"/>
    <w:rsid w:val="002730E8"/>
    <w:rsid w:val="0027392A"/>
    <w:rsid w:val="00274190"/>
    <w:rsid w:val="00274206"/>
    <w:rsid w:val="002746E7"/>
    <w:rsid w:val="00282305"/>
    <w:rsid w:val="00283AF1"/>
    <w:rsid w:val="0028403D"/>
    <w:rsid w:val="00284F61"/>
    <w:rsid w:val="002864BD"/>
    <w:rsid w:val="00286855"/>
    <w:rsid w:val="00286C93"/>
    <w:rsid w:val="002878F8"/>
    <w:rsid w:val="00287F73"/>
    <w:rsid w:val="0029096A"/>
    <w:rsid w:val="00291EF7"/>
    <w:rsid w:val="00292577"/>
    <w:rsid w:val="002927F2"/>
    <w:rsid w:val="002933B5"/>
    <w:rsid w:val="00296D3D"/>
    <w:rsid w:val="002A0000"/>
    <w:rsid w:val="002A3618"/>
    <w:rsid w:val="002A6844"/>
    <w:rsid w:val="002A71A7"/>
    <w:rsid w:val="002B082E"/>
    <w:rsid w:val="002B22AB"/>
    <w:rsid w:val="002B3835"/>
    <w:rsid w:val="002C01C0"/>
    <w:rsid w:val="002C0749"/>
    <w:rsid w:val="002C1596"/>
    <w:rsid w:val="002C1FB8"/>
    <w:rsid w:val="002C26A5"/>
    <w:rsid w:val="002C4056"/>
    <w:rsid w:val="002C41ED"/>
    <w:rsid w:val="002C431B"/>
    <w:rsid w:val="002C4954"/>
    <w:rsid w:val="002C52D1"/>
    <w:rsid w:val="002C53DC"/>
    <w:rsid w:val="002C6CF9"/>
    <w:rsid w:val="002C76D4"/>
    <w:rsid w:val="002C7A14"/>
    <w:rsid w:val="002D27C8"/>
    <w:rsid w:val="002D27EE"/>
    <w:rsid w:val="002D28EA"/>
    <w:rsid w:val="002D2EBE"/>
    <w:rsid w:val="002D35AE"/>
    <w:rsid w:val="002D3FDD"/>
    <w:rsid w:val="002D4100"/>
    <w:rsid w:val="002D508A"/>
    <w:rsid w:val="002D6B2C"/>
    <w:rsid w:val="002D739C"/>
    <w:rsid w:val="002D7AA1"/>
    <w:rsid w:val="002E0B60"/>
    <w:rsid w:val="002E2102"/>
    <w:rsid w:val="002E2AF6"/>
    <w:rsid w:val="002E36D7"/>
    <w:rsid w:val="002E3AD9"/>
    <w:rsid w:val="002F0947"/>
    <w:rsid w:val="002F1392"/>
    <w:rsid w:val="002F1D1D"/>
    <w:rsid w:val="002F30EF"/>
    <w:rsid w:val="002F35B3"/>
    <w:rsid w:val="002F709E"/>
    <w:rsid w:val="002F729A"/>
    <w:rsid w:val="002F7782"/>
    <w:rsid w:val="00300D1E"/>
    <w:rsid w:val="00301945"/>
    <w:rsid w:val="00302B90"/>
    <w:rsid w:val="00306BEA"/>
    <w:rsid w:val="00306E93"/>
    <w:rsid w:val="003071E2"/>
    <w:rsid w:val="00307267"/>
    <w:rsid w:val="00307F27"/>
    <w:rsid w:val="0031151D"/>
    <w:rsid w:val="00313D45"/>
    <w:rsid w:val="003147D4"/>
    <w:rsid w:val="00316799"/>
    <w:rsid w:val="0031798E"/>
    <w:rsid w:val="00317B4F"/>
    <w:rsid w:val="0032009C"/>
    <w:rsid w:val="00320449"/>
    <w:rsid w:val="00321B70"/>
    <w:rsid w:val="0032269B"/>
    <w:rsid w:val="00322B5F"/>
    <w:rsid w:val="00323BCF"/>
    <w:rsid w:val="00323DC5"/>
    <w:rsid w:val="003244A5"/>
    <w:rsid w:val="00324768"/>
    <w:rsid w:val="00324A39"/>
    <w:rsid w:val="00325EAC"/>
    <w:rsid w:val="003266D7"/>
    <w:rsid w:val="00326F3D"/>
    <w:rsid w:val="00333E62"/>
    <w:rsid w:val="00334E20"/>
    <w:rsid w:val="003374B3"/>
    <w:rsid w:val="00340869"/>
    <w:rsid w:val="00342DAD"/>
    <w:rsid w:val="0034314A"/>
    <w:rsid w:val="00343469"/>
    <w:rsid w:val="00343492"/>
    <w:rsid w:val="003446FB"/>
    <w:rsid w:val="00344999"/>
    <w:rsid w:val="00344E90"/>
    <w:rsid w:val="003455CE"/>
    <w:rsid w:val="0035160A"/>
    <w:rsid w:val="00351EE6"/>
    <w:rsid w:val="0035245F"/>
    <w:rsid w:val="00352A4D"/>
    <w:rsid w:val="00353CEB"/>
    <w:rsid w:val="003543FC"/>
    <w:rsid w:val="00355090"/>
    <w:rsid w:val="0035552A"/>
    <w:rsid w:val="0035554E"/>
    <w:rsid w:val="00355975"/>
    <w:rsid w:val="00356DBB"/>
    <w:rsid w:val="00361837"/>
    <w:rsid w:val="003618F9"/>
    <w:rsid w:val="0036294F"/>
    <w:rsid w:val="00363C56"/>
    <w:rsid w:val="003647D3"/>
    <w:rsid w:val="003648FA"/>
    <w:rsid w:val="00365809"/>
    <w:rsid w:val="00366556"/>
    <w:rsid w:val="00370373"/>
    <w:rsid w:val="00370B48"/>
    <w:rsid w:val="00372E87"/>
    <w:rsid w:val="00373276"/>
    <w:rsid w:val="00381FE6"/>
    <w:rsid w:val="00383EE0"/>
    <w:rsid w:val="00384BFB"/>
    <w:rsid w:val="00385FCA"/>
    <w:rsid w:val="003870E6"/>
    <w:rsid w:val="00387B57"/>
    <w:rsid w:val="0039062A"/>
    <w:rsid w:val="00393DA6"/>
    <w:rsid w:val="0039414A"/>
    <w:rsid w:val="003946F4"/>
    <w:rsid w:val="00395FD4"/>
    <w:rsid w:val="0039601A"/>
    <w:rsid w:val="003A0D4C"/>
    <w:rsid w:val="003A1DB2"/>
    <w:rsid w:val="003A1E78"/>
    <w:rsid w:val="003A3E2C"/>
    <w:rsid w:val="003A4445"/>
    <w:rsid w:val="003A46BE"/>
    <w:rsid w:val="003A6F00"/>
    <w:rsid w:val="003B0A3E"/>
    <w:rsid w:val="003B114D"/>
    <w:rsid w:val="003B19A6"/>
    <w:rsid w:val="003B2083"/>
    <w:rsid w:val="003B291C"/>
    <w:rsid w:val="003B4358"/>
    <w:rsid w:val="003B5B84"/>
    <w:rsid w:val="003B6814"/>
    <w:rsid w:val="003B6F6D"/>
    <w:rsid w:val="003C049B"/>
    <w:rsid w:val="003C0581"/>
    <w:rsid w:val="003C62A7"/>
    <w:rsid w:val="003D0B57"/>
    <w:rsid w:val="003D0EC4"/>
    <w:rsid w:val="003D34DE"/>
    <w:rsid w:val="003D3BA1"/>
    <w:rsid w:val="003D3D1B"/>
    <w:rsid w:val="003D494C"/>
    <w:rsid w:val="003E2335"/>
    <w:rsid w:val="003E2346"/>
    <w:rsid w:val="003E5013"/>
    <w:rsid w:val="003E6401"/>
    <w:rsid w:val="003E7E13"/>
    <w:rsid w:val="003E7F6E"/>
    <w:rsid w:val="003F00CA"/>
    <w:rsid w:val="003F309C"/>
    <w:rsid w:val="003F30A5"/>
    <w:rsid w:val="003F3A81"/>
    <w:rsid w:val="003F4BD2"/>
    <w:rsid w:val="00400B1D"/>
    <w:rsid w:val="004014B0"/>
    <w:rsid w:val="00401618"/>
    <w:rsid w:val="00402B63"/>
    <w:rsid w:val="00403280"/>
    <w:rsid w:val="004032ED"/>
    <w:rsid w:val="00403D04"/>
    <w:rsid w:val="00413341"/>
    <w:rsid w:val="00413E34"/>
    <w:rsid w:val="004177CF"/>
    <w:rsid w:val="0042042D"/>
    <w:rsid w:val="00420B74"/>
    <w:rsid w:val="00420E53"/>
    <w:rsid w:val="0042238D"/>
    <w:rsid w:val="00422866"/>
    <w:rsid w:val="004230F8"/>
    <w:rsid w:val="00423667"/>
    <w:rsid w:val="00423770"/>
    <w:rsid w:val="00423D1F"/>
    <w:rsid w:val="00424B61"/>
    <w:rsid w:val="00426BF6"/>
    <w:rsid w:val="004271D5"/>
    <w:rsid w:val="00427402"/>
    <w:rsid w:val="00430173"/>
    <w:rsid w:val="00431DAE"/>
    <w:rsid w:val="00432C53"/>
    <w:rsid w:val="00433041"/>
    <w:rsid w:val="004372E1"/>
    <w:rsid w:val="00437C7B"/>
    <w:rsid w:val="00437E80"/>
    <w:rsid w:val="00441288"/>
    <w:rsid w:val="00441BA7"/>
    <w:rsid w:val="00444FA6"/>
    <w:rsid w:val="004453CF"/>
    <w:rsid w:val="00446257"/>
    <w:rsid w:val="00447F0A"/>
    <w:rsid w:val="004506A6"/>
    <w:rsid w:val="00450B34"/>
    <w:rsid w:val="00452288"/>
    <w:rsid w:val="004561A2"/>
    <w:rsid w:val="004567B2"/>
    <w:rsid w:val="00457CF5"/>
    <w:rsid w:val="00462978"/>
    <w:rsid w:val="0046490A"/>
    <w:rsid w:val="00465914"/>
    <w:rsid w:val="00466C63"/>
    <w:rsid w:val="00466D3A"/>
    <w:rsid w:val="00470477"/>
    <w:rsid w:val="00470DE9"/>
    <w:rsid w:val="00470E18"/>
    <w:rsid w:val="004718C6"/>
    <w:rsid w:val="004725D4"/>
    <w:rsid w:val="00473547"/>
    <w:rsid w:val="004744C9"/>
    <w:rsid w:val="00476F5F"/>
    <w:rsid w:val="0048112C"/>
    <w:rsid w:val="004816DC"/>
    <w:rsid w:val="00481736"/>
    <w:rsid w:val="004823F9"/>
    <w:rsid w:val="004826C1"/>
    <w:rsid w:val="00484047"/>
    <w:rsid w:val="00491124"/>
    <w:rsid w:val="00492203"/>
    <w:rsid w:val="00492471"/>
    <w:rsid w:val="004938F9"/>
    <w:rsid w:val="004A055B"/>
    <w:rsid w:val="004A199D"/>
    <w:rsid w:val="004A2486"/>
    <w:rsid w:val="004A2F22"/>
    <w:rsid w:val="004A33AA"/>
    <w:rsid w:val="004A4028"/>
    <w:rsid w:val="004A4AE6"/>
    <w:rsid w:val="004A5CEE"/>
    <w:rsid w:val="004A6540"/>
    <w:rsid w:val="004A788A"/>
    <w:rsid w:val="004B0406"/>
    <w:rsid w:val="004B0C7A"/>
    <w:rsid w:val="004B4238"/>
    <w:rsid w:val="004B4BFF"/>
    <w:rsid w:val="004B5404"/>
    <w:rsid w:val="004B6547"/>
    <w:rsid w:val="004B6E1C"/>
    <w:rsid w:val="004B7FDA"/>
    <w:rsid w:val="004C56B4"/>
    <w:rsid w:val="004C6DED"/>
    <w:rsid w:val="004C7B82"/>
    <w:rsid w:val="004D2505"/>
    <w:rsid w:val="004D2538"/>
    <w:rsid w:val="004D38EC"/>
    <w:rsid w:val="004D6AB9"/>
    <w:rsid w:val="004E20B1"/>
    <w:rsid w:val="004E3080"/>
    <w:rsid w:val="004E35A1"/>
    <w:rsid w:val="004E5110"/>
    <w:rsid w:val="004E6102"/>
    <w:rsid w:val="004E644A"/>
    <w:rsid w:val="004E6F7E"/>
    <w:rsid w:val="004E71F4"/>
    <w:rsid w:val="004E77EB"/>
    <w:rsid w:val="004E7902"/>
    <w:rsid w:val="004F0CFA"/>
    <w:rsid w:val="004F3AD6"/>
    <w:rsid w:val="004F662F"/>
    <w:rsid w:val="004F66AB"/>
    <w:rsid w:val="005009AE"/>
    <w:rsid w:val="005024E3"/>
    <w:rsid w:val="005024FD"/>
    <w:rsid w:val="00503A44"/>
    <w:rsid w:val="00504087"/>
    <w:rsid w:val="00504420"/>
    <w:rsid w:val="005064A6"/>
    <w:rsid w:val="005074D2"/>
    <w:rsid w:val="005103D3"/>
    <w:rsid w:val="005114B7"/>
    <w:rsid w:val="00512D98"/>
    <w:rsid w:val="00513F0F"/>
    <w:rsid w:val="005146F8"/>
    <w:rsid w:val="005149BE"/>
    <w:rsid w:val="00514EF2"/>
    <w:rsid w:val="00517950"/>
    <w:rsid w:val="00517F61"/>
    <w:rsid w:val="005207B6"/>
    <w:rsid w:val="00522DCD"/>
    <w:rsid w:val="00524A88"/>
    <w:rsid w:val="005255DD"/>
    <w:rsid w:val="00525933"/>
    <w:rsid w:val="00525E73"/>
    <w:rsid w:val="0053086A"/>
    <w:rsid w:val="00530EF1"/>
    <w:rsid w:val="00531ECA"/>
    <w:rsid w:val="005322CE"/>
    <w:rsid w:val="0053282F"/>
    <w:rsid w:val="005338DE"/>
    <w:rsid w:val="00534540"/>
    <w:rsid w:val="00535FF0"/>
    <w:rsid w:val="0053770E"/>
    <w:rsid w:val="005405AB"/>
    <w:rsid w:val="00540918"/>
    <w:rsid w:val="00543B13"/>
    <w:rsid w:val="005440C8"/>
    <w:rsid w:val="00546075"/>
    <w:rsid w:val="005466DF"/>
    <w:rsid w:val="0054781B"/>
    <w:rsid w:val="00550653"/>
    <w:rsid w:val="00550BDB"/>
    <w:rsid w:val="00551251"/>
    <w:rsid w:val="0055166D"/>
    <w:rsid w:val="005524A9"/>
    <w:rsid w:val="005528D6"/>
    <w:rsid w:val="00553387"/>
    <w:rsid w:val="005557AB"/>
    <w:rsid w:val="005564BB"/>
    <w:rsid w:val="005571E5"/>
    <w:rsid w:val="005578C0"/>
    <w:rsid w:val="00560220"/>
    <w:rsid w:val="00560B5E"/>
    <w:rsid w:val="00561CFB"/>
    <w:rsid w:val="00562027"/>
    <w:rsid w:val="00562DD6"/>
    <w:rsid w:val="0056334C"/>
    <w:rsid w:val="00563E07"/>
    <w:rsid w:val="00564156"/>
    <w:rsid w:val="0057091E"/>
    <w:rsid w:val="005711D2"/>
    <w:rsid w:val="0057429A"/>
    <w:rsid w:val="00574466"/>
    <w:rsid w:val="00574AC1"/>
    <w:rsid w:val="00575324"/>
    <w:rsid w:val="0057628F"/>
    <w:rsid w:val="005807D7"/>
    <w:rsid w:val="00583110"/>
    <w:rsid w:val="00586F8F"/>
    <w:rsid w:val="00590316"/>
    <w:rsid w:val="00590BA0"/>
    <w:rsid w:val="00592FE6"/>
    <w:rsid w:val="00593006"/>
    <w:rsid w:val="00593740"/>
    <w:rsid w:val="005938FB"/>
    <w:rsid w:val="00593BF4"/>
    <w:rsid w:val="0059427B"/>
    <w:rsid w:val="00595AD7"/>
    <w:rsid w:val="005A0AD5"/>
    <w:rsid w:val="005A1166"/>
    <w:rsid w:val="005A151E"/>
    <w:rsid w:val="005A1B8D"/>
    <w:rsid w:val="005A24E4"/>
    <w:rsid w:val="005A467E"/>
    <w:rsid w:val="005A47BF"/>
    <w:rsid w:val="005A5F47"/>
    <w:rsid w:val="005A6824"/>
    <w:rsid w:val="005A6F29"/>
    <w:rsid w:val="005A7724"/>
    <w:rsid w:val="005A7FAB"/>
    <w:rsid w:val="005B125F"/>
    <w:rsid w:val="005B2664"/>
    <w:rsid w:val="005B26E0"/>
    <w:rsid w:val="005B4433"/>
    <w:rsid w:val="005B59BD"/>
    <w:rsid w:val="005B6576"/>
    <w:rsid w:val="005C2152"/>
    <w:rsid w:val="005C2389"/>
    <w:rsid w:val="005C37E5"/>
    <w:rsid w:val="005C3E30"/>
    <w:rsid w:val="005C41E9"/>
    <w:rsid w:val="005C4CE4"/>
    <w:rsid w:val="005C4FAB"/>
    <w:rsid w:val="005C6DD8"/>
    <w:rsid w:val="005C7EBB"/>
    <w:rsid w:val="005D022D"/>
    <w:rsid w:val="005D06E6"/>
    <w:rsid w:val="005D206D"/>
    <w:rsid w:val="005D41D3"/>
    <w:rsid w:val="005D4A9E"/>
    <w:rsid w:val="005D5969"/>
    <w:rsid w:val="005D758E"/>
    <w:rsid w:val="005D7FB7"/>
    <w:rsid w:val="005E1E31"/>
    <w:rsid w:val="005E3BC0"/>
    <w:rsid w:val="005E4D88"/>
    <w:rsid w:val="005E4D89"/>
    <w:rsid w:val="005E6104"/>
    <w:rsid w:val="005E77BA"/>
    <w:rsid w:val="005E7B71"/>
    <w:rsid w:val="005F1FFA"/>
    <w:rsid w:val="005F3206"/>
    <w:rsid w:val="005F5210"/>
    <w:rsid w:val="005F5211"/>
    <w:rsid w:val="005F5433"/>
    <w:rsid w:val="005F66F9"/>
    <w:rsid w:val="005F7F3E"/>
    <w:rsid w:val="00600B15"/>
    <w:rsid w:val="00606B70"/>
    <w:rsid w:val="0060710A"/>
    <w:rsid w:val="006074D3"/>
    <w:rsid w:val="0061096A"/>
    <w:rsid w:val="00612B1F"/>
    <w:rsid w:val="00614236"/>
    <w:rsid w:val="006149A4"/>
    <w:rsid w:val="006157D6"/>
    <w:rsid w:val="006167DF"/>
    <w:rsid w:val="00616887"/>
    <w:rsid w:val="00627559"/>
    <w:rsid w:val="0063315F"/>
    <w:rsid w:val="00634522"/>
    <w:rsid w:val="00635222"/>
    <w:rsid w:val="00636CED"/>
    <w:rsid w:val="00640159"/>
    <w:rsid w:val="0064154F"/>
    <w:rsid w:val="0064771A"/>
    <w:rsid w:val="0065142A"/>
    <w:rsid w:val="00651D2A"/>
    <w:rsid w:val="00653233"/>
    <w:rsid w:val="006535DD"/>
    <w:rsid w:val="0065369D"/>
    <w:rsid w:val="0065377B"/>
    <w:rsid w:val="00654ABC"/>
    <w:rsid w:val="00655213"/>
    <w:rsid w:val="00656127"/>
    <w:rsid w:val="00656E9C"/>
    <w:rsid w:val="0065707F"/>
    <w:rsid w:val="006574D3"/>
    <w:rsid w:val="00657C84"/>
    <w:rsid w:val="00657FE2"/>
    <w:rsid w:val="006602FE"/>
    <w:rsid w:val="00660A44"/>
    <w:rsid w:val="00660F33"/>
    <w:rsid w:val="00660F4B"/>
    <w:rsid w:val="006615FD"/>
    <w:rsid w:val="006628ED"/>
    <w:rsid w:val="006631BF"/>
    <w:rsid w:val="00664D73"/>
    <w:rsid w:val="00665075"/>
    <w:rsid w:val="00665918"/>
    <w:rsid w:val="00670EA0"/>
    <w:rsid w:val="00672ADB"/>
    <w:rsid w:val="00673144"/>
    <w:rsid w:val="00674147"/>
    <w:rsid w:val="00674400"/>
    <w:rsid w:val="00676CDB"/>
    <w:rsid w:val="0068107E"/>
    <w:rsid w:val="00681FDB"/>
    <w:rsid w:val="00682298"/>
    <w:rsid w:val="006829C0"/>
    <w:rsid w:val="006835EB"/>
    <w:rsid w:val="00684F69"/>
    <w:rsid w:val="00687ECB"/>
    <w:rsid w:val="00692587"/>
    <w:rsid w:val="00692B8F"/>
    <w:rsid w:val="00692F30"/>
    <w:rsid w:val="00693691"/>
    <w:rsid w:val="00693AEA"/>
    <w:rsid w:val="00694AAD"/>
    <w:rsid w:val="00695F23"/>
    <w:rsid w:val="0069681C"/>
    <w:rsid w:val="0069736F"/>
    <w:rsid w:val="006A06E3"/>
    <w:rsid w:val="006A2521"/>
    <w:rsid w:val="006A32E6"/>
    <w:rsid w:val="006A3FD5"/>
    <w:rsid w:val="006A428B"/>
    <w:rsid w:val="006A59A4"/>
    <w:rsid w:val="006A6003"/>
    <w:rsid w:val="006A6054"/>
    <w:rsid w:val="006A79B4"/>
    <w:rsid w:val="006A7F0F"/>
    <w:rsid w:val="006B04E1"/>
    <w:rsid w:val="006B3937"/>
    <w:rsid w:val="006B3D97"/>
    <w:rsid w:val="006C071F"/>
    <w:rsid w:val="006C0B26"/>
    <w:rsid w:val="006C18F5"/>
    <w:rsid w:val="006C246B"/>
    <w:rsid w:val="006C400F"/>
    <w:rsid w:val="006C4096"/>
    <w:rsid w:val="006C4BC8"/>
    <w:rsid w:val="006C6DFD"/>
    <w:rsid w:val="006C7950"/>
    <w:rsid w:val="006C79BB"/>
    <w:rsid w:val="006D085C"/>
    <w:rsid w:val="006D293A"/>
    <w:rsid w:val="006D3063"/>
    <w:rsid w:val="006D3ABD"/>
    <w:rsid w:val="006D3F62"/>
    <w:rsid w:val="006D7E44"/>
    <w:rsid w:val="006E07BD"/>
    <w:rsid w:val="006E1798"/>
    <w:rsid w:val="006E190E"/>
    <w:rsid w:val="006E5828"/>
    <w:rsid w:val="006E5DBC"/>
    <w:rsid w:val="006E6BFA"/>
    <w:rsid w:val="006F064B"/>
    <w:rsid w:val="006F4C36"/>
    <w:rsid w:val="006F4EC1"/>
    <w:rsid w:val="006F4FA3"/>
    <w:rsid w:val="006F641F"/>
    <w:rsid w:val="007013F2"/>
    <w:rsid w:val="007017C9"/>
    <w:rsid w:val="007052DE"/>
    <w:rsid w:val="0070626F"/>
    <w:rsid w:val="00706822"/>
    <w:rsid w:val="00710DE7"/>
    <w:rsid w:val="00713698"/>
    <w:rsid w:val="00713F10"/>
    <w:rsid w:val="00713FF4"/>
    <w:rsid w:val="007141AF"/>
    <w:rsid w:val="007144D6"/>
    <w:rsid w:val="007148EB"/>
    <w:rsid w:val="0071536B"/>
    <w:rsid w:val="00716669"/>
    <w:rsid w:val="00716E79"/>
    <w:rsid w:val="00716E85"/>
    <w:rsid w:val="00717167"/>
    <w:rsid w:val="0072257C"/>
    <w:rsid w:val="00722EDD"/>
    <w:rsid w:val="00723980"/>
    <w:rsid w:val="00724FCF"/>
    <w:rsid w:val="00725DD4"/>
    <w:rsid w:val="0073204D"/>
    <w:rsid w:val="00732723"/>
    <w:rsid w:val="00732B1B"/>
    <w:rsid w:val="00733C30"/>
    <w:rsid w:val="007351D8"/>
    <w:rsid w:val="00735D13"/>
    <w:rsid w:val="007363C3"/>
    <w:rsid w:val="00740A97"/>
    <w:rsid w:val="00741306"/>
    <w:rsid w:val="00743504"/>
    <w:rsid w:val="007445CA"/>
    <w:rsid w:val="0074502F"/>
    <w:rsid w:val="007463D8"/>
    <w:rsid w:val="00750233"/>
    <w:rsid w:val="00750AD2"/>
    <w:rsid w:val="00751653"/>
    <w:rsid w:val="00755DEE"/>
    <w:rsid w:val="0075674A"/>
    <w:rsid w:val="00757E5A"/>
    <w:rsid w:val="00760B47"/>
    <w:rsid w:val="00760CD9"/>
    <w:rsid w:val="00761959"/>
    <w:rsid w:val="0076281F"/>
    <w:rsid w:val="00762884"/>
    <w:rsid w:val="00763311"/>
    <w:rsid w:val="0076454E"/>
    <w:rsid w:val="00765734"/>
    <w:rsid w:val="0077021A"/>
    <w:rsid w:val="00770DFB"/>
    <w:rsid w:val="007728A8"/>
    <w:rsid w:val="00777AFE"/>
    <w:rsid w:val="007811FB"/>
    <w:rsid w:val="007832E3"/>
    <w:rsid w:val="00784081"/>
    <w:rsid w:val="007851CE"/>
    <w:rsid w:val="007857DD"/>
    <w:rsid w:val="00787E06"/>
    <w:rsid w:val="0079056D"/>
    <w:rsid w:val="00791B38"/>
    <w:rsid w:val="00793A49"/>
    <w:rsid w:val="00794881"/>
    <w:rsid w:val="00796693"/>
    <w:rsid w:val="00796923"/>
    <w:rsid w:val="00796F45"/>
    <w:rsid w:val="00797426"/>
    <w:rsid w:val="00797C4C"/>
    <w:rsid w:val="007A2173"/>
    <w:rsid w:val="007A237A"/>
    <w:rsid w:val="007A30E1"/>
    <w:rsid w:val="007A4A0C"/>
    <w:rsid w:val="007A51DC"/>
    <w:rsid w:val="007A75D4"/>
    <w:rsid w:val="007B1D2F"/>
    <w:rsid w:val="007B1F16"/>
    <w:rsid w:val="007B2ACE"/>
    <w:rsid w:val="007B528B"/>
    <w:rsid w:val="007B59E6"/>
    <w:rsid w:val="007B5FBF"/>
    <w:rsid w:val="007B7D1F"/>
    <w:rsid w:val="007C0E52"/>
    <w:rsid w:val="007C3BD2"/>
    <w:rsid w:val="007C5B3F"/>
    <w:rsid w:val="007C5E94"/>
    <w:rsid w:val="007C62C1"/>
    <w:rsid w:val="007D101A"/>
    <w:rsid w:val="007D17EC"/>
    <w:rsid w:val="007D2588"/>
    <w:rsid w:val="007D3039"/>
    <w:rsid w:val="007D3858"/>
    <w:rsid w:val="007D3D0C"/>
    <w:rsid w:val="007D4291"/>
    <w:rsid w:val="007D4A7A"/>
    <w:rsid w:val="007D690D"/>
    <w:rsid w:val="007E0D86"/>
    <w:rsid w:val="007E13C6"/>
    <w:rsid w:val="007E19B2"/>
    <w:rsid w:val="007E21B8"/>
    <w:rsid w:val="007E24F7"/>
    <w:rsid w:val="007E3AB7"/>
    <w:rsid w:val="007E4525"/>
    <w:rsid w:val="007E4FDA"/>
    <w:rsid w:val="007E5BC6"/>
    <w:rsid w:val="007E6187"/>
    <w:rsid w:val="007E652C"/>
    <w:rsid w:val="007E7173"/>
    <w:rsid w:val="007F132D"/>
    <w:rsid w:val="007F31D4"/>
    <w:rsid w:val="007F4D86"/>
    <w:rsid w:val="007F6933"/>
    <w:rsid w:val="0080108A"/>
    <w:rsid w:val="00801593"/>
    <w:rsid w:val="00801E3B"/>
    <w:rsid w:val="00804377"/>
    <w:rsid w:val="00804CF3"/>
    <w:rsid w:val="00805661"/>
    <w:rsid w:val="00806A18"/>
    <w:rsid w:val="00810640"/>
    <w:rsid w:val="00812E63"/>
    <w:rsid w:val="0081311E"/>
    <w:rsid w:val="00813828"/>
    <w:rsid w:val="00814E86"/>
    <w:rsid w:val="00817925"/>
    <w:rsid w:val="00817BB2"/>
    <w:rsid w:val="008203A4"/>
    <w:rsid w:val="008218BE"/>
    <w:rsid w:val="008239E8"/>
    <w:rsid w:val="00825E8B"/>
    <w:rsid w:val="00826C0C"/>
    <w:rsid w:val="0082775A"/>
    <w:rsid w:val="00827DD2"/>
    <w:rsid w:val="00830EA6"/>
    <w:rsid w:val="0083120A"/>
    <w:rsid w:val="00832318"/>
    <w:rsid w:val="00832704"/>
    <w:rsid w:val="0083517A"/>
    <w:rsid w:val="00840678"/>
    <w:rsid w:val="0084170F"/>
    <w:rsid w:val="00841D06"/>
    <w:rsid w:val="0084468C"/>
    <w:rsid w:val="008458EE"/>
    <w:rsid w:val="00846D7B"/>
    <w:rsid w:val="00851A5F"/>
    <w:rsid w:val="00851E7C"/>
    <w:rsid w:val="008526C1"/>
    <w:rsid w:val="00852C67"/>
    <w:rsid w:val="008535B2"/>
    <w:rsid w:val="0085523A"/>
    <w:rsid w:val="008615D0"/>
    <w:rsid w:val="008625CB"/>
    <w:rsid w:val="00862A3A"/>
    <w:rsid w:val="0086581A"/>
    <w:rsid w:val="00865AE5"/>
    <w:rsid w:val="00865E07"/>
    <w:rsid w:val="008673DC"/>
    <w:rsid w:val="008679D2"/>
    <w:rsid w:val="00871C60"/>
    <w:rsid w:val="008727D6"/>
    <w:rsid w:val="00873270"/>
    <w:rsid w:val="008750A7"/>
    <w:rsid w:val="00876487"/>
    <w:rsid w:val="008765EF"/>
    <w:rsid w:val="008769D4"/>
    <w:rsid w:val="00880D40"/>
    <w:rsid w:val="00883827"/>
    <w:rsid w:val="008848BE"/>
    <w:rsid w:val="00884BD2"/>
    <w:rsid w:val="00885327"/>
    <w:rsid w:val="0088566A"/>
    <w:rsid w:val="008863B4"/>
    <w:rsid w:val="00886AA3"/>
    <w:rsid w:val="00887860"/>
    <w:rsid w:val="00891A7E"/>
    <w:rsid w:val="00892371"/>
    <w:rsid w:val="00893D4B"/>
    <w:rsid w:val="00894618"/>
    <w:rsid w:val="0089679F"/>
    <w:rsid w:val="00896EBC"/>
    <w:rsid w:val="008A25D2"/>
    <w:rsid w:val="008A28F8"/>
    <w:rsid w:val="008A3C62"/>
    <w:rsid w:val="008A4137"/>
    <w:rsid w:val="008A50E3"/>
    <w:rsid w:val="008A61F4"/>
    <w:rsid w:val="008A695B"/>
    <w:rsid w:val="008B13D9"/>
    <w:rsid w:val="008B1951"/>
    <w:rsid w:val="008B522E"/>
    <w:rsid w:val="008B547F"/>
    <w:rsid w:val="008B57C5"/>
    <w:rsid w:val="008B57EF"/>
    <w:rsid w:val="008B72EC"/>
    <w:rsid w:val="008C0046"/>
    <w:rsid w:val="008C2BAE"/>
    <w:rsid w:val="008C3A7D"/>
    <w:rsid w:val="008C6372"/>
    <w:rsid w:val="008C6DD5"/>
    <w:rsid w:val="008C6EF3"/>
    <w:rsid w:val="008D23F0"/>
    <w:rsid w:val="008D2A7D"/>
    <w:rsid w:val="008D2E53"/>
    <w:rsid w:val="008D467A"/>
    <w:rsid w:val="008D4F7F"/>
    <w:rsid w:val="008D5DAA"/>
    <w:rsid w:val="008D70A2"/>
    <w:rsid w:val="008E01D6"/>
    <w:rsid w:val="008E12EB"/>
    <w:rsid w:val="008E2573"/>
    <w:rsid w:val="008E4639"/>
    <w:rsid w:val="008E712B"/>
    <w:rsid w:val="008F2196"/>
    <w:rsid w:val="008F266D"/>
    <w:rsid w:val="008F4085"/>
    <w:rsid w:val="008F474E"/>
    <w:rsid w:val="008F606D"/>
    <w:rsid w:val="008F6A65"/>
    <w:rsid w:val="008F6F4B"/>
    <w:rsid w:val="009029E7"/>
    <w:rsid w:val="009038F7"/>
    <w:rsid w:val="009048FB"/>
    <w:rsid w:val="00904B7D"/>
    <w:rsid w:val="009144E8"/>
    <w:rsid w:val="0091453F"/>
    <w:rsid w:val="009147CB"/>
    <w:rsid w:val="0091605E"/>
    <w:rsid w:val="0091752D"/>
    <w:rsid w:val="0091765A"/>
    <w:rsid w:val="00917B72"/>
    <w:rsid w:val="00922FBC"/>
    <w:rsid w:val="009232BA"/>
    <w:rsid w:val="00927CBB"/>
    <w:rsid w:val="00932812"/>
    <w:rsid w:val="0093314B"/>
    <w:rsid w:val="0094040E"/>
    <w:rsid w:val="00944E90"/>
    <w:rsid w:val="009468AB"/>
    <w:rsid w:val="0094764C"/>
    <w:rsid w:val="009538B4"/>
    <w:rsid w:val="00954B00"/>
    <w:rsid w:val="00955C09"/>
    <w:rsid w:val="0096075B"/>
    <w:rsid w:val="00961449"/>
    <w:rsid w:val="009618D3"/>
    <w:rsid w:val="0096235B"/>
    <w:rsid w:val="009634CE"/>
    <w:rsid w:val="00963B9D"/>
    <w:rsid w:val="00964861"/>
    <w:rsid w:val="0096518E"/>
    <w:rsid w:val="009666D8"/>
    <w:rsid w:val="00967AFC"/>
    <w:rsid w:val="00970050"/>
    <w:rsid w:val="009701FA"/>
    <w:rsid w:val="00970704"/>
    <w:rsid w:val="009712EC"/>
    <w:rsid w:val="009722CC"/>
    <w:rsid w:val="00974653"/>
    <w:rsid w:val="009751C5"/>
    <w:rsid w:val="00975680"/>
    <w:rsid w:val="0098092C"/>
    <w:rsid w:val="0098243D"/>
    <w:rsid w:val="00983505"/>
    <w:rsid w:val="00984119"/>
    <w:rsid w:val="0098415F"/>
    <w:rsid w:val="009870ED"/>
    <w:rsid w:val="009876C9"/>
    <w:rsid w:val="009929C5"/>
    <w:rsid w:val="00992D19"/>
    <w:rsid w:val="00992E31"/>
    <w:rsid w:val="00994DC4"/>
    <w:rsid w:val="009950FB"/>
    <w:rsid w:val="00996070"/>
    <w:rsid w:val="0099656A"/>
    <w:rsid w:val="00996689"/>
    <w:rsid w:val="00996812"/>
    <w:rsid w:val="00996EEA"/>
    <w:rsid w:val="00997FCC"/>
    <w:rsid w:val="009A01B8"/>
    <w:rsid w:val="009A2119"/>
    <w:rsid w:val="009A403A"/>
    <w:rsid w:val="009A4328"/>
    <w:rsid w:val="009A623C"/>
    <w:rsid w:val="009A7B17"/>
    <w:rsid w:val="009B1F94"/>
    <w:rsid w:val="009B39CD"/>
    <w:rsid w:val="009B3B88"/>
    <w:rsid w:val="009B5148"/>
    <w:rsid w:val="009B528E"/>
    <w:rsid w:val="009C27E9"/>
    <w:rsid w:val="009C43BF"/>
    <w:rsid w:val="009C45AB"/>
    <w:rsid w:val="009C4F65"/>
    <w:rsid w:val="009C4FD5"/>
    <w:rsid w:val="009C51E6"/>
    <w:rsid w:val="009C7457"/>
    <w:rsid w:val="009D0701"/>
    <w:rsid w:val="009D2516"/>
    <w:rsid w:val="009D3F69"/>
    <w:rsid w:val="009D5D62"/>
    <w:rsid w:val="009D601A"/>
    <w:rsid w:val="009D6663"/>
    <w:rsid w:val="009D67F8"/>
    <w:rsid w:val="009D7B8D"/>
    <w:rsid w:val="009D7D53"/>
    <w:rsid w:val="009E32DD"/>
    <w:rsid w:val="009E3799"/>
    <w:rsid w:val="009E4CF0"/>
    <w:rsid w:val="009E6399"/>
    <w:rsid w:val="009E6D7D"/>
    <w:rsid w:val="009E7BB0"/>
    <w:rsid w:val="009F1136"/>
    <w:rsid w:val="009F2196"/>
    <w:rsid w:val="009F4BD8"/>
    <w:rsid w:val="009F762E"/>
    <w:rsid w:val="009F7A5F"/>
    <w:rsid w:val="00A008FA"/>
    <w:rsid w:val="00A01987"/>
    <w:rsid w:val="00A022F0"/>
    <w:rsid w:val="00A044C0"/>
    <w:rsid w:val="00A04699"/>
    <w:rsid w:val="00A05E7C"/>
    <w:rsid w:val="00A06FA1"/>
    <w:rsid w:val="00A07492"/>
    <w:rsid w:val="00A07511"/>
    <w:rsid w:val="00A10AD3"/>
    <w:rsid w:val="00A11487"/>
    <w:rsid w:val="00A117C7"/>
    <w:rsid w:val="00A13608"/>
    <w:rsid w:val="00A13C4D"/>
    <w:rsid w:val="00A13D81"/>
    <w:rsid w:val="00A15A39"/>
    <w:rsid w:val="00A20C11"/>
    <w:rsid w:val="00A2135E"/>
    <w:rsid w:val="00A22699"/>
    <w:rsid w:val="00A227A3"/>
    <w:rsid w:val="00A24462"/>
    <w:rsid w:val="00A27896"/>
    <w:rsid w:val="00A27DCE"/>
    <w:rsid w:val="00A3308D"/>
    <w:rsid w:val="00A365E6"/>
    <w:rsid w:val="00A36E2A"/>
    <w:rsid w:val="00A3739C"/>
    <w:rsid w:val="00A3753A"/>
    <w:rsid w:val="00A42C92"/>
    <w:rsid w:val="00A50DA2"/>
    <w:rsid w:val="00A5141D"/>
    <w:rsid w:val="00A5184D"/>
    <w:rsid w:val="00A5214A"/>
    <w:rsid w:val="00A52963"/>
    <w:rsid w:val="00A529C6"/>
    <w:rsid w:val="00A54C7C"/>
    <w:rsid w:val="00A54EC6"/>
    <w:rsid w:val="00A555DD"/>
    <w:rsid w:val="00A55681"/>
    <w:rsid w:val="00A5664E"/>
    <w:rsid w:val="00A574F1"/>
    <w:rsid w:val="00A6157F"/>
    <w:rsid w:val="00A61EFB"/>
    <w:rsid w:val="00A63763"/>
    <w:rsid w:val="00A63AA4"/>
    <w:rsid w:val="00A63CD5"/>
    <w:rsid w:val="00A64025"/>
    <w:rsid w:val="00A6559A"/>
    <w:rsid w:val="00A660B6"/>
    <w:rsid w:val="00A6673B"/>
    <w:rsid w:val="00A66EFE"/>
    <w:rsid w:val="00A7181A"/>
    <w:rsid w:val="00A72A7C"/>
    <w:rsid w:val="00A73443"/>
    <w:rsid w:val="00A74EDC"/>
    <w:rsid w:val="00A76945"/>
    <w:rsid w:val="00A80309"/>
    <w:rsid w:val="00A8038A"/>
    <w:rsid w:val="00A80E1F"/>
    <w:rsid w:val="00A83D39"/>
    <w:rsid w:val="00A843CF"/>
    <w:rsid w:val="00A85540"/>
    <w:rsid w:val="00A86BEB"/>
    <w:rsid w:val="00A91CBF"/>
    <w:rsid w:val="00A934BC"/>
    <w:rsid w:val="00A93B01"/>
    <w:rsid w:val="00A93F56"/>
    <w:rsid w:val="00A947A9"/>
    <w:rsid w:val="00A97283"/>
    <w:rsid w:val="00AA0546"/>
    <w:rsid w:val="00AA060B"/>
    <w:rsid w:val="00AA25D0"/>
    <w:rsid w:val="00AA296E"/>
    <w:rsid w:val="00AA2E13"/>
    <w:rsid w:val="00AA3D5D"/>
    <w:rsid w:val="00AA6D3E"/>
    <w:rsid w:val="00AA7710"/>
    <w:rsid w:val="00AA777F"/>
    <w:rsid w:val="00AB11CE"/>
    <w:rsid w:val="00AB1693"/>
    <w:rsid w:val="00AB2945"/>
    <w:rsid w:val="00AB4F65"/>
    <w:rsid w:val="00AB559B"/>
    <w:rsid w:val="00AB639B"/>
    <w:rsid w:val="00AB71DA"/>
    <w:rsid w:val="00AB7902"/>
    <w:rsid w:val="00AC073C"/>
    <w:rsid w:val="00AC2828"/>
    <w:rsid w:val="00AC42CB"/>
    <w:rsid w:val="00AC6A02"/>
    <w:rsid w:val="00AC78F5"/>
    <w:rsid w:val="00AD0A8D"/>
    <w:rsid w:val="00AD2C3F"/>
    <w:rsid w:val="00AD6663"/>
    <w:rsid w:val="00AD6967"/>
    <w:rsid w:val="00AD72FF"/>
    <w:rsid w:val="00AE022C"/>
    <w:rsid w:val="00AE0755"/>
    <w:rsid w:val="00AE1949"/>
    <w:rsid w:val="00AE2350"/>
    <w:rsid w:val="00AE35D2"/>
    <w:rsid w:val="00AE4616"/>
    <w:rsid w:val="00AE6BB0"/>
    <w:rsid w:val="00AE7C48"/>
    <w:rsid w:val="00AF2E14"/>
    <w:rsid w:val="00AF31CA"/>
    <w:rsid w:val="00AF3A99"/>
    <w:rsid w:val="00AF430A"/>
    <w:rsid w:val="00AF4D6D"/>
    <w:rsid w:val="00AF5190"/>
    <w:rsid w:val="00AF5F3E"/>
    <w:rsid w:val="00AF64B8"/>
    <w:rsid w:val="00AF6D6E"/>
    <w:rsid w:val="00AF7748"/>
    <w:rsid w:val="00B00015"/>
    <w:rsid w:val="00B01E3F"/>
    <w:rsid w:val="00B033EF"/>
    <w:rsid w:val="00B038FE"/>
    <w:rsid w:val="00B061A7"/>
    <w:rsid w:val="00B10770"/>
    <w:rsid w:val="00B12B4A"/>
    <w:rsid w:val="00B12BFC"/>
    <w:rsid w:val="00B2277E"/>
    <w:rsid w:val="00B23873"/>
    <w:rsid w:val="00B239D0"/>
    <w:rsid w:val="00B243BC"/>
    <w:rsid w:val="00B24C73"/>
    <w:rsid w:val="00B274D9"/>
    <w:rsid w:val="00B31768"/>
    <w:rsid w:val="00B321CC"/>
    <w:rsid w:val="00B32522"/>
    <w:rsid w:val="00B32E62"/>
    <w:rsid w:val="00B33163"/>
    <w:rsid w:val="00B339A2"/>
    <w:rsid w:val="00B34289"/>
    <w:rsid w:val="00B35016"/>
    <w:rsid w:val="00B35737"/>
    <w:rsid w:val="00B37CE9"/>
    <w:rsid w:val="00B40B01"/>
    <w:rsid w:val="00B40FC1"/>
    <w:rsid w:val="00B41100"/>
    <w:rsid w:val="00B46AF8"/>
    <w:rsid w:val="00B47A2B"/>
    <w:rsid w:val="00B47F05"/>
    <w:rsid w:val="00B50F2F"/>
    <w:rsid w:val="00B5121B"/>
    <w:rsid w:val="00B51319"/>
    <w:rsid w:val="00B51B3B"/>
    <w:rsid w:val="00B51FBD"/>
    <w:rsid w:val="00B53CAF"/>
    <w:rsid w:val="00B54190"/>
    <w:rsid w:val="00B560B0"/>
    <w:rsid w:val="00B560B7"/>
    <w:rsid w:val="00B56630"/>
    <w:rsid w:val="00B5723C"/>
    <w:rsid w:val="00B629D3"/>
    <w:rsid w:val="00B62B69"/>
    <w:rsid w:val="00B63349"/>
    <w:rsid w:val="00B64732"/>
    <w:rsid w:val="00B65474"/>
    <w:rsid w:val="00B65E90"/>
    <w:rsid w:val="00B65ED4"/>
    <w:rsid w:val="00B65FCD"/>
    <w:rsid w:val="00B711FD"/>
    <w:rsid w:val="00B72909"/>
    <w:rsid w:val="00B764CC"/>
    <w:rsid w:val="00B7657B"/>
    <w:rsid w:val="00B769C2"/>
    <w:rsid w:val="00B76BB0"/>
    <w:rsid w:val="00B76C17"/>
    <w:rsid w:val="00B77509"/>
    <w:rsid w:val="00B80037"/>
    <w:rsid w:val="00B81EC1"/>
    <w:rsid w:val="00B8246F"/>
    <w:rsid w:val="00B82E4B"/>
    <w:rsid w:val="00B8502C"/>
    <w:rsid w:val="00B850EB"/>
    <w:rsid w:val="00B85B77"/>
    <w:rsid w:val="00B85DC9"/>
    <w:rsid w:val="00B864A0"/>
    <w:rsid w:val="00B90A7A"/>
    <w:rsid w:val="00B92E04"/>
    <w:rsid w:val="00B9437F"/>
    <w:rsid w:val="00B951AE"/>
    <w:rsid w:val="00B96317"/>
    <w:rsid w:val="00B96EC4"/>
    <w:rsid w:val="00B977D3"/>
    <w:rsid w:val="00B97EA0"/>
    <w:rsid w:val="00BA1693"/>
    <w:rsid w:val="00BA1BB8"/>
    <w:rsid w:val="00BA272B"/>
    <w:rsid w:val="00BA28AC"/>
    <w:rsid w:val="00BA407A"/>
    <w:rsid w:val="00BA5D87"/>
    <w:rsid w:val="00BA6634"/>
    <w:rsid w:val="00BB19C3"/>
    <w:rsid w:val="00BB1BB2"/>
    <w:rsid w:val="00BB2DA5"/>
    <w:rsid w:val="00BB65DE"/>
    <w:rsid w:val="00BB6DBF"/>
    <w:rsid w:val="00BC136A"/>
    <w:rsid w:val="00BC1546"/>
    <w:rsid w:val="00BC3F2C"/>
    <w:rsid w:val="00BD3E5B"/>
    <w:rsid w:val="00BD4C89"/>
    <w:rsid w:val="00BD551F"/>
    <w:rsid w:val="00BD5691"/>
    <w:rsid w:val="00BD6B6D"/>
    <w:rsid w:val="00BD7652"/>
    <w:rsid w:val="00BE01EA"/>
    <w:rsid w:val="00BE1116"/>
    <w:rsid w:val="00BE121D"/>
    <w:rsid w:val="00BE13B9"/>
    <w:rsid w:val="00BE189D"/>
    <w:rsid w:val="00BE2A18"/>
    <w:rsid w:val="00BE2E7F"/>
    <w:rsid w:val="00BE40E3"/>
    <w:rsid w:val="00BE420D"/>
    <w:rsid w:val="00BE4F57"/>
    <w:rsid w:val="00BE5431"/>
    <w:rsid w:val="00BE68CA"/>
    <w:rsid w:val="00BE6D5A"/>
    <w:rsid w:val="00BE730C"/>
    <w:rsid w:val="00BE770D"/>
    <w:rsid w:val="00BF0E69"/>
    <w:rsid w:val="00BF1559"/>
    <w:rsid w:val="00BF1E32"/>
    <w:rsid w:val="00BF6FEF"/>
    <w:rsid w:val="00BF7B28"/>
    <w:rsid w:val="00BF7C2F"/>
    <w:rsid w:val="00C00859"/>
    <w:rsid w:val="00C013FF"/>
    <w:rsid w:val="00C01BC6"/>
    <w:rsid w:val="00C03162"/>
    <w:rsid w:val="00C045CA"/>
    <w:rsid w:val="00C05125"/>
    <w:rsid w:val="00C051D8"/>
    <w:rsid w:val="00C0534C"/>
    <w:rsid w:val="00C07CBE"/>
    <w:rsid w:val="00C115EF"/>
    <w:rsid w:val="00C11E01"/>
    <w:rsid w:val="00C1238B"/>
    <w:rsid w:val="00C13497"/>
    <w:rsid w:val="00C15496"/>
    <w:rsid w:val="00C16B08"/>
    <w:rsid w:val="00C21037"/>
    <w:rsid w:val="00C2202B"/>
    <w:rsid w:val="00C2231D"/>
    <w:rsid w:val="00C2241C"/>
    <w:rsid w:val="00C22873"/>
    <w:rsid w:val="00C2335F"/>
    <w:rsid w:val="00C2440C"/>
    <w:rsid w:val="00C279CB"/>
    <w:rsid w:val="00C279CF"/>
    <w:rsid w:val="00C30946"/>
    <w:rsid w:val="00C31124"/>
    <w:rsid w:val="00C32356"/>
    <w:rsid w:val="00C33781"/>
    <w:rsid w:val="00C4033D"/>
    <w:rsid w:val="00C40D55"/>
    <w:rsid w:val="00C40E0D"/>
    <w:rsid w:val="00C414F0"/>
    <w:rsid w:val="00C42114"/>
    <w:rsid w:val="00C4652B"/>
    <w:rsid w:val="00C47701"/>
    <w:rsid w:val="00C479DD"/>
    <w:rsid w:val="00C5120F"/>
    <w:rsid w:val="00C51C73"/>
    <w:rsid w:val="00C56B81"/>
    <w:rsid w:val="00C61266"/>
    <w:rsid w:val="00C63123"/>
    <w:rsid w:val="00C64C78"/>
    <w:rsid w:val="00C64F2C"/>
    <w:rsid w:val="00C65604"/>
    <w:rsid w:val="00C65AEE"/>
    <w:rsid w:val="00C711D9"/>
    <w:rsid w:val="00C71FD2"/>
    <w:rsid w:val="00C721B7"/>
    <w:rsid w:val="00C73B00"/>
    <w:rsid w:val="00C7580D"/>
    <w:rsid w:val="00C769C0"/>
    <w:rsid w:val="00C77D3C"/>
    <w:rsid w:val="00C81A85"/>
    <w:rsid w:val="00C836C0"/>
    <w:rsid w:val="00C85928"/>
    <w:rsid w:val="00C86EDD"/>
    <w:rsid w:val="00C86F18"/>
    <w:rsid w:val="00C87043"/>
    <w:rsid w:val="00C87929"/>
    <w:rsid w:val="00C87C6A"/>
    <w:rsid w:val="00C920EE"/>
    <w:rsid w:val="00C949C7"/>
    <w:rsid w:val="00C949CC"/>
    <w:rsid w:val="00C9691D"/>
    <w:rsid w:val="00C96FB4"/>
    <w:rsid w:val="00CA03E4"/>
    <w:rsid w:val="00CA07F8"/>
    <w:rsid w:val="00CA0E40"/>
    <w:rsid w:val="00CA31F3"/>
    <w:rsid w:val="00CA3718"/>
    <w:rsid w:val="00CA3EE0"/>
    <w:rsid w:val="00CA6BD2"/>
    <w:rsid w:val="00CA6BFB"/>
    <w:rsid w:val="00CA6E8B"/>
    <w:rsid w:val="00CA7012"/>
    <w:rsid w:val="00CB1324"/>
    <w:rsid w:val="00CB4889"/>
    <w:rsid w:val="00CC0821"/>
    <w:rsid w:val="00CC0D56"/>
    <w:rsid w:val="00CC1647"/>
    <w:rsid w:val="00CC24D0"/>
    <w:rsid w:val="00CC3912"/>
    <w:rsid w:val="00CC43BB"/>
    <w:rsid w:val="00CD0058"/>
    <w:rsid w:val="00CD2D20"/>
    <w:rsid w:val="00CD35AF"/>
    <w:rsid w:val="00CD39CC"/>
    <w:rsid w:val="00CD3C59"/>
    <w:rsid w:val="00CD5B6A"/>
    <w:rsid w:val="00CD5DFB"/>
    <w:rsid w:val="00CD7CAB"/>
    <w:rsid w:val="00CD7EB3"/>
    <w:rsid w:val="00CE1572"/>
    <w:rsid w:val="00CE4FBB"/>
    <w:rsid w:val="00CF0305"/>
    <w:rsid w:val="00CF060D"/>
    <w:rsid w:val="00CF2834"/>
    <w:rsid w:val="00CF40FF"/>
    <w:rsid w:val="00CF4D92"/>
    <w:rsid w:val="00CF610B"/>
    <w:rsid w:val="00D00F82"/>
    <w:rsid w:val="00D075F6"/>
    <w:rsid w:val="00D103C0"/>
    <w:rsid w:val="00D10975"/>
    <w:rsid w:val="00D10CCA"/>
    <w:rsid w:val="00D117AE"/>
    <w:rsid w:val="00D12D9F"/>
    <w:rsid w:val="00D17094"/>
    <w:rsid w:val="00D2015F"/>
    <w:rsid w:val="00D20B36"/>
    <w:rsid w:val="00D229E6"/>
    <w:rsid w:val="00D234CD"/>
    <w:rsid w:val="00D24D89"/>
    <w:rsid w:val="00D2691C"/>
    <w:rsid w:val="00D26B20"/>
    <w:rsid w:val="00D313EC"/>
    <w:rsid w:val="00D32DE5"/>
    <w:rsid w:val="00D33FA4"/>
    <w:rsid w:val="00D35832"/>
    <w:rsid w:val="00D4048B"/>
    <w:rsid w:val="00D43A30"/>
    <w:rsid w:val="00D45B90"/>
    <w:rsid w:val="00D464E5"/>
    <w:rsid w:val="00D466A1"/>
    <w:rsid w:val="00D47DEE"/>
    <w:rsid w:val="00D52901"/>
    <w:rsid w:val="00D52A8E"/>
    <w:rsid w:val="00D52ACE"/>
    <w:rsid w:val="00D53258"/>
    <w:rsid w:val="00D5663B"/>
    <w:rsid w:val="00D57B8D"/>
    <w:rsid w:val="00D60BD9"/>
    <w:rsid w:val="00D614BD"/>
    <w:rsid w:val="00D616F4"/>
    <w:rsid w:val="00D634E4"/>
    <w:rsid w:val="00D64296"/>
    <w:rsid w:val="00D646A1"/>
    <w:rsid w:val="00D70D5F"/>
    <w:rsid w:val="00D720B7"/>
    <w:rsid w:val="00D75D1A"/>
    <w:rsid w:val="00D75E89"/>
    <w:rsid w:val="00D76415"/>
    <w:rsid w:val="00D76AC4"/>
    <w:rsid w:val="00D77E0E"/>
    <w:rsid w:val="00D8130C"/>
    <w:rsid w:val="00D81C2F"/>
    <w:rsid w:val="00D83141"/>
    <w:rsid w:val="00D846BF"/>
    <w:rsid w:val="00D851E4"/>
    <w:rsid w:val="00D8533E"/>
    <w:rsid w:val="00D85B43"/>
    <w:rsid w:val="00D92041"/>
    <w:rsid w:val="00D9311E"/>
    <w:rsid w:val="00D94302"/>
    <w:rsid w:val="00D96273"/>
    <w:rsid w:val="00D9716B"/>
    <w:rsid w:val="00D9788B"/>
    <w:rsid w:val="00DA072A"/>
    <w:rsid w:val="00DA1820"/>
    <w:rsid w:val="00DA1AB8"/>
    <w:rsid w:val="00DA24EC"/>
    <w:rsid w:val="00DA2920"/>
    <w:rsid w:val="00DA37F5"/>
    <w:rsid w:val="00DA4018"/>
    <w:rsid w:val="00DA43E9"/>
    <w:rsid w:val="00DA4D08"/>
    <w:rsid w:val="00DB18F4"/>
    <w:rsid w:val="00DB35D0"/>
    <w:rsid w:val="00DB37D5"/>
    <w:rsid w:val="00DB4104"/>
    <w:rsid w:val="00DB4CF5"/>
    <w:rsid w:val="00DB4D90"/>
    <w:rsid w:val="00DB4F22"/>
    <w:rsid w:val="00DB4F36"/>
    <w:rsid w:val="00DB5AC5"/>
    <w:rsid w:val="00DB61D4"/>
    <w:rsid w:val="00DC05B9"/>
    <w:rsid w:val="00DC119F"/>
    <w:rsid w:val="00DC1A14"/>
    <w:rsid w:val="00DC44BD"/>
    <w:rsid w:val="00DC460E"/>
    <w:rsid w:val="00DC6DC1"/>
    <w:rsid w:val="00DC7600"/>
    <w:rsid w:val="00DD0E91"/>
    <w:rsid w:val="00DD34DF"/>
    <w:rsid w:val="00DD3D90"/>
    <w:rsid w:val="00DD4C60"/>
    <w:rsid w:val="00DD5937"/>
    <w:rsid w:val="00DD5B01"/>
    <w:rsid w:val="00DD6BC6"/>
    <w:rsid w:val="00DD7B9E"/>
    <w:rsid w:val="00DD7FE5"/>
    <w:rsid w:val="00DE20D2"/>
    <w:rsid w:val="00DE2990"/>
    <w:rsid w:val="00DE29FA"/>
    <w:rsid w:val="00DE2CEC"/>
    <w:rsid w:val="00DE4EF7"/>
    <w:rsid w:val="00DE6417"/>
    <w:rsid w:val="00DE7066"/>
    <w:rsid w:val="00DF13AB"/>
    <w:rsid w:val="00DF1622"/>
    <w:rsid w:val="00DF162D"/>
    <w:rsid w:val="00DF4B96"/>
    <w:rsid w:val="00DF5407"/>
    <w:rsid w:val="00DF5532"/>
    <w:rsid w:val="00DF5DF6"/>
    <w:rsid w:val="00DF7A7C"/>
    <w:rsid w:val="00E01A83"/>
    <w:rsid w:val="00E01ABE"/>
    <w:rsid w:val="00E029A2"/>
    <w:rsid w:val="00E03065"/>
    <w:rsid w:val="00E03EBC"/>
    <w:rsid w:val="00E041A4"/>
    <w:rsid w:val="00E05712"/>
    <w:rsid w:val="00E07661"/>
    <w:rsid w:val="00E078EF"/>
    <w:rsid w:val="00E07C2A"/>
    <w:rsid w:val="00E110D8"/>
    <w:rsid w:val="00E111A7"/>
    <w:rsid w:val="00E119CA"/>
    <w:rsid w:val="00E140B1"/>
    <w:rsid w:val="00E14FF3"/>
    <w:rsid w:val="00E1564F"/>
    <w:rsid w:val="00E2149D"/>
    <w:rsid w:val="00E24120"/>
    <w:rsid w:val="00E25232"/>
    <w:rsid w:val="00E254E8"/>
    <w:rsid w:val="00E259CB"/>
    <w:rsid w:val="00E309C7"/>
    <w:rsid w:val="00E31D9B"/>
    <w:rsid w:val="00E34F08"/>
    <w:rsid w:val="00E35127"/>
    <w:rsid w:val="00E36ABE"/>
    <w:rsid w:val="00E4126A"/>
    <w:rsid w:val="00E44110"/>
    <w:rsid w:val="00E44214"/>
    <w:rsid w:val="00E45667"/>
    <w:rsid w:val="00E4787A"/>
    <w:rsid w:val="00E47F21"/>
    <w:rsid w:val="00E50C4C"/>
    <w:rsid w:val="00E532B6"/>
    <w:rsid w:val="00E561C7"/>
    <w:rsid w:val="00E563DB"/>
    <w:rsid w:val="00E56E7B"/>
    <w:rsid w:val="00E61835"/>
    <w:rsid w:val="00E61D43"/>
    <w:rsid w:val="00E63F28"/>
    <w:rsid w:val="00E64447"/>
    <w:rsid w:val="00E66C36"/>
    <w:rsid w:val="00E67E6A"/>
    <w:rsid w:val="00E70A74"/>
    <w:rsid w:val="00E71A86"/>
    <w:rsid w:val="00E72FBD"/>
    <w:rsid w:val="00E741D3"/>
    <w:rsid w:val="00E7562C"/>
    <w:rsid w:val="00E801C4"/>
    <w:rsid w:val="00E82540"/>
    <w:rsid w:val="00E85FF6"/>
    <w:rsid w:val="00E8728E"/>
    <w:rsid w:val="00E873F8"/>
    <w:rsid w:val="00E87B50"/>
    <w:rsid w:val="00E92DFE"/>
    <w:rsid w:val="00E94496"/>
    <w:rsid w:val="00E9460C"/>
    <w:rsid w:val="00E95786"/>
    <w:rsid w:val="00E965C2"/>
    <w:rsid w:val="00E96E72"/>
    <w:rsid w:val="00EA06F4"/>
    <w:rsid w:val="00EA308E"/>
    <w:rsid w:val="00EA4858"/>
    <w:rsid w:val="00EA520D"/>
    <w:rsid w:val="00EA5E90"/>
    <w:rsid w:val="00EA61EF"/>
    <w:rsid w:val="00EA78D1"/>
    <w:rsid w:val="00EA7EA6"/>
    <w:rsid w:val="00EB212A"/>
    <w:rsid w:val="00EB28D8"/>
    <w:rsid w:val="00EB2A79"/>
    <w:rsid w:val="00EB3F8A"/>
    <w:rsid w:val="00EB4F26"/>
    <w:rsid w:val="00EB51C7"/>
    <w:rsid w:val="00EB520D"/>
    <w:rsid w:val="00EB5315"/>
    <w:rsid w:val="00EB54C2"/>
    <w:rsid w:val="00EB7B6D"/>
    <w:rsid w:val="00EC2203"/>
    <w:rsid w:val="00EC2FCC"/>
    <w:rsid w:val="00EC415A"/>
    <w:rsid w:val="00ED0A6D"/>
    <w:rsid w:val="00ED5C0B"/>
    <w:rsid w:val="00ED6458"/>
    <w:rsid w:val="00ED7AC2"/>
    <w:rsid w:val="00ED7ACC"/>
    <w:rsid w:val="00EE1AF7"/>
    <w:rsid w:val="00EE66E0"/>
    <w:rsid w:val="00EE7018"/>
    <w:rsid w:val="00EF0591"/>
    <w:rsid w:val="00EF0A12"/>
    <w:rsid w:val="00EF0EA6"/>
    <w:rsid w:val="00EF350B"/>
    <w:rsid w:val="00EF6860"/>
    <w:rsid w:val="00EF7F88"/>
    <w:rsid w:val="00F00B4F"/>
    <w:rsid w:val="00F028E6"/>
    <w:rsid w:val="00F04862"/>
    <w:rsid w:val="00F060B1"/>
    <w:rsid w:val="00F064E8"/>
    <w:rsid w:val="00F07825"/>
    <w:rsid w:val="00F07D20"/>
    <w:rsid w:val="00F1052F"/>
    <w:rsid w:val="00F12445"/>
    <w:rsid w:val="00F126CA"/>
    <w:rsid w:val="00F12FEB"/>
    <w:rsid w:val="00F13910"/>
    <w:rsid w:val="00F154ED"/>
    <w:rsid w:val="00F22DE5"/>
    <w:rsid w:val="00F22E7F"/>
    <w:rsid w:val="00F24363"/>
    <w:rsid w:val="00F247FE"/>
    <w:rsid w:val="00F25954"/>
    <w:rsid w:val="00F25CE2"/>
    <w:rsid w:val="00F26254"/>
    <w:rsid w:val="00F26A51"/>
    <w:rsid w:val="00F3068A"/>
    <w:rsid w:val="00F307D5"/>
    <w:rsid w:val="00F33E3B"/>
    <w:rsid w:val="00F35FA2"/>
    <w:rsid w:val="00F40629"/>
    <w:rsid w:val="00F40C13"/>
    <w:rsid w:val="00F4354A"/>
    <w:rsid w:val="00F4451F"/>
    <w:rsid w:val="00F46EE5"/>
    <w:rsid w:val="00F4725D"/>
    <w:rsid w:val="00F51E00"/>
    <w:rsid w:val="00F53CAF"/>
    <w:rsid w:val="00F54AAB"/>
    <w:rsid w:val="00F55FEA"/>
    <w:rsid w:val="00F574F9"/>
    <w:rsid w:val="00F57B98"/>
    <w:rsid w:val="00F6127F"/>
    <w:rsid w:val="00F620F1"/>
    <w:rsid w:val="00F63154"/>
    <w:rsid w:val="00F63265"/>
    <w:rsid w:val="00F666A0"/>
    <w:rsid w:val="00F716AE"/>
    <w:rsid w:val="00F73558"/>
    <w:rsid w:val="00F7401E"/>
    <w:rsid w:val="00F757F3"/>
    <w:rsid w:val="00F76965"/>
    <w:rsid w:val="00F7696E"/>
    <w:rsid w:val="00F76C38"/>
    <w:rsid w:val="00F778DA"/>
    <w:rsid w:val="00F801AD"/>
    <w:rsid w:val="00F801C4"/>
    <w:rsid w:val="00F83E0B"/>
    <w:rsid w:val="00F84B22"/>
    <w:rsid w:val="00F852FC"/>
    <w:rsid w:val="00F85BD1"/>
    <w:rsid w:val="00F862B3"/>
    <w:rsid w:val="00F86C4A"/>
    <w:rsid w:val="00F870E0"/>
    <w:rsid w:val="00F87A93"/>
    <w:rsid w:val="00F9056F"/>
    <w:rsid w:val="00F9125F"/>
    <w:rsid w:val="00F91A20"/>
    <w:rsid w:val="00F924C3"/>
    <w:rsid w:val="00F93962"/>
    <w:rsid w:val="00F939C7"/>
    <w:rsid w:val="00F9491E"/>
    <w:rsid w:val="00F94A9E"/>
    <w:rsid w:val="00F94BA5"/>
    <w:rsid w:val="00F95006"/>
    <w:rsid w:val="00F97953"/>
    <w:rsid w:val="00FA29E9"/>
    <w:rsid w:val="00FA373F"/>
    <w:rsid w:val="00FA4CDC"/>
    <w:rsid w:val="00FA70D3"/>
    <w:rsid w:val="00FA7B67"/>
    <w:rsid w:val="00FA7D07"/>
    <w:rsid w:val="00FB0F5E"/>
    <w:rsid w:val="00FB3C9D"/>
    <w:rsid w:val="00FB5C1C"/>
    <w:rsid w:val="00FB7BA9"/>
    <w:rsid w:val="00FC0147"/>
    <w:rsid w:val="00FC03DD"/>
    <w:rsid w:val="00FC1765"/>
    <w:rsid w:val="00FC4353"/>
    <w:rsid w:val="00FC7127"/>
    <w:rsid w:val="00FD0783"/>
    <w:rsid w:val="00FD1677"/>
    <w:rsid w:val="00FD26D8"/>
    <w:rsid w:val="00FD398F"/>
    <w:rsid w:val="00FD57B6"/>
    <w:rsid w:val="00FD727D"/>
    <w:rsid w:val="00FE21F7"/>
    <w:rsid w:val="00FE24F5"/>
    <w:rsid w:val="00FE436A"/>
    <w:rsid w:val="00FE4F14"/>
    <w:rsid w:val="00FE6A5B"/>
    <w:rsid w:val="00FE745B"/>
    <w:rsid w:val="00FF0A7C"/>
    <w:rsid w:val="00FF170B"/>
    <w:rsid w:val="00FF2325"/>
    <w:rsid w:val="00FF375A"/>
    <w:rsid w:val="00FF4ABD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A3AB9C"/>
  <w15:docId w15:val="{CD1CD519-D71C-4CE5-A2A3-83433AD8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F63154"/>
  </w:style>
  <w:style w:type="paragraph" w:styleId="Heading1">
    <w:name w:val="heading 1"/>
    <w:basedOn w:val="Normal"/>
    <w:next w:val="Normal"/>
    <w:rsid w:val="00F63154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F63154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F63154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F63154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F63154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F63154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F63154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rsid w:val="00F63154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154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63154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EC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EC1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B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BA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0233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57C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57C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B57C5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2D28EA"/>
  </w:style>
  <w:style w:type="paragraph" w:styleId="Header">
    <w:name w:val="header"/>
    <w:basedOn w:val="Normal"/>
    <w:link w:val="HeaderChar"/>
    <w:uiPriority w:val="99"/>
    <w:unhideWhenUsed/>
    <w:rsid w:val="00A227A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7A3"/>
  </w:style>
  <w:style w:type="paragraph" w:styleId="Footer">
    <w:name w:val="footer"/>
    <w:basedOn w:val="Normal"/>
    <w:link w:val="FooterChar"/>
    <w:uiPriority w:val="99"/>
    <w:unhideWhenUsed/>
    <w:rsid w:val="00A227A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7A3"/>
  </w:style>
  <w:style w:type="character" w:styleId="Strong">
    <w:name w:val="Strong"/>
    <w:basedOn w:val="DefaultParagraphFont"/>
    <w:uiPriority w:val="22"/>
    <w:qFormat/>
    <w:rsid w:val="00C13497"/>
    <w:rPr>
      <w:b/>
      <w:bCs/>
    </w:rPr>
  </w:style>
  <w:style w:type="character" w:styleId="Hyperlink">
    <w:name w:val="Hyperlink"/>
    <w:basedOn w:val="DefaultParagraphFont"/>
    <w:uiPriority w:val="99"/>
    <w:unhideWhenUsed/>
    <w:rsid w:val="009A43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740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5A1B8D"/>
    <w:pPr>
      <w:spacing w:line="240" w:lineRule="auto"/>
    </w:pPr>
  </w:style>
  <w:style w:type="character" w:customStyle="1" w:styleId="apple-converted-space">
    <w:name w:val="apple-converted-space"/>
    <w:basedOn w:val="DefaultParagraphFont"/>
    <w:rsid w:val="00DB5AC5"/>
  </w:style>
  <w:style w:type="table" w:styleId="TableGrid">
    <w:name w:val="Table Grid"/>
    <w:basedOn w:val="TableNormal"/>
    <w:uiPriority w:val="39"/>
    <w:rsid w:val="00CD3C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0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0F53"/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5232"/>
    <w:rPr>
      <w:color w:val="808080"/>
      <w:shd w:val="clear" w:color="auto" w:fill="E6E6E6"/>
    </w:rPr>
  </w:style>
  <w:style w:type="character" w:customStyle="1" w:styleId="current-selection">
    <w:name w:val="current-selection"/>
    <w:basedOn w:val="DefaultParagraphFont"/>
    <w:rsid w:val="00B65E90"/>
  </w:style>
  <w:style w:type="character" w:customStyle="1" w:styleId="a">
    <w:name w:val="_"/>
    <w:basedOn w:val="DefaultParagraphFont"/>
    <w:rsid w:val="00B65E90"/>
  </w:style>
  <w:style w:type="character" w:customStyle="1" w:styleId="ff2">
    <w:name w:val="ff2"/>
    <w:basedOn w:val="DefaultParagraphFont"/>
    <w:rsid w:val="00C47701"/>
  </w:style>
  <w:style w:type="character" w:customStyle="1" w:styleId="gnkrckgcgsb">
    <w:name w:val="gnkrckgcgsb"/>
    <w:basedOn w:val="DefaultParagraphFont"/>
    <w:rsid w:val="00F91A20"/>
  </w:style>
  <w:style w:type="character" w:customStyle="1" w:styleId="UnresolvedMention2">
    <w:name w:val="Unresolved Mention2"/>
    <w:basedOn w:val="DefaultParagraphFont"/>
    <w:uiPriority w:val="99"/>
    <w:rsid w:val="00F91A20"/>
    <w:rPr>
      <w:color w:val="808080"/>
      <w:shd w:val="clear" w:color="auto" w:fill="E6E6E6"/>
    </w:rPr>
  </w:style>
  <w:style w:type="character" w:customStyle="1" w:styleId="publication-meta-journal">
    <w:name w:val="publication-meta-journal"/>
    <w:basedOn w:val="DefaultParagraphFont"/>
    <w:rsid w:val="00F84B22"/>
  </w:style>
  <w:style w:type="character" w:customStyle="1" w:styleId="publication-meta-separator">
    <w:name w:val="publication-meta-separator"/>
    <w:basedOn w:val="DefaultParagraphFont"/>
    <w:rsid w:val="00F84B22"/>
  </w:style>
  <w:style w:type="character" w:customStyle="1" w:styleId="publication-meta-date">
    <w:name w:val="publication-meta-date"/>
    <w:basedOn w:val="DefaultParagraphFont"/>
    <w:rsid w:val="00F84B22"/>
  </w:style>
  <w:style w:type="character" w:customStyle="1" w:styleId="publication-meta-stats">
    <w:name w:val="publication-meta-stats"/>
    <w:basedOn w:val="DefaultParagraphFont"/>
    <w:rsid w:val="00F84B22"/>
  </w:style>
  <w:style w:type="character" w:styleId="UnresolvedMention">
    <w:name w:val="Unresolved Mention"/>
    <w:basedOn w:val="DefaultParagraphFont"/>
    <w:uiPriority w:val="99"/>
    <w:semiHidden/>
    <w:unhideWhenUsed/>
    <w:rsid w:val="000854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7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3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16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950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5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7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7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3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4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5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5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0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aslopubs.onlinelibrary.wiley.com/action/doSearch?SeriesKey=23782242&amp;sortBy=Earliest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://www.jstatsoft.org/v33/i03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github.com/GLEON/SOS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lter.limnology.wisc.edu/datacatalog/search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mmccull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://hzambran.github.io/hydroGOF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048F8-EE24-1A48-B39F-AA7EAB2E4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10477</TotalTime>
  <Pages>47</Pages>
  <Words>10364</Words>
  <Characters>59079</Characters>
  <Application>Microsoft Office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Derek</dc:creator>
  <cp:lastModifiedBy>HILARY A DUGAN</cp:lastModifiedBy>
  <cp:revision>106</cp:revision>
  <cp:lastPrinted>2017-11-14T13:33:00Z</cp:lastPrinted>
  <dcterms:created xsi:type="dcterms:W3CDTF">2017-11-16T20:12:00Z</dcterms:created>
  <dcterms:modified xsi:type="dcterms:W3CDTF">2018-05-18T16:23:00Z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5d3b5e64-76ac-3be8-8215-a4f392eb6d35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http://www.zotero.org/styles/global-change-biology</vt:lpwstr>
  </property>
  <property fmtid="{D5CDD505-2E9C-101B-9397-08002B2CF9AE}" pid="15" name="Mendeley Recent Style Name 5_1">
    <vt:lpwstr>Global Change Biology</vt:lpwstr>
  </property>
  <property fmtid="{D5CDD505-2E9C-101B-9397-08002B2CF9AE}" pid="16" name="Mendeley Recent Style Id 6_1">
    <vt:lpwstr>http://www.zotero.org/styles/harvard1</vt:lpwstr>
  </property>
  <property fmtid="{D5CDD505-2E9C-101B-9397-08002B2CF9AE}" pid="17" name="Mendeley Recent Style Name 6_1">
    <vt:lpwstr>Harvard Reference format 1 (author-date)</vt:lpwstr>
  </property>
  <property fmtid="{D5CDD505-2E9C-101B-9397-08002B2CF9AE}" pid="18" name="Mendeley Recent Style Id 7_1">
    <vt:lpwstr>http://www.zotero.org/styles/ieee</vt:lpwstr>
  </property>
  <property fmtid="{D5CDD505-2E9C-101B-9397-08002B2CF9AE}" pid="19" name="Mendeley Recent Style Name 7_1">
    <vt:lpwstr>IEEE</vt:lpwstr>
  </property>
  <property fmtid="{D5CDD505-2E9C-101B-9397-08002B2CF9AE}" pid="20" name="Mendeley Recent Style Id 8_1">
    <vt:lpwstr>http://www.zotero.org/styles/modern-humanities-research-association</vt:lpwstr>
  </property>
  <property fmtid="{D5CDD505-2E9C-101B-9397-08002B2CF9AE}" pid="21" name="Mendeley Recent Style Name 8_1">
    <vt:lpwstr>Modern Humanities Research Association 3rd edition (note with bibliography)</vt:lpwstr>
  </property>
  <property fmtid="{D5CDD505-2E9C-101B-9397-08002B2CF9AE}" pid="22" name="Mendeley Recent Style Id 9_1">
    <vt:lpwstr>http://www.zotero.org/styles/modern-language-association</vt:lpwstr>
  </property>
  <property fmtid="{D5CDD505-2E9C-101B-9397-08002B2CF9AE}" pid="23" name="Mendeley Recent Style Name 9_1">
    <vt:lpwstr>Modern Language Association 7th edition</vt:lpwstr>
  </property>
</Properties>
</file>