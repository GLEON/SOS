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carbon footprint of lakes: dynamic modeling of organic carbon fates in lake ecosystems</w:t>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1F8FDEB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3446FB">
        <w:rPr>
          <w:rFonts w:ascii="Times New Roman" w:eastAsia="Times New Roman" w:hAnsi="Times New Roman" w:cs="Times New Roman"/>
          <w:sz w:val="24"/>
          <w:szCs w:val="24"/>
        </w:rPr>
        <w:t>76</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2A0000" w:rsidRPr="00B65ED4">
        <w:rPr>
          <w:rFonts w:ascii="Times New Roman" w:eastAsia="Times New Roman" w:hAnsi="Times New Roman" w:cs="Times New Roman"/>
          <w:sz w:val="24"/>
          <w:szCs w:val="24"/>
        </w:rPr>
        <w:t xml:space="preserve"> (allochthony + autochthony)</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3446FB">
        <w:rPr>
          <w:rFonts w:ascii="Times New Roman" w:eastAsia="Times New Roman" w:hAnsi="Times New Roman" w:cs="Times New Roman"/>
          <w:sz w:val="24"/>
          <w:szCs w:val="24"/>
        </w:rPr>
        <w:t>7</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thony vs. allochthony)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due to changes in precipitation. Interactions between ratios of autochthony vs. allochthony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lastRenderedPageBreak/>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203A3972" w14:textId="508B5E3B"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(Tranvik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ins w:id="4" w:author="immccull@gmail.com" w:date="2018-05-11T10:12:00Z">
        <w:r w:rsidR="003446FB">
          <w:rPr>
            <w:rFonts w:ascii="Times New Roman" w:eastAsia="Times New Roman" w:hAnsi="Times New Roman" w:cs="Times New Roman"/>
            <w:sz w:val="24"/>
            <w:szCs w:val="24"/>
          </w:rPr>
          <w:t>are predominantly from</w:t>
        </w:r>
      </w:ins>
      <w:del w:id="5" w:author="immccull@gmail.com" w:date="2018-05-11T10:11:00Z">
        <w:r w:rsidR="00B80037" w:rsidRPr="00B65ED4" w:rsidDel="003446FB">
          <w:rPr>
            <w:rFonts w:ascii="Times New Roman" w:eastAsia="Times New Roman" w:hAnsi="Times New Roman" w:cs="Times New Roman"/>
            <w:sz w:val="24"/>
            <w:szCs w:val="24"/>
          </w:rPr>
          <w:delText xml:space="preserve">tend to be concentrated </w:delText>
        </w:r>
      </w:del>
      <w:del w:id="6" w:author="immccull@gmail.com" w:date="2018-05-11T10:12:00Z">
        <w:r w:rsidR="00B80037" w:rsidRPr="00B65ED4" w:rsidDel="003446FB">
          <w:rPr>
            <w:rFonts w:ascii="Times New Roman" w:eastAsia="Times New Roman" w:hAnsi="Times New Roman" w:cs="Times New Roman"/>
            <w:sz w:val="24"/>
            <w:szCs w:val="24"/>
          </w:rPr>
          <w:delText>in</w:delText>
        </w:r>
      </w:del>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7" w:name="_fgbmh3q8shl8" w:colFirst="0" w:colLast="0"/>
      <w:bookmarkEnd w:id="7"/>
      <w:r w:rsidRPr="00B65ED4">
        <w:rPr>
          <w:rFonts w:ascii="Times New Roman" w:eastAsia="Times New Roman" w:hAnsi="Times New Roman" w:cs="Times New Roman"/>
          <w:i/>
          <w:color w:val="000000"/>
          <w:sz w:val="24"/>
          <w:szCs w:val="24"/>
        </w:rPr>
        <w:t>Overview of concepts of key OC fluxes in lake ecosystems</w:t>
      </w:r>
    </w:p>
    <w:p w14:paraId="2D9D54DB" w14:textId="2B54E935"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commentRangeStart w:id="8"/>
      <w:del w:id="9" w:author="immccull@gmail.com" w:date="2018-05-14T14:21:00Z">
        <w:r w:rsidR="00CD39CC" w:rsidRPr="00B65ED4" w:rsidDel="00D24D89">
          <w:rPr>
            <w:rFonts w:ascii="Times New Roman" w:eastAsia="Times New Roman" w:hAnsi="Times New Roman" w:cs="Times New Roman"/>
            <w:sz w:val="24"/>
            <w:szCs w:val="24"/>
          </w:rPr>
          <w:delText>from</w:delText>
        </w:r>
        <w:r w:rsidR="00DB61D4" w:rsidDel="00D24D89">
          <w:rPr>
            <w:rFonts w:ascii="Times New Roman" w:eastAsia="Times New Roman" w:hAnsi="Times New Roman" w:cs="Times New Roman"/>
            <w:sz w:val="24"/>
            <w:szCs w:val="24"/>
          </w:rPr>
          <w:delText xml:space="preserve"> </w:delText>
        </w:r>
        <w:r w:rsidR="00002D44" w:rsidDel="00D24D89">
          <w:rPr>
            <w:rFonts w:ascii="Times New Roman" w:eastAsia="Times New Roman" w:hAnsi="Times New Roman" w:cs="Times New Roman"/>
            <w:sz w:val="24"/>
            <w:szCs w:val="24"/>
          </w:rPr>
          <w:delText>microbial exudates</w:delText>
        </w:r>
        <w:r w:rsidR="00B560B0" w:rsidDel="00D24D89">
          <w:rPr>
            <w:rFonts w:ascii="Times New Roman" w:eastAsia="Times New Roman" w:hAnsi="Times New Roman" w:cs="Times New Roman"/>
            <w:sz w:val="24"/>
            <w:szCs w:val="24"/>
          </w:rPr>
          <w:delText xml:space="preserve"> </w:delText>
        </w:r>
      </w:del>
      <w:commentRangeEnd w:id="8"/>
      <w:r w:rsidR="00D24D89">
        <w:rPr>
          <w:rStyle w:val="CommentReference"/>
        </w:rPr>
        <w:commentReference w:id="8"/>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include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D24D89" w:rsidRPr="006F4EC1" w:rsidRDefault="00D24D89"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D24D89" w:rsidRDefault="00D24D8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D24D89" w:rsidRDefault="00D24D8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D24D89" w:rsidRDefault="00D24D89"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D24D89" w:rsidRPr="006F4EC1" w:rsidRDefault="00D24D89"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D24D89" w:rsidRDefault="00D24D8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D24D89" w:rsidRDefault="00D24D8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D24D89" w:rsidRDefault="00D24D89"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01DA5E10"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(Kortelainen et al. 2006, Tranvik et al. 2009, Raymond et al. 2013) and methane (Bastviken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both in terms of burial and 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Santoso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4E9596BE"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ins w:id="10" w:author="immccull@gmail.com" w:date="2018-05-11T10:15:00Z">
        <w:r w:rsidR="003446FB">
          <w:rPr>
            <w:rFonts w:ascii="Times New Roman" w:eastAsia="Times New Roman" w:hAnsi="Times New Roman" w:cs="Times New Roman"/>
            <w:sz w:val="24"/>
            <w:szCs w:val="24"/>
          </w:rPr>
          <w:t xml:space="preserve"> </w:t>
        </w:r>
        <w:commentRangeStart w:id="11"/>
        <w:r w:rsidR="003446FB">
          <w:rPr>
            <w:rFonts w:ascii="Times New Roman" w:eastAsia="Times New Roman" w:hAnsi="Times New Roman" w:cs="Times New Roman"/>
            <w:sz w:val="24"/>
            <w:szCs w:val="24"/>
          </w:rPr>
          <w:t xml:space="preserve">of the dominant processes that influence </w:t>
        </w:r>
      </w:ins>
      <w:ins w:id="12" w:author="immccull@gmail.com" w:date="2018-05-14T14:32:00Z">
        <w:r w:rsidR="00E029A2">
          <w:rPr>
            <w:rFonts w:ascii="Times New Roman" w:eastAsia="Times New Roman" w:hAnsi="Times New Roman" w:cs="Times New Roman"/>
            <w:sz w:val="24"/>
            <w:szCs w:val="24"/>
          </w:rPr>
          <w:t xml:space="preserve">long-term </w:t>
        </w:r>
      </w:ins>
      <w:ins w:id="13" w:author="immccull@gmail.com" w:date="2018-05-11T10:15:00Z">
        <w:r w:rsidR="003446FB">
          <w:rPr>
            <w:rFonts w:ascii="Times New Roman" w:eastAsia="Times New Roman" w:hAnsi="Times New Roman" w:cs="Times New Roman"/>
            <w:sz w:val="24"/>
            <w:szCs w:val="24"/>
          </w:rPr>
          <w:t>lake OC budgets</w:t>
        </w:r>
      </w:ins>
      <w:commentRangeEnd w:id="11"/>
      <w:ins w:id="14" w:author="immccull@gmail.com" w:date="2018-05-14T14:32:00Z">
        <w:r w:rsidR="00E029A2">
          <w:rPr>
            <w:rStyle w:val="CommentReference"/>
          </w:rPr>
          <w:commentReference w:id="11"/>
        </w:r>
      </w:ins>
      <w:ins w:id="15" w:author="immccull@gmail.com" w:date="2018-05-11T10:15:00Z">
        <w:r w:rsidR="003446FB">
          <w:rPr>
            <w:rFonts w:ascii="Times New Roman" w:eastAsia="Times New Roman" w:hAnsi="Times New Roman" w:cs="Times New Roman"/>
            <w:sz w:val="24"/>
            <w:szCs w:val="24"/>
          </w:rPr>
          <w:t>:</w:t>
        </w:r>
      </w:ins>
      <w:r w:rsidRPr="00B65ED4">
        <w:rPr>
          <w:rFonts w:ascii="Times New Roman" w:eastAsia="Times New Roman" w:hAnsi="Times New Roman" w:cs="Times New Roman"/>
          <w:sz w:val="24"/>
          <w:szCs w:val="24"/>
        </w:rPr>
        <w:t xml:space="preserve"> 1) allochthony, 2) autochthony</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6" w:name="_cia0tf49w3t8" w:colFirst="0" w:colLast="0"/>
      <w:bookmarkEnd w:id="16"/>
      <w:r w:rsidRPr="00B65ED4">
        <w:rPr>
          <w:rFonts w:ascii="Times New Roman" w:eastAsia="Times New Roman" w:hAnsi="Times New Roman" w:cs="Times New Roman"/>
          <w:i/>
          <w:color w:val="000000"/>
          <w:sz w:val="24"/>
          <w:szCs w:val="24"/>
        </w:rPr>
        <w:t>Allochthony</w:t>
      </w:r>
    </w:p>
    <w:p w14:paraId="6FA154C7" w14:textId="636CC8C8"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r w:rsidR="00927CBB" w:rsidRPr="00B65ED4">
        <w:rPr>
          <w:rFonts w:ascii="Times New Roman" w:eastAsia="Times New Roman" w:hAnsi="Times New Roman" w:cs="Times New Roman"/>
          <w:sz w:val="24"/>
          <w:szCs w:val="24"/>
        </w:rPr>
        <w:t xml:space="preserve">While low in </w:t>
      </w:r>
      <w:r w:rsidR="00927CBB" w:rsidRPr="00B65ED4">
        <w:rPr>
          <w:rFonts w:ascii="Times New Roman" w:eastAsia="Times New Roman" w:hAnsi="Times New Roman" w:cs="Times New Roman"/>
          <w:sz w:val="24"/>
          <w:szCs w:val="24"/>
        </w:rPr>
        <w:lastRenderedPageBreak/>
        <w:t xml:space="preserve">magnitude, these OC sources can be important for lakes with high perimeter to </w:t>
      </w:r>
      <w:r w:rsidR="000E47C5" w:rsidRPr="00B65ED4">
        <w:rPr>
          <w:rFonts w:ascii="Times New Roman" w:eastAsia="Times New Roman" w:hAnsi="Times New Roman" w:cs="Times New Roman"/>
          <w:sz w:val="24"/>
          <w:szCs w:val="24"/>
        </w:rPr>
        <w:t xml:space="preserve">surface </w:t>
      </w:r>
      <w:r w:rsidR="00927CBB" w:rsidRPr="00B65ED4">
        <w:rPr>
          <w:rFonts w:ascii="Times New Roman" w:eastAsia="Times New Roman" w:hAnsi="Times New Roman" w:cs="Times New Roman"/>
          <w:sz w:val="24"/>
          <w:szCs w:val="24"/>
        </w:rPr>
        <w:t>area ratios or with large surface area</w:t>
      </w:r>
      <w:r w:rsidR="004F662F" w:rsidRPr="00B65ED4">
        <w:rPr>
          <w:rFonts w:ascii="Times New Roman" w:eastAsia="Times New Roman" w:hAnsi="Times New Roman" w:cs="Times New Roman"/>
          <w:sz w:val="24"/>
          <w:szCs w:val="24"/>
        </w:rPr>
        <w:t>s</w:t>
      </w:r>
      <w:r w:rsidR="00927CBB" w:rsidRPr="00B65ED4">
        <w:rPr>
          <w:rFonts w:ascii="Times New Roman" w:eastAsia="Times New Roman" w:hAnsi="Times New Roman" w:cs="Times New Roman"/>
          <w:sz w:val="24"/>
          <w:szCs w:val="24"/>
        </w:rPr>
        <w:t xml:space="preserve"> and long hydrologic residence times.</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z80hadduisff" w:colFirst="0" w:colLast="0"/>
      <w:bookmarkEnd w:id="17"/>
      <w:r w:rsidRPr="00B65ED4">
        <w:rPr>
          <w:rFonts w:ascii="Times New Roman" w:eastAsia="Times New Roman" w:hAnsi="Times New Roman" w:cs="Times New Roman"/>
          <w:i/>
          <w:sz w:val="24"/>
          <w:szCs w:val="24"/>
        </w:rPr>
        <w:t>Autochthony</w:t>
      </w:r>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262E04B6"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particularly for studies containing </w:t>
      </w:r>
      <w:r w:rsidR="00C721B7" w:rsidRPr="00B65ED4">
        <w:rPr>
          <w:rFonts w:ascii="Times New Roman" w:eastAsia="Times New Roman" w:hAnsi="Times New Roman" w:cs="Times New Roman"/>
          <w:sz w:val="24"/>
          <w:szCs w:val="24"/>
        </w:rPr>
        <w:t>multiple</w:t>
      </w:r>
      <w:r w:rsidR="00B80037" w:rsidRPr="00B65ED4">
        <w:rPr>
          <w:rFonts w:ascii="Times New Roman" w:eastAsia="Times New Roman" w:hAnsi="Times New Roman" w:cs="Times New Roman"/>
          <w:sz w:val="24"/>
          <w:szCs w:val="24"/>
        </w:rPr>
        <w:t xml:space="preserve"> lakes (Canham et al. </w:t>
      </w:r>
      <w:r w:rsidR="00B80037" w:rsidRPr="00B65ED4">
        <w:rPr>
          <w:rFonts w:ascii="Times New Roman" w:eastAsia="Times New Roman" w:hAnsi="Times New Roman" w:cs="Times New Roman"/>
          <w:sz w:val="24"/>
          <w:szCs w:val="24"/>
        </w:rPr>
        <w:lastRenderedPageBreak/>
        <w:t xml:space="preserve">2004, Hanson et al. 2004). </w:t>
      </w:r>
      <w:r w:rsidR="00706822" w:rsidRPr="00B65ED4">
        <w:rPr>
          <w:rFonts w:ascii="Times New Roman" w:eastAsia="Times New Roman" w:hAnsi="Times New Roman" w:cs="Times New Roman"/>
          <w:sz w:val="24"/>
          <w:szCs w:val="24"/>
        </w:rPr>
        <w:t xml:space="preserve">Previous </w:t>
      </w:r>
      <w:r w:rsidR="00B80037" w:rsidRPr="00B65ED4">
        <w:rPr>
          <w:rFonts w:ascii="Times New Roman" w:eastAsia="Times New Roman" w:hAnsi="Times New Roman" w:cs="Times New Roman"/>
          <w:sz w:val="24"/>
          <w:szCs w:val="24"/>
        </w:rPr>
        <w:t xml:space="preserve">studies have </w:t>
      </w:r>
      <w:r w:rsidR="00706822" w:rsidRPr="00B65ED4">
        <w:rPr>
          <w:rFonts w:ascii="Times New Roman" w:eastAsia="Times New Roman" w:hAnsi="Times New Roman" w:cs="Times New Roman"/>
          <w:sz w:val="24"/>
          <w:szCs w:val="24"/>
        </w:rPr>
        <w:t xml:space="preserve">estimated burial </w:t>
      </w:r>
      <w:r w:rsidR="00B80037" w:rsidRPr="00B65ED4">
        <w:rPr>
          <w:rFonts w:ascii="Times New Roman" w:eastAsia="Times New Roman" w:hAnsi="Times New Roman" w:cs="Times New Roman"/>
          <w:sz w:val="24"/>
          <w:szCs w:val="24"/>
        </w:rPr>
        <w:t xml:space="preserve">rates </w:t>
      </w:r>
      <w:r w:rsidR="00706822" w:rsidRPr="00B65ED4">
        <w:rPr>
          <w:rFonts w:ascii="Times New Roman" w:eastAsia="Times New Roman" w:hAnsi="Times New Roman" w:cs="Times New Roman"/>
          <w:sz w:val="24"/>
          <w:szCs w:val="24"/>
        </w:rPr>
        <w:t>using</w:t>
      </w:r>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3543FC" w:rsidRPr="00B65ED4">
        <w:rPr>
          <w:rFonts w:ascii="Times New Roman" w:eastAsia="Times New Roman" w:hAnsi="Times New Roman" w:cs="Times New Roman"/>
          <w:sz w:val="24"/>
          <w:szCs w:val="24"/>
        </w:rPr>
        <w:t xml:space="preserve">mineralized directly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commentRangeStart w:id="18"/>
      <w:del w:id="19" w:author="immccull@gmail.com" w:date="2018-05-11T10:17:00Z">
        <w:r w:rsidR="00DB5AC5" w:rsidRPr="00B65ED4" w:rsidDel="003446FB">
          <w:rPr>
            <w:rFonts w:ascii="Times New Roman" w:eastAsia="Times New Roman" w:hAnsi="Times New Roman" w:cs="Times New Roman"/>
            <w:sz w:val="24"/>
            <w:szCs w:val="24"/>
          </w:rPr>
          <w:delText>In some lakes, there is carbon efflux in the form of insect production and emergence (Vander Zanden and Gratton 2011)</w:delText>
        </w:r>
        <w:r w:rsidR="005024E3" w:rsidRPr="00B65ED4" w:rsidDel="003446FB">
          <w:rPr>
            <w:rFonts w:ascii="Times New Roman" w:eastAsia="Times New Roman" w:hAnsi="Times New Roman" w:cs="Times New Roman"/>
            <w:sz w:val="24"/>
            <w:szCs w:val="24"/>
          </w:rPr>
          <w:delText>, though that flux is not included in this study</w:delText>
        </w:r>
        <w:r w:rsidR="00DB5AC5" w:rsidRPr="00B65ED4" w:rsidDel="003446FB">
          <w:rPr>
            <w:rFonts w:ascii="Times New Roman" w:eastAsia="Times New Roman" w:hAnsi="Times New Roman" w:cs="Times New Roman"/>
            <w:sz w:val="24"/>
            <w:szCs w:val="24"/>
          </w:rPr>
          <w:delText xml:space="preserve">. </w:delText>
        </w:r>
      </w:del>
      <w:commentRangeEnd w:id="18"/>
      <w:r w:rsidR="00E029A2">
        <w:rPr>
          <w:rStyle w:val="CommentReference"/>
        </w:rPr>
        <w:commentReference w:id="18"/>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0" w:name="_hwd1sfdwl8es" w:colFirst="0" w:colLast="0"/>
      <w:bookmarkEnd w:id="20"/>
      <w:r w:rsidRPr="00B65ED4">
        <w:rPr>
          <w:rFonts w:ascii="Times New Roman" w:eastAsia="Times New Roman" w:hAnsi="Times New Roman" w:cs="Times New Roman"/>
          <w:i/>
          <w:sz w:val="24"/>
          <w:szCs w:val="24"/>
        </w:rPr>
        <w:t>Objective and research question</w:t>
      </w:r>
    </w:p>
    <w:p w14:paraId="1914F80F" w14:textId="4C157F22"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w:t>
      </w:r>
      <w:r w:rsidR="00A93F56">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to reveal</w:t>
      </w:r>
      <w:r w:rsidR="008F606D" w:rsidRPr="00B65ED4">
        <w:rPr>
          <w:rFonts w:ascii="Times New Roman" w:eastAsia="Times New Roman" w:hAnsi="Times New Roman" w:cs="Times New Roman"/>
          <w:sz w:val="24"/>
          <w:szCs w:val="24"/>
        </w:rPr>
        <w:t xml:space="preserve">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which lake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21" w:name="_d5wy3t4llow9" w:colFirst="0" w:colLast="0"/>
      <w:bookmarkEnd w:id="21"/>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2" w:name="_hvnmkjqwqiaq" w:colFirst="0" w:colLast="0"/>
      <w:bookmarkEnd w:id="22"/>
      <w:r w:rsidRPr="00B65ED4">
        <w:rPr>
          <w:rFonts w:ascii="Times New Roman" w:eastAsia="Times New Roman" w:hAnsi="Times New Roman" w:cs="Times New Roman"/>
          <w:i/>
          <w:sz w:val="24"/>
          <w:szCs w:val="24"/>
        </w:rPr>
        <w:t>Study lakes and data sources</w:t>
      </w:r>
    </w:p>
    <w:p w14:paraId="7B5E2ECF" w14:textId="4510F371"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23" w:name="_zhqmebn7y8o8" w:colFirst="0" w:colLast="0"/>
      <w:bookmarkEnd w:id="23"/>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2F1D1D" w:rsidRPr="00B65ED4">
        <w:rPr>
          <w:rFonts w:ascii="Times New Roman" w:eastAsia="Times New Roman" w:hAnsi="Times New Roman" w:cs="Times New Roman"/>
          <w:sz w:val="24"/>
          <w:szCs w:val="24"/>
        </w:rPr>
        <w:t>Vanern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77777777"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lastRenderedPageBreak/>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4718C6" w:rsidRPr="00B65ED4">
        <w:rPr>
          <w:rFonts w:ascii="Times New Roman" w:eastAsia="Times New Roman" w:hAnsi="Times New Roman" w:cs="Times New Roman"/>
          <w:sz w:val="24"/>
          <w:szCs w:val="24"/>
        </w:rPr>
        <w:t>Allochthonous DOC and 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599EB74D" w:rsidR="006F641F" w:rsidRDefault="00C836C0" w:rsidP="002C1FB8">
      <w:pPr>
        <w:spacing w:line="480" w:lineRule="auto"/>
        <w:ind w:firstLine="720"/>
        <w:rPr>
          <w:ins w:id="24" w:author="HILARY A DUGAN" w:date="2018-05-07T10:08: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all five lakes are drainage lakes with outlet streams, lake levels are relatively stable. From 1995 to 2017, Trout Lake varied &lt; 0.5 m, and Lake Monona varied &lt; 1 m (Lottig, pers. Comm.). Lake Vanern varied &lt; 1 m from 2003 to </w:t>
      </w:r>
      <w:commentRangeStart w:id="25"/>
      <w:r w:rsidR="00F84B22" w:rsidRPr="00F84B22">
        <w:rPr>
          <w:rFonts w:ascii="Times New Roman" w:eastAsia="Times New Roman" w:hAnsi="Times New Roman" w:cs="Times New Roman"/>
          <w:sz w:val="24"/>
          <w:szCs w:val="24"/>
        </w:rPr>
        <w:t>2009</w:t>
      </w:r>
      <w:commentRangeEnd w:id="25"/>
      <w:r w:rsidR="00F84B22">
        <w:rPr>
          <w:rStyle w:val="CommentReference"/>
        </w:rPr>
        <w:commentReference w:id="25"/>
      </w:r>
      <w:r>
        <w:rPr>
          <w:rFonts w:ascii="Times New Roman" w:eastAsia="Times New Roman" w:hAnsi="Times New Roman" w:cs="Times New Roman"/>
          <w:sz w:val="24"/>
          <w:szCs w:val="24"/>
        </w:rPr>
        <w:t xml:space="preserve"> (</w:t>
      </w:r>
      <w:r w:rsidR="00A93F56">
        <w:rPr>
          <w:rFonts w:ascii="Times New Roman" w:eastAsia="Times New Roman" w:hAnsi="Times New Roman" w:cs="Times New Roman"/>
          <w:sz w:val="24"/>
          <w:szCs w:val="24"/>
        </w:rPr>
        <w:t>Tongal and Berndtsson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r w:rsidR="006F641F">
        <w:rPr>
          <w:rFonts w:ascii="Times New Roman" w:eastAsia="Times New Roman" w:hAnsi="Times New Roman" w:cs="Times New Roman"/>
          <w:i/>
          <w:sz w:val="24"/>
          <w:szCs w:val="24"/>
        </w:rPr>
        <w:t>loadflex</w:t>
      </w:r>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(Aulenbach 2013</w:t>
      </w:r>
      <w:bookmarkStart w:id="26" w:name="_GoBack"/>
      <w:bookmarkEnd w:id="26"/>
      <w:commentRangeStart w:id="27"/>
      <w:r w:rsidR="00470DE9">
        <w:rPr>
          <w:rFonts w:ascii="Times New Roman" w:eastAsia="Times New Roman" w:hAnsi="Times New Roman" w:cs="Times New Roman"/>
          <w:sz w:val="24"/>
          <w:szCs w:val="24"/>
        </w:rPr>
        <w:t>, Kelly et al 2018</w:t>
      </w:r>
      <w:commentRangeEnd w:id="27"/>
      <w:r w:rsidR="00DA2920">
        <w:rPr>
          <w:rStyle w:val="CommentReference"/>
        </w:rPr>
        <w:commentReference w:id="27"/>
      </w:r>
      <w:r w:rsidR="00470DE9">
        <w:rPr>
          <w:rFonts w:ascii="Times New Roman" w:eastAsia="Times New Roman" w:hAnsi="Times New Roman" w:cs="Times New Roman"/>
          <w:sz w:val="24"/>
          <w:szCs w:val="24"/>
        </w:rPr>
        <w:t xml:space="preserve">). </w:t>
      </w:r>
      <w:r w:rsidR="00DA2920">
        <w:rPr>
          <w:rFonts w:ascii="Times New Roman" w:eastAsia="Times New Roman" w:hAnsi="Times New Roman" w:cs="Times New Roman"/>
          <w:sz w:val="24"/>
          <w:szCs w:val="24"/>
        </w:rPr>
        <w:t xml:space="preserve">After testing the nine available regression models, </w:t>
      </w:r>
      <w:commentRangeStart w:id="28"/>
      <w:r w:rsidR="00DA2920">
        <w:rPr>
          <w:rFonts w:ascii="Times New Roman" w:eastAsia="Times New Roman" w:hAnsi="Times New Roman" w:cs="Times New Roman"/>
          <w:sz w:val="24"/>
          <w:szCs w:val="24"/>
        </w:rPr>
        <w:t xml:space="preserve">model 9 </w:t>
      </w:r>
      <w:commentRangeEnd w:id="28"/>
      <w:r w:rsidR="00A93F56">
        <w:rPr>
          <w:rStyle w:val="CommentReference"/>
        </w:rPr>
        <w:commentReference w:id="28"/>
      </w:r>
      <w:ins w:id="29" w:author="HILARY A DUGAN" w:date="2018-05-07T10:51:00Z">
        <w:r w:rsidR="00DA2920">
          <w:rPr>
            <w:rFonts w:ascii="Times New Roman" w:eastAsia="Times New Roman" w:hAnsi="Times New Roman" w:cs="Times New Roman"/>
            <w:sz w:val="24"/>
            <w:szCs w:val="24"/>
          </w:rPr>
          <w:t>was used for all lakes, except Trout Lake where model 4 returned the best fit</w:t>
        </w:r>
      </w:ins>
      <w:ins w:id="30" w:author="HILARY A DUGAN" w:date="2018-05-07T10:52:00Z">
        <w:r w:rsidR="00DA2920">
          <w:rPr>
            <w:rFonts w:ascii="Times New Roman" w:eastAsia="Times New Roman" w:hAnsi="Times New Roman" w:cs="Times New Roman"/>
            <w:sz w:val="24"/>
            <w:szCs w:val="24"/>
          </w:rPr>
          <w:t xml:space="preserve"> (see </w:t>
        </w:r>
      </w:ins>
      <w:ins w:id="31" w:author="HILARY A DUGAN" w:date="2018-05-07T10:53:00Z">
        <w:r w:rsidR="00DA2920">
          <w:rPr>
            <w:rFonts w:ascii="Times New Roman" w:eastAsia="Times New Roman" w:hAnsi="Times New Roman" w:cs="Times New Roman"/>
            <w:sz w:val="24"/>
            <w:szCs w:val="24"/>
          </w:rPr>
          <w:t xml:space="preserve">Kelly et al </w:t>
        </w:r>
      </w:ins>
      <w:ins w:id="32" w:author="HILARY A DUGAN" w:date="2018-05-07T10:52:00Z">
        <w:r w:rsidR="00DA2920">
          <w:rPr>
            <w:rFonts w:ascii="Times New Roman" w:eastAsia="Times New Roman" w:hAnsi="Times New Roman" w:cs="Times New Roman"/>
            <w:sz w:val="24"/>
            <w:szCs w:val="24"/>
          </w:rPr>
          <w:t>201</w:t>
        </w:r>
      </w:ins>
      <w:ins w:id="33" w:author="HILARY A DUGAN" w:date="2018-05-07T10:53:00Z">
        <w:r w:rsidR="00DA2920">
          <w:rPr>
            <w:rFonts w:ascii="Times New Roman" w:eastAsia="Times New Roman" w:hAnsi="Times New Roman" w:cs="Times New Roman"/>
            <w:sz w:val="24"/>
            <w:szCs w:val="24"/>
          </w:rPr>
          <w:t>8</w:t>
        </w:r>
      </w:ins>
      <w:ins w:id="34" w:author="HILARY A DUGAN" w:date="2018-05-07T10:52:00Z">
        <w:r w:rsidR="00DA2920">
          <w:rPr>
            <w:rFonts w:ascii="Times New Roman" w:eastAsia="Times New Roman" w:hAnsi="Times New Roman" w:cs="Times New Roman"/>
            <w:sz w:val="24"/>
            <w:szCs w:val="24"/>
          </w:rPr>
          <w:t xml:space="preserve"> for</w:t>
        </w:r>
      </w:ins>
      <w:ins w:id="35" w:author="HILARY A DUGAN" w:date="2018-05-07T10:53:00Z">
        <w:r w:rsidR="00DA2920">
          <w:rPr>
            <w:rFonts w:ascii="Times New Roman" w:eastAsia="Times New Roman" w:hAnsi="Times New Roman" w:cs="Times New Roman"/>
            <w:sz w:val="24"/>
            <w:szCs w:val="24"/>
          </w:rPr>
          <w:t xml:space="preserve"> full regression</w:t>
        </w:r>
      </w:ins>
      <w:ins w:id="36" w:author="HILARY A DUGAN" w:date="2018-05-07T10:52:00Z">
        <w:r w:rsidR="00DA2920">
          <w:rPr>
            <w:rFonts w:ascii="Times New Roman" w:eastAsia="Times New Roman" w:hAnsi="Times New Roman" w:cs="Times New Roman"/>
            <w:sz w:val="24"/>
            <w:szCs w:val="24"/>
          </w:rPr>
          <w:t xml:space="preserve"> model</w:t>
        </w:r>
      </w:ins>
      <w:ins w:id="37" w:author="HILARY A DUGAN" w:date="2018-05-07T10:53:00Z">
        <w:r w:rsidR="00DA2920">
          <w:rPr>
            <w:rFonts w:ascii="Times New Roman" w:eastAsia="Times New Roman" w:hAnsi="Times New Roman" w:cs="Times New Roman"/>
            <w:sz w:val="24"/>
            <w:szCs w:val="24"/>
          </w:rPr>
          <w:t xml:space="preserve"> equations)</w:t>
        </w:r>
      </w:ins>
      <w:ins w:id="38" w:author="HILARY A DUGAN" w:date="2018-05-07T10:51:00Z">
        <w:r w:rsidR="00DA2920">
          <w:rPr>
            <w:rFonts w:ascii="Times New Roman" w:eastAsia="Times New Roman" w:hAnsi="Times New Roman" w:cs="Times New Roman"/>
            <w:sz w:val="24"/>
            <w:szCs w:val="24"/>
          </w:rPr>
          <w:t xml:space="preserve">. </w:t>
        </w:r>
      </w:ins>
      <w:moveToRangeStart w:id="39" w:author="immccull@gmail.com" w:date="2018-05-11T10:29:00Z" w:name="move513797905"/>
      <w:moveTo w:id="40" w:author="immccull@gmail.com" w:date="2018-05-11T10:29:00Z">
        <w:r w:rsidR="002C1FB8" w:rsidRPr="00B65ED4">
          <w:rPr>
            <w:rFonts w:ascii="Times New Roman" w:eastAsia="Times New Roman" w:hAnsi="Times New Roman" w:cs="Times New Roman"/>
            <w:sz w:val="24"/>
            <w:szCs w:val="24"/>
          </w:rPr>
          <w:t>When inflow DOC concentrations were not available for all tributaries, DOC contributions for each tributary were estimated based on the proportion of total inflow volume and the assumption that inflow DOC concentration was equal across all tributaries.</w:t>
        </w:r>
      </w:moveTo>
      <w:moveToRangeEnd w:id="39"/>
    </w:p>
    <w:p w14:paraId="42426EA9" w14:textId="14E60319"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Daily </w:t>
      </w:r>
      <w:r w:rsidR="00AF6D6E" w:rsidRPr="00B65ED4">
        <w:rPr>
          <w:rFonts w:ascii="Times New Roman" w:eastAsia="Times New Roman" w:hAnsi="Times New Roman" w:cs="Times New Roman"/>
          <w:sz w:val="24"/>
          <w:szCs w:val="24"/>
        </w:rPr>
        <w:t>evaporative losses</w:t>
      </w:r>
      <w:r w:rsidRPr="00B65ED4">
        <w:rPr>
          <w:rFonts w:ascii="Times New Roman" w:eastAsia="Times New Roman" w:hAnsi="Times New Roman" w:cs="Times New Roman"/>
          <w:sz w:val="24"/>
          <w:szCs w:val="24"/>
        </w:rPr>
        <w:t xml:space="preserve"> </w:t>
      </w:r>
      <w:r w:rsidR="00AF6D6E" w:rsidRPr="00B65ED4">
        <w:rPr>
          <w:rFonts w:ascii="Times New Roman" w:eastAsia="Times New Roman" w:hAnsi="Times New Roman" w:cs="Times New Roman"/>
          <w:sz w:val="24"/>
          <w:szCs w:val="24"/>
        </w:rPr>
        <w:t xml:space="preserve">were </w:t>
      </w:r>
      <w:r w:rsidR="00AF6D6E" w:rsidRPr="00B65ED4">
        <w:rPr>
          <w:rFonts w:ascii="Times New Roman" w:eastAsia="Times New Roman" w:hAnsi="Times New Roman" w:cs="Times New Roman"/>
          <w:sz w:val="24"/>
          <w:szCs w:val="24"/>
        </w:rPr>
        <w:lastRenderedPageBreak/>
        <w:t>assumed to be</w:t>
      </w:r>
      <w:r w:rsidR="00FB0F5E" w:rsidRPr="00B65ED4">
        <w:rPr>
          <w:rFonts w:ascii="Times New Roman" w:eastAsia="Times New Roman" w:hAnsi="Times New Roman" w:cs="Times New Roman"/>
          <w:sz w:val="24"/>
          <w:szCs w:val="24"/>
        </w:rPr>
        <w:t xml:space="preserve"> approximately equal to precipitation</w:t>
      </w:r>
      <w:r w:rsidR="0008092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To account for the 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41" w:name="_e3qajp1968u" w:colFirst="0" w:colLast="0"/>
      <w:bookmarkEnd w:id="41"/>
      <w:r w:rsidRPr="00B65ED4">
        <w:rPr>
          <w:rFonts w:ascii="Times New Roman" w:eastAsia="Times New Roman" w:hAnsi="Times New Roman" w:cs="Times New Roman"/>
          <w:i/>
          <w:sz w:val="24"/>
          <w:szCs w:val="24"/>
        </w:rPr>
        <w:t>Allochthonous DOC and POC</w:t>
      </w:r>
    </w:p>
    <w:p w14:paraId="615C4BEE" w14:textId="6E52771B"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which was the product of the proportion of lake perimeter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(C</w:t>
      </w:r>
      <w:r w:rsidR="00CC0D56" w:rsidRPr="00B65ED4">
        <w:rPr>
          <w:rFonts w:ascii="Times New Roman" w:eastAsia="Times New Roman" w:hAnsi="Times New Roman" w:cs="Times New Roman"/>
          <w:sz w:val="24"/>
          <w:szCs w:val="24"/>
          <w:vertAlign w:val="subscript"/>
        </w:rPr>
        <w:t>LAlloch</w:t>
      </w:r>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 xml:space="preserve">was the </w:t>
      </w:r>
      <w:r w:rsidR="004816DC" w:rsidRPr="00B65ED4">
        <w:rPr>
          <w:rFonts w:ascii="Times New Roman" w:eastAsia="Times New Roman" w:hAnsi="Times New Roman" w:cs="Times New Roman"/>
          <w:sz w:val="24"/>
          <w:szCs w:val="24"/>
        </w:rPr>
        <w:lastRenderedPageBreak/>
        <w:t>product of the proportion of lake perimeter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023724A1" w:rsidR="0032009C" w:rsidRDefault="006535DD" w:rsidP="002F35B3">
      <w:pPr>
        <w:spacing w:line="480" w:lineRule="auto"/>
        <w:ind w:firstLine="720"/>
        <w:rPr>
          <w:rFonts w:ascii="Times New Roman" w:eastAsia="Times New Roman" w:hAnsi="Times New Roman" w:cs="Times New Roman"/>
          <w:sz w:val="24"/>
          <w:szCs w:val="24"/>
        </w:rPr>
      </w:pPr>
      <w:del w:id="42" w:author="immccull@gmail.com" w:date="2018-05-11T10:29:00Z">
        <w:r w:rsidRPr="00B65ED4" w:rsidDel="002C1FB8">
          <w:rPr>
            <w:rFonts w:ascii="Times New Roman" w:eastAsia="Times New Roman" w:hAnsi="Times New Roman" w:cs="Times New Roman"/>
            <w:sz w:val="24"/>
            <w:szCs w:val="24"/>
          </w:rPr>
          <w:delText>Daily s</w:delText>
        </w:r>
        <w:r w:rsidR="00B80037" w:rsidRPr="00B65ED4" w:rsidDel="002C1FB8">
          <w:rPr>
            <w:rFonts w:ascii="Times New Roman" w:eastAsia="Times New Roman" w:hAnsi="Times New Roman" w:cs="Times New Roman"/>
            <w:sz w:val="24"/>
            <w:szCs w:val="24"/>
          </w:rPr>
          <w:delText>urface water inflow (m</w:delText>
        </w:r>
        <w:r w:rsidR="00B80037" w:rsidRPr="00B65ED4" w:rsidDel="002C1FB8">
          <w:rPr>
            <w:rFonts w:ascii="Times New Roman" w:eastAsia="Times New Roman" w:hAnsi="Times New Roman" w:cs="Times New Roman"/>
            <w:sz w:val="24"/>
            <w:szCs w:val="24"/>
            <w:vertAlign w:val="superscript"/>
          </w:rPr>
          <w:delText>3</w:delText>
        </w:r>
        <w:r w:rsidR="00B80037" w:rsidRPr="00B65ED4" w:rsidDel="002C1FB8">
          <w:rPr>
            <w:rFonts w:ascii="Times New Roman" w:eastAsia="Times New Roman" w:hAnsi="Times New Roman" w:cs="Times New Roman"/>
            <w:sz w:val="24"/>
            <w:szCs w:val="24"/>
          </w:rPr>
          <w:delText xml:space="preserve"> s</w:delText>
        </w:r>
        <w:r w:rsidR="00B80037" w:rsidRPr="00B65ED4" w:rsidDel="002C1FB8">
          <w:rPr>
            <w:rFonts w:ascii="Times New Roman" w:eastAsia="Times New Roman" w:hAnsi="Times New Roman" w:cs="Times New Roman"/>
            <w:sz w:val="24"/>
            <w:szCs w:val="24"/>
            <w:vertAlign w:val="superscript"/>
          </w:rPr>
          <w:delText>-1</w:delText>
        </w:r>
        <w:r w:rsidR="00B80037" w:rsidRPr="00B65ED4" w:rsidDel="002C1FB8">
          <w:rPr>
            <w:rFonts w:ascii="Times New Roman" w:eastAsia="Times New Roman" w:hAnsi="Times New Roman" w:cs="Times New Roman"/>
            <w:sz w:val="24"/>
            <w:szCs w:val="24"/>
          </w:rPr>
          <w:delText xml:space="preserve">) was generally available for the main tributaries of all </w:delText>
        </w:r>
        <w:r w:rsidR="002F709E" w:rsidRPr="00B65ED4" w:rsidDel="002C1FB8">
          <w:rPr>
            <w:rFonts w:ascii="Times New Roman" w:eastAsia="Times New Roman" w:hAnsi="Times New Roman" w:cs="Times New Roman"/>
            <w:sz w:val="24"/>
            <w:szCs w:val="24"/>
          </w:rPr>
          <w:delText xml:space="preserve">study </w:delText>
        </w:r>
        <w:r w:rsidR="00B80037" w:rsidRPr="00B65ED4" w:rsidDel="002C1FB8">
          <w:rPr>
            <w:rFonts w:ascii="Times New Roman" w:eastAsia="Times New Roman" w:hAnsi="Times New Roman" w:cs="Times New Roman"/>
            <w:sz w:val="24"/>
            <w:szCs w:val="24"/>
          </w:rPr>
          <w:delText xml:space="preserve">lakes. </w:delText>
        </w:r>
      </w:del>
      <w:del w:id="43" w:author="immccull@gmail.com" w:date="2018-05-11T10:28:00Z">
        <w:r w:rsidR="007A75D4" w:rsidRPr="00B65ED4" w:rsidDel="002C1FB8">
          <w:rPr>
            <w:rFonts w:ascii="Times New Roman" w:eastAsia="Times New Roman" w:hAnsi="Times New Roman" w:cs="Times New Roman"/>
            <w:sz w:val="24"/>
            <w:szCs w:val="24"/>
          </w:rPr>
          <w:delText>Inflow DOC concentration</w:delText>
        </w:r>
        <w:r w:rsidR="00B80037" w:rsidRPr="00B65ED4" w:rsidDel="002C1FB8">
          <w:rPr>
            <w:rFonts w:ascii="Times New Roman" w:eastAsia="Times New Roman" w:hAnsi="Times New Roman" w:cs="Times New Roman"/>
            <w:sz w:val="24"/>
            <w:szCs w:val="24"/>
          </w:rPr>
          <w:delText xml:space="preserve"> </w:delText>
        </w:r>
        <w:r w:rsidR="002F709E" w:rsidRPr="00B65ED4" w:rsidDel="002C1FB8">
          <w:rPr>
            <w:rFonts w:ascii="Times New Roman" w:eastAsia="Times New Roman" w:hAnsi="Times New Roman" w:cs="Times New Roman"/>
            <w:sz w:val="24"/>
            <w:szCs w:val="24"/>
          </w:rPr>
          <w:delText>(mg L</w:delText>
        </w:r>
        <w:r w:rsidR="002F709E" w:rsidRPr="00B65ED4" w:rsidDel="002C1FB8">
          <w:rPr>
            <w:rFonts w:ascii="Times New Roman" w:eastAsia="Times New Roman" w:hAnsi="Times New Roman" w:cs="Times New Roman"/>
            <w:sz w:val="24"/>
            <w:szCs w:val="24"/>
            <w:vertAlign w:val="superscript"/>
          </w:rPr>
          <w:delText>-1</w:delText>
        </w:r>
        <w:r w:rsidR="002F709E"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was less</w:delText>
        </w:r>
        <w:r w:rsidR="00B80037" w:rsidRPr="00B65ED4" w:rsidDel="002C1FB8">
          <w:rPr>
            <w:rFonts w:ascii="Times New Roman" w:eastAsia="Times New Roman" w:hAnsi="Times New Roman" w:cs="Times New Roman"/>
            <w:sz w:val="24"/>
            <w:szCs w:val="24"/>
          </w:rPr>
          <w:delText xml:space="preserve"> frequently measured</w:delText>
        </w:r>
        <w:r w:rsidRPr="00B65ED4" w:rsidDel="002C1FB8">
          <w:rPr>
            <w:rFonts w:ascii="Times New Roman" w:eastAsia="Times New Roman" w:hAnsi="Times New Roman" w:cs="Times New Roman"/>
            <w:sz w:val="24"/>
            <w:szCs w:val="24"/>
          </w:rPr>
          <w:delText>, and was</w:delText>
        </w:r>
        <w:r w:rsidR="00426BF6" w:rsidRPr="00B65ED4" w:rsidDel="002C1FB8">
          <w:rPr>
            <w:rFonts w:ascii="Times New Roman" w:eastAsia="Times New Roman" w:hAnsi="Times New Roman" w:cs="Times New Roman"/>
            <w:sz w:val="24"/>
            <w:szCs w:val="24"/>
          </w:rPr>
          <w:delText xml:space="preserve"> linearly</w:delText>
        </w:r>
        <w:r w:rsidRPr="00B65ED4" w:rsidDel="002C1FB8">
          <w:rPr>
            <w:rFonts w:ascii="Times New Roman" w:eastAsia="Times New Roman" w:hAnsi="Times New Roman" w:cs="Times New Roman"/>
            <w:sz w:val="24"/>
            <w:szCs w:val="24"/>
          </w:rPr>
          <w:delText xml:space="preserve"> interpolated to a daily time</w:delText>
        </w:r>
        <w:r w:rsidR="000A2CEB"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step fro</w:delText>
        </w:r>
        <w:r w:rsidR="004177CF" w:rsidRPr="00B65ED4" w:rsidDel="002C1FB8">
          <w:rPr>
            <w:rFonts w:ascii="Times New Roman" w:eastAsia="Times New Roman" w:hAnsi="Times New Roman" w:cs="Times New Roman"/>
            <w:sz w:val="24"/>
            <w:szCs w:val="24"/>
          </w:rPr>
          <w:delText>m sub-weekly to monthly data (</w:delText>
        </w:r>
        <w:r w:rsidR="00D846BF" w:rsidDel="002C1FB8">
          <w:rPr>
            <w:rFonts w:ascii="Times New Roman" w:eastAsia="Times New Roman" w:hAnsi="Times New Roman" w:cs="Times New Roman"/>
            <w:sz w:val="24"/>
            <w:szCs w:val="24"/>
          </w:rPr>
          <w:delText>Appendix S1</w:delText>
        </w:r>
        <w:r w:rsidRPr="00B65ED4" w:rsidDel="002C1FB8">
          <w:rPr>
            <w:rFonts w:ascii="Times New Roman" w:eastAsia="Times New Roman" w:hAnsi="Times New Roman" w:cs="Times New Roman"/>
            <w:sz w:val="24"/>
            <w:szCs w:val="24"/>
          </w:rPr>
          <w:delText xml:space="preserve">). </w:delText>
        </w:r>
      </w:del>
      <w:moveFromRangeStart w:id="44" w:author="immccull@gmail.com" w:date="2018-05-11T10:29:00Z" w:name="move513797905"/>
      <w:moveFrom w:id="45" w:author="immccull@gmail.com" w:date="2018-05-11T10:29:00Z">
        <w:r w:rsidR="00B80037" w:rsidRPr="00B65ED4" w:rsidDel="002C1FB8">
          <w:rPr>
            <w:rFonts w:ascii="Times New Roman" w:eastAsia="Times New Roman" w:hAnsi="Times New Roman" w:cs="Times New Roman"/>
            <w:sz w:val="24"/>
            <w:szCs w:val="24"/>
          </w:rPr>
          <w:t xml:space="preserve">When inflow DOC </w:t>
        </w:r>
        <w:r w:rsidR="003266D7" w:rsidRPr="00B65ED4" w:rsidDel="002C1FB8">
          <w:rPr>
            <w:rFonts w:ascii="Times New Roman" w:eastAsia="Times New Roman" w:hAnsi="Times New Roman" w:cs="Times New Roman"/>
            <w:sz w:val="24"/>
            <w:szCs w:val="24"/>
          </w:rPr>
          <w:t xml:space="preserve">concentrations </w:t>
        </w:r>
        <w:r w:rsidR="00B80037" w:rsidRPr="00B65ED4" w:rsidDel="002C1FB8">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sidDel="002C1FB8">
          <w:rPr>
            <w:rFonts w:ascii="Times New Roman" w:eastAsia="Times New Roman" w:hAnsi="Times New Roman" w:cs="Times New Roman"/>
            <w:sz w:val="24"/>
            <w:szCs w:val="24"/>
          </w:rPr>
          <w:t>equal across</w:t>
        </w:r>
        <w:r w:rsidR="00B80037" w:rsidRPr="00B65ED4" w:rsidDel="002C1FB8">
          <w:rPr>
            <w:rFonts w:ascii="Times New Roman" w:eastAsia="Times New Roman" w:hAnsi="Times New Roman" w:cs="Times New Roman"/>
            <w:sz w:val="24"/>
            <w:szCs w:val="24"/>
          </w:rPr>
          <w:t xml:space="preserve"> all tributaries. </w:t>
        </w:r>
      </w:moveFrom>
      <w:moveFromRangeEnd w:id="44"/>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ranged from 0-19%.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DOC</w:t>
      </w:r>
      <w:r w:rsidR="00B65474" w:rsidRPr="00B65ED4">
        <w:rPr>
          <w:rFonts w:ascii="Times New Roman" w:eastAsia="Times New Roman" w:hAnsi="Times New Roman" w:cs="Times New Roman"/>
          <w:sz w:val="24"/>
          <w:szCs w:val="24"/>
          <w:vertAlign w:val="subscript"/>
        </w:rPr>
        <w:t>GWConc</w:t>
      </w:r>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w:t>
      </w:r>
      <w:r w:rsidR="002933B5" w:rsidRPr="00B65ED4">
        <w:rPr>
          <w:rFonts w:ascii="Times New Roman" w:eastAsia="Times New Roman" w:hAnsi="Times New Roman" w:cs="Times New Roman"/>
          <w:sz w:val="24"/>
          <w:szCs w:val="24"/>
        </w:rPr>
        <w:lastRenderedPageBreak/>
        <w:t xml:space="preserve">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6" w:name="_6mc5pfc13zyv" w:colFirst="0" w:colLast="0"/>
      <w:bookmarkEnd w:id="46"/>
      <w:r w:rsidRPr="00B65ED4">
        <w:rPr>
          <w:rFonts w:ascii="Times New Roman" w:eastAsia="Times New Roman" w:hAnsi="Times New Roman" w:cs="Times New Roman"/>
          <w:i/>
          <w:color w:val="000000"/>
          <w:sz w:val="24"/>
          <w:szCs w:val="24"/>
        </w:rPr>
        <w:t xml:space="preserve">Autochthonous DOC and POC </w:t>
      </w:r>
    </w:p>
    <w:p w14:paraId="64FBB58D" w14:textId="01629EF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autochthony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allochthony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autochthony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r w:rsidR="00917B72" w:rsidRPr="00B65ED4">
        <w:rPr>
          <w:rFonts w:ascii="Times New Roman" w:eastAsia="Times New Roman" w:hAnsi="Times New Roman" w:cs="Times New Roman"/>
          <w:sz w:val="24"/>
          <w:szCs w:val="24"/>
        </w:rPr>
        <w:t>, as this is the maximum density of water and a point at which lakes would no longer be stratified</w:t>
      </w:r>
      <w:r w:rsidR="00B80037" w:rsidRPr="00B65ED4">
        <w:rPr>
          <w:rFonts w:ascii="Times New Roman" w:eastAsia="Times New Roman" w:hAnsi="Times New Roman" w:cs="Times New Roman"/>
          <w:sz w:val="24"/>
          <w:szCs w:val="24"/>
        </w:rPr>
        <w:t xml:space="preserve">.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7F48EB98"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the mixing depth, Z</w:t>
      </w:r>
      <w:r w:rsidRPr="00B65ED4">
        <w:rPr>
          <w:rFonts w:ascii="Times New Roman" w:eastAsia="Times New Roman" w:hAnsi="Times New Roman" w:cs="Times New Roman"/>
          <w:sz w:val="24"/>
          <w:szCs w:val="24"/>
          <w:vertAlign w:val="subscript"/>
        </w:rPr>
        <w:t>mix</w:t>
      </w:r>
      <w:r w:rsidRPr="005D758E">
        <w:rPr>
          <w:rFonts w:ascii="Times New Roman" w:eastAsia="Times New Roman" w:hAnsi="Times New Roman" w:cs="Times New Roman"/>
          <w:sz w:val="24"/>
          <w:szCs w:val="24"/>
        </w:rPr>
        <w:t xml:space="preserve">, </w:t>
      </w:r>
      <w:r w:rsidR="005D758E" w:rsidRPr="005D758E">
        <w:rPr>
          <w:rFonts w:ascii="Times New Roman" w:eastAsia="Times New Roman" w:hAnsi="Times New Roman" w:cs="Times New Roman"/>
          <w:sz w:val="24"/>
          <w:szCs w:val="24"/>
        </w:rPr>
        <w:t xml:space="preserve">which </w:t>
      </w:r>
      <w:r w:rsidRPr="005D758E">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set equal to half the photic </w:t>
      </w:r>
      <w:r w:rsidR="00F154ED">
        <w:rPr>
          <w:rFonts w:ascii="Times New Roman" w:eastAsia="Times New Roman" w:hAnsi="Times New Roman" w:cs="Times New Roman"/>
          <w:sz w:val="24"/>
          <w:szCs w:val="24"/>
        </w:rPr>
        <w:t xml:space="preserve">zone </w:t>
      </w:r>
      <w:r w:rsidRPr="00B65ED4">
        <w:rPr>
          <w:rFonts w:ascii="Times New Roman" w:eastAsia="Times New Roman" w:hAnsi="Times New Roman" w:cs="Times New Roman"/>
          <w:sz w:val="24"/>
          <w:szCs w:val="24"/>
        </w:rPr>
        <w:t xml:space="preserve">depth (m).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w:t>
      </w:r>
      <w:r w:rsidR="00E72FBD" w:rsidRPr="00B65ED4">
        <w:rPr>
          <w:rFonts w:ascii="Times New Roman" w:eastAsia="Times New Roman" w:hAnsi="Times New Roman" w:cs="Times New Roman"/>
          <w:sz w:val="24"/>
          <w:szCs w:val="24"/>
        </w:rPr>
        <w:lastRenderedPageBreak/>
        <w:t xml:space="preserve">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47" w:name="_ny5h27mmaq7k" w:colFirst="0" w:colLast="0"/>
      <w:bookmarkStart w:id="48" w:name="_l03fr54i2e0u" w:colFirst="0" w:colLast="0"/>
      <w:bookmarkEnd w:id="47"/>
      <w:bookmarkEnd w:id="48"/>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7966EA59"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r w:rsidRPr="00B65ED4">
        <w:rPr>
          <w:rFonts w:ascii="Times New Roman" w:eastAsia="Times New Roman" w:hAnsi="Times New Roman" w:cs="Times New Roman"/>
          <w:i/>
          <w:sz w:val="24"/>
          <w:szCs w:val="24"/>
        </w:rPr>
        <w:t>collin</w:t>
      </w:r>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w:t>
      </w:r>
      <w:r w:rsidR="00A529C6">
        <w:rPr>
          <w:rFonts w:ascii="Times New Roman" w:eastAsia="Times New Roman" w:hAnsi="Times New Roman" w:cs="Times New Roman"/>
          <w:sz w:val="24"/>
          <w:szCs w:val="24"/>
        </w:rPr>
        <w:lastRenderedPageBreak/>
        <w:t xml:space="preserve">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49" w:name="_ocy0aysirc6j" w:colFirst="0" w:colLast="0"/>
      <w:bookmarkEnd w:id="49"/>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0" w:name="_5q3azwjwpxro" w:colFirst="0" w:colLast="0"/>
      <w:bookmarkEnd w:id="50"/>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(0.70-0.96). </w:t>
      </w:r>
      <w:r w:rsidRPr="00B65ED4">
        <w:rPr>
          <w:rFonts w:ascii="Times New Roman" w:eastAsia="Times New Roman" w:hAnsi="Times New Roman" w:cs="Times New Roman"/>
          <w:sz w:val="24"/>
          <w:szCs w:val="24"/>
        </w:rPr>
        <w:t xml:space="preserve">Although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45A64410"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autochthony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Burial rates for allochthony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autochthony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6BC9FA5"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 xml:space="preserve">Trout Lake was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with modeled DOC ranging about 2-2.5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Vanern and Harp lake were minimally sensitive (&lt;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w:t>
      </w:r>
      <w:r w:rsidR="00B80037" w:rsidRPr="00B65ED4">
        <w:rPr>
          <w:rFonts w:ascii="Times New Roman" w:eastAsia="Times New Roman" w:hAnsi="Times New Roman" w:cs="Times New Roman"/>
          <w:sz w:val="24"/>
          <w:szCs w:val="24"/>
        </w:rPr>
        <w:t xml:space="preserve">Overall, parameter sensitivity was greatest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Vanern, 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Monona, 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Trout</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1" w:name="_xlemxvr7c40e" w:colFirst="0" w:colLast="0"/>
      <w:bookmarkEnd w:id="51"/>
      <w:r w:rsidRPr="00B65ED4">
        <w:rPr>
          <w:rFonts w:ascii="Times New Roman" w:eastAsia="Times New Roman" w:hAnsi="Times New Roman" w:cs="Times New Roman"/>
          <w:i/>
          <w:sz w:val="24"/>
          <w:szCs w:val="24"/>
        </w:rPr>
        <w:lastRenderedPageBreak/>
        <w:t>Summary of fluxes and fates</w:t>
      </w:r>
    </w:p>
    <w:p w14:paraId="33A194CF" w14:textId="7334FBD7"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(41.5</w:t>
      </w:r>
      <w:r w:rsidR="00A13608" w:rsidRPr="00B65ED4">
        <w:rPr>
          <w:rFonts w:ascii="Times New Roman" w:eastAsia="Times New Roman" w:hAnsi="Times New Roman" w:cs="Times New Roman"/>
          <w:sz w:val="24"/>
          <w:szCs w:val="24"/>
        </w:rPr>
        <w:t>2</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0.10</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(0.90) and burial (0.03)</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(118.97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greatest proportion buried (0.37).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BD4C89" w:rsidRPr="00B65ED4">
        <w:rPr>
          <w:rFonts w:ascii="Times New Roman" w:eastAsia="Times New Roman" w:hAnsi="Times New Roman" w:cs="Times New Roman"/>
          <w:sz w:val="24"/>
          <w:szCs w:val="24"/>
        </w:rPr>
        <w:t xml:space="preserve">Harp </w:t>
      </w:r>
      <w:r w:rsidR="00F54AAB">
        <w:rPr>
          <w:rFonts w:ascii="Times New Roman" w:eastAsia="Times New Roman" w:hAnsi="Times New Roman" w:cs="Times New Roman"/>
          <w:sz w:val="24"/>
          <w:szCs w:val="24"/>
        </w:rPr>
        <w:t>L</w:t>
      </w:r>
      <w:r w:rsidR="00BD4C89" w:rsidRPr="00B65ED4">
        <w:rPr>
          <w:rFonts w:ascii="Times New Roman" w:eastAsia="Times New Roman" w:hAnsi="Times New Roman" w:cs="Times New Roman"/>
          <w:sz w:val="24"/>
          <w:szCs w:val="24"/>
        </w:rPr>
        <w:t>ake had the</w:t>
      </w:r>
      <w:r w:rsidR="0020072F" w:rsidRPr="00B65ED4">
        <w:rPr>
          <w:rFonts w:ascii="Times New Roman" w:eastAsia="Times New Roman" w:hAnsi="Times New Roman" w:cs="Times New Roman"/>
          <w:sz w:val="24"/>
          <w:szCs w:val="24"/>
        </w:rPr>
        <w:t xml:space="preserve"> second</w:t>
      </w:r>
      <w:r w:rsidR="00BD4C89" w:rsidRPr="00B65ED4">
        <w:rPr>
          <w:rFonts w:ascii="Times New Roman" w:eastAsia="Times New Roman" w:hAnsi="Times New Roman" w:cs="Times New Roman"/>
          <w:sz w:val="24"/>
          <w:szCs w:val="24"/>
        </w:rPr>
        <w:t xml:space="preserve"> lowest proportion buried (0.07) among </w:t>
      </w:r>
      <w:r w:rsidR="00F54AAB">
        <w:rPr>
          <w:rFonts w:ascii="Times New Roman" w:eastAsia="Times New Roman" w:hAnsi="Times New Roman" w:cs="Times New Roman"/>
          <w:sz w:val="24"/>
          <w:szCs w:val="24"/>
        </w:rPr>
        <w:t>all</w:t>
      </w:r>
      <w:r w:rsidR="00BD4C89" w:rsidRPr="00B65ED4">
        <w:rPr>
          <w:rFonts w:ascii="Times New Roman" w:eastAsia="Times New Roman" w:hAnsi="Times New Roman" w:cs="Times New Roman"/>
          <w:sz w:val="24"/>
          <w:szCs w:val="24"/>
        </w:rPr>
        <w:t xml:space="preserve"> lakes and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(0.45) that were approximately similar in Lake Monona and Lake</w:t>
      </w:r>
      <w:r w:rsidR="00695F23" w:rsidRPr="00B65ED4">
        <w:rPr>
          <w:rFonts w:ascii="Times New Roman" w:eastAsia="Times New Roman" w:hAnsi="Times New Roman" w:cs="Times New Roman"/>
          <w:sz w:val="24"/>
          <w:szCs w:val="24"/>
        </w:rPr>
        <w:t xml:space="preserve"> Vanern. </w:t>
      </w:r>
      <w:r w:rsidR="0020072F" w:rsidRPr="00B65ED4">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87.45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62.91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total OC load and was the most driven by allochthony (0.87) among all lakes. </w:t>
      </w:r>
      <w:r w:rsidR="00695F23" w:rsidRPr="00B65ED4">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(53.53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relatively low proportion buried (0.08) and relatively high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2" w:name="_23giog1xmb1e" w:colFirst="0" w:colLast="0"/>
      <w:bookmarkEnd w:id="52"/>
      <w:r w:rsidRPr="00B65ED4">
        <w:rPr>
          <w:rFonts w:ascii="Times New Roman" w:eastAsia="Times New Roman" w:hAnsi="Times New Roman" w:cs="Times New Roman"/>
          <w:i/>
          <w:sz w:val="24"/>
          <w:szCs w:val="24"/>
        </w:rPr>
        <w:t>Seasonal fates</w:t>
      </w:r>
    </w:p>
    <w:p w14:paraId="3AEF22B0" w14:textId="51B42AC3"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sidRPr="00B65ED4">
        <w:rPr>
          <w:rFonts w:ascii="Times New Roman" w:eastAsia="Times New Roman" w:hAnsi="Times New Roman" w:cs="Times New Roman"/>
          <w:sz w:val="24"/>
          <w:szCs w:val="24"/>
        </w:rPr>
        <w:t xml:space="preserve">As water </w:t>
      </w:r>
      <w:r w:rsidRPr="00B65ED4">
        <w:rPr>
          <w:rFonts w:ascii="Times New Roman" w:eastAsia="Times New Roman" w:hAnsi="Times New Roman" w:cs="Times New Roman"/>
          <w:sz w:val="24"/>
          <w:szCs w:val="24"/>
        </w:rPr>
        <w:lastRenderedPageBreak/>
        <w:t>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 xml:space="preserve">etween allochthony and autochthony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autochthony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Toolik</w:t>
      </w:r>
      <w:r w:rsidR="0034314A" w:rsidRPr="00B65ED4">
        <w:rPr>
          <w:rFonts w:ascii="Times New Roman" w:eastAsia="Times New Roman" w:hAnsi="Times New Roman" w:cs="Times New Roman"/>
          <w:sz w:val="24"/>
          <w:szCs w:val="24"/>
        </w:rPr>
        <w:t xml:space="preserve"> Lake</w:t>
      </w:r>
      <w:r w:rsidR="00F83E0B"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Vanern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w:t>
      </w:r>
      <w:r w:rsidR="00B033EF">
        <w:rPr>
          <w:rFonts w:ascii="Times New Roman" w:eastAsia="Times New Roman" w:hAnsi="Times New Roman" w:cs="Times New Roman"/>
          <w:sz w:val="24"/>
          <w:szCs w:val="24"/>
        </w:rPr>
        <w:t xml:space="preserve">lacked a </w:t>
      </w:r>
      <w:r w:rsidR="00797C4C" w:rsidRPr="00B65ED4">
        <w:rPr>
          <w:rFonts w:ascii="Times New Roman" w:eastAsia="Times New Roman" w:hAnsi="Times New Roman" w:cs="Times New Roman"/>
          <w:sz w:val="24"/>
          <w:szCs w:val="24"/>
        </w:rPr>
        <w:t xml:space="preserve">negative slope in Fig. 5) as the growing season progressed compared to other lakes, suggesting the importance of continued allochthonous inputs during summer months in these lakes. In the other three lakes, the proportional shift toward autochthony was associated </w:t>
      </w:r>
      <w:r w:rsidR="002F0947">
        <w:rPr>
          <w:rFonts w:ascii="Times New Roman" w:eastAsia="Times New Roman" w:hAnsi="Times New Roman" w:cs="Times New Roman"/>
          <w:sz w:val="24"/>
          <w:szCs w:val="24"/>
        </w:rPr>
        <w:t>with</w:t>
      </w:r>
      <w:r w:rsidR="00797C4C" w:rsidRPr="00B65ED4">
        <w:rPr>
          <w:rFonts w:ascii="Times New Roman" w:eastAsia="Times New Roman" w:hAnsi="Times New Roman" w:cs="Times New Roman"/>
          <w:sz w:val="24"/>
          <w:szCs w:val="24"/>
        </w:rPr>
        <w:t xml:space="preserve"> a proportional shift from burial to respiration </w:t>
      </w:r>
      <w:r w:rsidR="002E0B60">
        <w:rPr>
          <w:rFonts w:ascii="Times New Roman" w:eastAsia="Times New Roman" w:hAnsi="Times New Roman" w:cs="Times New Roman"/>
          <w:sz w:val="24"/>
          <w:szCs w:val="24"/>
        </w:rPr>
        <w:t xml:space="preserve">as </w:t>
      </w:r>
      <w:r w:rsidR="00797C4C" w:rsidRPr="00B65ED4">
        <w:rPr>
          <w:rFonts w:ascii="Times New Roman" w:eastAsia="Times New Roman" w:hAnsi="Times New Roman" w:cs="Times New Roman"/>
          <w:sz w:val="24"/>
          <w:szCs w:val="24"/>
        </w:rPr>
        <w:t>water temperatures</w:t>
      </w:r>
      <w:r w:rsidR="002E0B60">
        <w:rPr>
          <w:rFonts w:ascii="Times New Roman" w:eastAsia="Times New Roman" w:hAnsi="Times New Roman" w:cs="Times New Roman"/>
          <w:sz w:val="24"/>
          <w:szCs w:val="24"/>
        </w:rPr>
        <w:t xml:space="preserve"> increased</w:t>
      </w:r>
      <w:r w:rsidR="00797C4C" w:rsidRPr="00B65ED4">
        <w:rPr>
          <w:rFonts w:ascii="Times New Roman" w:eastAsia="Times New Roman" w:hAnsi="Times New Roman" w:cs="Times New Roman"/>
          <w:sz w:val="24"/>
          <w:szCs w:val="24"/>
        </w:rPr>
        <w:t xml:space="preserve">, but this association was relatively weaker in Lake Monona and Lake Vanern (Fig. 5).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E0B60">
        <w:rPr>
          <w:rFonts w:ascii="Times New Roman" w:eastAsia="Times New Roman" w:hAnsi="Times New Roman" w:cs="Times New Roman"/>
          <w:sz w:val="24"/>
          <w:szCs w:val="24"/>
        </w:rPr>
        <w:t>y</w:t>
      </w:r>
      <w:r w:rsidR="00534540" w:rsidRPr="00B65ED4">
        <w:rPr>
          <w:rFonts w:ascii="Times New Roman" w:eastAsia="Times New Roman" w:hAnsi="Times New Roman" w:cs="Times New Roman"/>
          <w:sz w:val="24"/>
          <w:szCs w:val="24"/>
        </w:rPr>
        <w:t xml:space="preserve"> and autochthony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53" w:name="_3o4ewidztyp5" w:colFirst="0" w:colLast="0"/>
      <w:bookmarkEnd w:id="53"/>
      <w:r w:rsidRPr="00B65ED4">
        <w:rPr>
          <w:rFonts w:ascii="Times New Roman" w:eastAsia="Times New Roman" w:hAnsi="Times New Roman" w:cs="Times New Roman"/>
          <w:b/>
          <w:sz w:val="24"/>
          <w:szCs w:val="24"/>
        </w:rPr>
        <w:lastRenderedPageBreak/>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54" w:name="_a3c9orcnsv16" w:colFirst="0" w:colLast="0"/>
      <w:bookmarkEnd w:id="54"/>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6FFFF8D4"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del w:id="55" w:author="immccull@gmail.com" w:date="2018-05-11T10:42:00Z">
        <w:r w:rsidR="00C2202B" w:rsidRPr="00B65ED4" w:rsidDel="00BD3E5B">
          <w:rPr>
            <w:rFonts w:ascii="Times New Roman" w:eastAsia="Times New Roman" w:hAnsi="Times New Roman" w:cs="Times New Roman"/>
            <w:sz w:val="24"/>
            <w:szCs w:val="24"/>
          </w:rPr>
          <w:delText xml:space="preserve">While postulated previously (Hanson et al. 2011), </w:delText>
        </w:r>
        <w:r w:rsidR="00D8130C" w:rsidDel="00BD3E5B">
          <w:rPr>
            <w:rFonts w:ascii="Times New Roman" w:eastAsia="Times New Roman" w:hAnsi="Times New Roman" w:cs="Times New Roman"/>
            <w:sz w:val="24"/>
            <w:szCs w:val="24"/>
          </w:rPr>
          <w:delText xml:space="preserve">to our knowledge, </w:delText>
        </w:r>
        <w:r w:rsidR="00C2202B" w:rsidRPr="00B65ED4" w:rsidDel="00BD3E5B">
          <w:rPr>
            <w:rFonts w:ascii="Times New Roman" w:eastAsia="Times New Roman" w:hAnsi="Times New Roman" w:cs="Times New Roman"/>
            <w:sz w:val="24"/>
            <w:szCs w:val="24"/>
          </w:rPr>
          <w:delText xml:space="preserve">this is the first demonstration </w:delText>
        </w:r>
        <w:r w:rsidR="004B6E1C" w:rsidRPr="00B65ED4" w:rsidDel="00BD3E5B">
          <w:rPr>
            <w:rFonts w:ascii="Times New Roman" w:eastAsia="Times New Roman" w:hAnsi="Times New Roman" w:cs="Times New Roman"/>
            <w:sz w:val="24"/>
            <w:szCs w:val="24"/>
          </w:rPr>
          <w:delText>of</w:delText>
        </w:r>
        <w:r w:rsidR="00C2202B" w:rsidRPr="00B65ED4" w:rsidDel="00BD3E5B">
          <w:rPr>
            <w:rFonts w:ascii="Times New Roman" w:eastAsia="Times New Roman" w:hAnsi="Times New Roman" w:cs="Times New Roman"/>
            <w:sz w:val="24"/>
            <w:szCs w:val="24"/>
          </w:rPr>
          <w:delText xml:space="preserve"> a </w:delText>
        </w:r>
        <w:r w:rsidR="00F07D20" w:rsidRPr="00B65ED4" w:rsidDel="00BD3E5B">
          <w:rPr>
            <w:rFonts w:ascii="Times New Roman" w:eastAsia="Times New Roman" w:hAnsi="Times New Roman" w:cs="Times New Roman"/>
            <w:sz w:val="24"/>
            <w:szCs w:val="24"/>
          </w:rPr>
          <w:delText>dynamic</w:delText>
        </w:r>
        <w:r w:rsidR="00C2202B" w:rsidRPr="00B65ED4" w:rsidDel="00BD3E5B">
          <w:rPr>
            <w:rFonts w:ascii="Times New Roman" w:eastAsia="Times New Roman" w:hAnsi="Times New Roman" w:cs="Times New Roman"/>
            <w:sz w:val="24"/>
            <w:szCs w:val="24"/>
          </w:rPr>
          <w:delText xml:space="preserve"> </w:delText>
        </w:r>
        <w:r w:rsidR="00636CED" w:rsidRPr="00B65ED4" w:rsidDel="00BD3E5B">
          <w:rPr>
            <w:rFonts w:ascii="Times New Roman" w:eastAsia="Times New Roman" w:hAnsi="Times New Roman" w:cs="Times New Roman"/>
            <w:sz w:val="24"/>
            <w:szCs w:val="24"/>
          </w:rPr>
          <w:delText xml:space="preserve">OC </w:delText>
        </w:r>
        <w:r w:rsidR="00C2202B" w:rsidRPr="00B65ED4" w:rsidDel="00BD3E5B">
          <w:rPr>
            <w:rFonts w:ascii="Times New Roman" w:eastAsia="Times New Roman" w:hAnsi="Times New Roman" w:cs="Times New Roman"/>
            <w:sz w:val="24"/>
            <w:szCs w:val="24"/>
          </w:rPr>
          <w:delText>model applie</w:delText>
        </w:r>
        <w:r w:rsidR="00B560B7" w:rsidRPr="00B65ED4" w:rsidDel="00BD3E5B">
          <w:rPr>
            <w:rFonts w:ascii="Times New Roman" w:eastAsia="Times New Roman" w:hAnsi="Times New Roman" w:cs="Times New Roman"/>
            <w:sz w:val="24"/>
            <w:szCs w:val="24"/>
          </w:rPr>
          <w:delText>d to contrasting lake</w:delText>
        </w:r>
        <w:r w:rsidR="00C279CB" w:rsidRPr="00B65ED4" w:rsidDel="00BD3E5B">
          <w:rPr>
            <w:rFonts w:ascii="Times New Roman" w:eastAsia="Times New Roman" w:hAnsi="Times New Roman" w:cs="Times New Roman"/>
            <w:sz w:val="24"/>
            <w:szCs w:val="24"/>
          </w:rPr>
          <w:delText>s</w:delText>
        </w:r>
        <w:r w:rsidR="00C2202B" w:rsidRPr="00B65ED4" w:rsidDel="00BD3E5B">
          <w:rPr>
            <w:rFonts w:ascii="Times New Roman" w:eastAsia="Times New Roman" w:hAnsi="Times New Roman" w:cs="Times New Roman"/>
            <w:sz w:val="24"/>
            <w:szCs w:val="24"/>
          </w:rPr>
          <w:delText xml:space="preserve">. </w:delText>
        </w:r>
      </w:del>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13.</w:t>
      </w:r>
      <w:r w:rsidR="00430173" w:rsidRPr="00B65ED4">
        <w:rPr>
          <w:rFonts w:ascii="Times New Roman" w:eastAsia="Times New Roman" w:hAnsi="Times New Roman" w:cs="Times New Roman"/>
          <w:sz w:val="24"/>
          <w:szCs w:val="24"/>
        </w:rPr>
        <w:t>35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1.19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37.45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autochthony</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allochthony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C115EF">
        <w:rPr>
          <w:rFonts w:ascii="Times New Roman" w:eastAsia="Times New Roman" w:hAnsi="Times New Roman" w:cs="Times New Roman"/>
          <w:sz w:val="24"/>
          <w:szCs w:val="24"/>
        </w:rPr>
        <w:t xml:space="preserve">y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0.08)</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and similar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0.07) and the magnitudes of allochthony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our study: 39.88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Molot (1997) did not consider autochthony.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(0.24) may be explained by our inclusion of autochthony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w:t>
      </w:r>
      <w:r w:rsidR="005B4433" w:rsidRPr="00B65ED4">
        <w:rPr>
          <w:rFonts w:ascii="Times New Roman" w:eastAsia="Times New Roman" w:hAnsi="Times New Roman" w:cs="Times New Roman"/>
          <w:sz w:val="24"/>
          <w:szCs w:val="24"/>
        </w:rPr>
        <w:lastRenderedPageBreak/>
        <w:t xml:space="preserve">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Dillon and Molot: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autochthony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48BD2051"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four of five lakes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del w:id="56" w:author="immccull@gmail.com" w:date="2018-05-11T10:45:00Z">
        <w:r w:rsidR="00444FA6" w:rsidRPr="00B65ED4" w:rsidDel="00BD3E5B">
          <w:rPr>
            <w:rFonts w:ascii="Times New Roman" w:eastAsia="Times New Roman" w:hAnsi="Times New Roman" w:cs="Times New Roman"/>
            <w:sz w:val="24"/>
            <w:szCs w:val="24"/>
          </w:rPr>
          <w:delText>In addition, our model demonstrated DOC responses to precipitation events when we had corresponding weather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data, but the assumed linear changes in inflow volume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between observation points may also have underrepresented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leading indirectly to underrepresentation of POC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w:delText>
        </w:r>
      </w:del>
      <w:r w:rsidR="00444FA6" w:rsidRPr="00B65ED4">
        <w:rPr>
          <w:rFonts w:ascii="Times New Roman" w:eastAsia="Times New Roman" w:hAnsi="Times New Roman" w:cs="Times New Roman"/>
          <w:sz w:val="24"/>
          <w:szCs w:val="24"/>
        </w:rPr>
        <w:t>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inputs to lakes at </w:t>
      </w:r>
      <w:r w:rsidR="00444FA6" w:rsidRPr="00B65ED4">
        <w:rPr>
          <w:rFonts w:ascii="Times New Roman" w:eastAsia="Times New Roman" w:hAnsi="Times New Roman" w:cs="Times New Roman"/>
          <w:sz w:val="24"/>
          <w:szCs w:val="24"/>
        </w:rPr>
        <w:lastRenderedPageBreak/>
        <w:t>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del w:id="57" w:author="immccull@gmail.com" w:date="2018-05-11T10:45:00Z">
        <w:r w:rsidR="00444FA6" w:rsidRPr="00B65ED4" w:rsidDel="00BD3E5B">
          <w:rPr>
            <w:rFonts w:ascii="Times New Roman" w:eastAsia="Times New Roman" w:hAnsi="Times New Roman" w:cs="Times New Roman"/>
            <w:sz w:val="24"/>
            <w:szCs w:val="24"/>
          </w:rPr>
          <w:delText>.</w:delText>
        </w:r>
      </w:del>
      <w:ins w:id="58" w:author="immccull@gmail.com" w:date="2018-05-11T10:45:00Z">
        <w:r w:rsidR="00BD3E5B" w:rsidRPr="00BD3E5B">
          <w:rPr>
            <w:rFonts w:ascii="Times New Roman" w:eastAsia="Times New Roman" w:hAnsi="Times New Roman" w:cs="Times New Roman"/>
            <w:sz w:val="24"/>
            <w:szCs w:val="24"/>
          </w:rPr>
          <w:t xml:space="preserve"> </w:t>
        </w:r>
        <w:r w:rsidR="00BD3E5B">
          <w:rPr>
            <w:rFonts w:ascii="Times New Roman" w:eastAsia="Times New Roman" w:hAnsi="Times New Roman" w:cs="Times New Roman"/>
            <w:sz w:val="24"/>
            <w:szCs w:val="24"/>
          </w:rPr>
          <w:t>; however, short-term spikes in POC are unlikely to have large effects on long-term OC budgets</w:t>
        </w:r>
      </w:ins>
      <w:ins w:id="59" w:author="immccull@gmail.com" w:date="2018-05-11T10:49:00Z">
        <w:r w:rsidR="00BD3E5B">
          <w:rPr>
            <w:rFonts w:ascii="Times New Roman" w:eastAsia="Times New Roman" w:hAnsi="Times New Roman" w:cs="Times New Roman"/>
            <w:sz w:val="24"/>
            <w:szCs w:val="24"/>
          </w:rPr>
          <w:t xml:space="preserve"> and ratios between POC and DOC</w:t>
        </w:r>
      </w:ins>
      <w:ins w:id="60" w:author="immccull@gmail.com" w:date="2018-05-11T10:46:00Z">
        <w:r w:rsidR="00BD3E5B">
          <w:rPr>
            <w:rFonts w:ascii="Times New Roman" w:eastAsia="Times New Roman" w:hAnsi="Times New Roman" w:cs="Times New Roman"/>
            <w:sz w:val="24"/>
            <w:szCs w:val="24"/>
          </w:rPr>
          <w:t>.</w:t>
        </w:r>
      </w:ins>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Harp</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1" w:name="_3s028hwr8v82" w:colFirst="0" w:colLast="0"/>
      <w:bookmarkStart w:id="62" w:name="_vg8pldrl49h3" w:colFirst="0" w:colLast="0"/>
      <w:bookmarkEnd w:id="61"/>
      <w:bookmarkEnd w:id="62"/>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46A3FBAD"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w:t>
      </w:r>
      <w:r w:rsidR="00D234CD" w:rsidRPr="00B65ED4">
        <w:rPr>
          <w:rFonts w:ascii="Times New Roman" w:eastAsia="Times New Roman" w:hAnsi="Times New Roman" w:cs="Times New Roman"/>
          <w:sz w:val="24"/>
          <w:szCs w:val="24"/>
        </w:rPr>
        <w:lastRenderedPageBreak/>
        <w:t>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sidRPr="00B65ED4">
        <w:rPr>
          <w:rFonts w:ascii="Times New Roman" w:eastAsia="Times New Roman" w:hAnsi="Times New Roman" w:cs="Times New Roman"/>
          <w:sz w:val="24"/>
          <w:szCs w:val="24"/>
        </w:rPr>
        <w:t>Thus</w:t>
      </w:r>
      <w:r w:rsidRPr="00B65ED4">
        <w:rPr>
          <w:rFonts w:ascii="Times New Roman" w:eastAsia="Times New Roman" w:hAnsi="Times New Roman" w:cs="Times New Roman"/>
          <w:sz w:val="24"/>
          <w:szCs w:val="24"/>
        </w:rPr>
        <w:t xml:space="preserve">, a key implication of our study is the need for more observational data, particularly pertaining to surface water DOC concentrations, </w:t>
      </w:r>
      <w:commentRangeStart w:id="63"/>
      <w:r w:rsidRPr="00B65ED4">
        <w:rPr>
          <w:rFonts w:ascii="Times New Roman" w:eastAsia="Times New Roman" w:hAnsi="Times New Roman" w:cs="Times New Roman"/>
          <w:sz w:val="24"/>
          <w:szCs w:val="24"/>
        </w:rPr>
        <w:t>POC cycling</w:t>
      </w:r>
      <w:commentRangeEnd w:id="63"/>
      <w:r w:rsidR="00BD3E5B">
        <w:rPr>
          <w:rStyle w:val="CommentReference"/>
        </w:rPr>
        <w:commentReference w:id="63"/>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r w:rsidR="00F63265" w:rsidRPr="00B65ED4">
        <w:rPr>
          <w:rFonts w:ascii="Times New Roman" w:eastAsia="Times New Roman" w:hAnsi="Times New Roman" w:cs="Times New Roman"/>
          <w:sz w:val="24"/>
          <w:szCs w:val="24"/>
        </w:rPr>
        <w:t>Despite these uncertainties, l</w:t>
      </w:r>
      <w:r w:rsidRPr="00B65ED4">
        <w:rPr>
          <w:rFonts w:ascii="Times New Roman" w:eastAsia="Times New Roman" w:hAnsi="Times New Roman" w:cs="Times New Roman"/>
          <w:sz w:val="24"/>
          <w:szCs w:val="24"/>
        </w:rPr>
        <w:t xml:space="preserve">ake resource managers should be aware of the importance of </w:t>
      </w:r>
      <w:r w:rsidR="00C115EF">
        <w:rPr>
          <w:rFonts w:ascii="Times New Roman" w:eastAsia="Times New Roman" w:hAnsi="Times New Roman" w:cs="Times New Roman"/>
          <w:sz w:val="24"/>
          <w:szCs w:val="24"/>
        </w:rPr>
        <w:t xml:space="preserve">the balance between </w:t>
      </w:r>
      <w:r w:rsidRPr="00B65ED4">
        <w:rPr>
          <w:rFonts w:ascii="Times New Roman" w:eastAsia="Times New Roman" w:hAnsi="Times New Roman" w:cs="Times New Roman"/>
          <w:sz w:val="24"/>
          <w:szCs w:val="24"/>
        </w:rPr>
        <w:t>allochthonous</w:t>
      </w:r>
      <w:r w:rsidR="00C115EF">
        <w:rPr>
          <w:rFonts w:ascii="Times New Roman" w:eastAsia="Times New Roman" w:hAnsi="Times New Roman" w:cs="Times New Roman"/>
          <w:sz w:val="24"/>
          <w:szCs w:val="24"/>
        </w:rPr>
        <w:t xml:space="preserve"> and autochthonous </w:t>
      </w:r>
      <w:r w:rsidRPr="00B65ED4">
        <w:rPr>
          <w:rFonts w:ascii="Times New Roman" w:eastAsia="Times New Roman" w:hAnsi="Times New Roman" w:cs="Times New Roman"/>
          <w:sz w:val="24"/>
          <w:szCs w:val="24"/>
        </w:rPr>
        <w:t>inputs</w:t>
      </w:r>
      <w:r w:rsidR="00C115EF">
        <w:rPr>
          <w:rFonts w:ascii="Times New Roman" w:eastAsia="Times New Roman" w:hAnsi="Times New Roman" w:cs="Times New Roman"/>
          <w:sz w:val="24"/>
          <w:szCs w:val="24"/>
        </w:rPr>
        <w:t xml:space="preserve"> to</w:t>
      </w:r>
      <w:r w:rsidRPr="00B65ED4">
        <w:rPr>
          <w:rFonts w:ascii="Times New Roman" w:eastAsia="Times New Roman" w:hAnsi="Times New Roman" w:cs="Times New Roman"/>
          <w:sz w:val="24"/>
          <w:szCs w:val="24"/>
        </w:rPr>
        <w:t xml:space="preserve"> lake OC budgets.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409CE7C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significant amounts of C (Cole et al. 2007, Tranvik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autochthony</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 xml:space="preserve">allochthony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autochthony</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4D4621A"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 xml:space="preserve">Across all lakes in our study, warm surface temperatures were </w:t>
      </w:r>
      <w:r w:rsidR="00F57B98" w:rsidRPr="00B65ED4">
        <w:rPr>
          <w:rFonts w:ascii="Times New Roman" w:eastAsia="Times New Roman" w:hAnsi="Times New Roman" w:cs="Times New Roman"/>
          <w:sz w:val="24"/>
          <w:szCs w:val="24"/>
        </w:rPr>
        <w:lastRenderedPageBreak/>
        <w:t>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autochthony</w:t>
      </w:r>
      <w:r w:rsidR="00E61835">
        <w:rPr>
          <w:rFonts w:ascii="Times New Roman" w:eastAsia="Times New Roman" w:hAnsi="Times New Roman" w:cs="Times New Roman"/>
          <w:sz w:val="24"/>
          <w:szCs w:val="24"/>
        </w:rPr>
        <w:t xml:space="preserve"> relative to allochthony,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relative to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will generally have a greater effect on OC burial than processes that drive autochthony. More broadly, however, lakes have generally become more productive under recent climate warming (Kraemer et al. 2016), which our study suggests favors autochthony over allochthony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allochthony and autochthony</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64" w:name="_jodkgtnyf02z" w:colFirst="0" w:colLast="0"/>
      <w:bookmarkEnd w:id="64"/>
      <w:r w:rsidRPr="00B65ED4">
        <w:rPr>
          <w:rFonts w:ascii="Times New Roman" w:eastAsia="Times New Roman" w:hAnsi="Times New Roman" w:cs="Times New Roman"/>
          <w:b/>
          <w:sz w:val="24"/>
          <w:szCs w:val="24"/>
        </w:rPr>
        <w:t xml:space="preserve"> ACKNOWLEDGMENTS</w:t>
      </w:r>
    </w:p>
    <w:p w14:paraId="230D69F3" w14:textId="610CBE7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lastRenderedPageBreak/>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Vanern)</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1"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65" w:name="_j77eak7kbqvt" w:colFirst="0" w:colLast="0"/>
      <w:bookmarkEnd w:id="65"/>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w:t>
      </w:r>
      <w:r w:rsidRPr="00F778DA">
        <w:rPr>
          <w:rFonts w:ascii="Times New Roman" w:eastAsia="Times New Roman" w:hAnsi="Times New Roman" w:cs="Times New Roman"/>
          <w:color w:val="auto"/>
          <w:sz w:val="24"/>
          <w:szCs w:val="24"/>
        </w:rPr>
        <w:t xml:space="preserve">Holocene </w:t>
      </w:r>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 xml:space="preserve">h.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lastRenderedPageBreak/>
        <w:t>Appling, A. P., Leon, M. C., &amp; McDowell, W. H. (2015). Reducing bias and quantifying uncertainty in watershed flux estimates: the R package loadflex.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r w:rsidRPr="00F778DA">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sidRPr="00F778DA">
        <w:rPr>
          <w:rFonts w:ascii="Times New Roman" w:eastAsia="Times New Roman" w:hAnsi="Times New Roman" w:cs="Times New Roman"/>
          <w:i/>
          <w:sz w:val="24"/>
          <w:szCs w:val="24"/>
        </w:rPr>
        <w:t>Understanding the Global System, The Finnish Perspective, edited by Käyhkö J and Talve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r w:rsidRPr="00F778DA">
        <w:rPr>
          <w:rFonts w:ascii="Times New Roman" w:hAnsi="Times New Roman" w:cs="Times New Roman"/>
          <w:color w:val="111111"/>
          <w:sz w:val="24"/>
          <w:szCs w:val="24"/>
        </w:rPr>
        <w:t>Aulenbach, B. T. (2013). Improving regression-model-based streamwater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Cole, J. J., Carpenter, S. R., Kitchell,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 ...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comparison.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Rusak, J. A., Stanley, E. H., &amp; Watras,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 xml:space="preserve">Jeong, J. J., Bartsch, S., Fleckenstein, J. H., Matzner, E., Tenhunen,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77777777" w:rsidR="0032009C" w:rsidRPr="00B65ED4"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6CFDF845" w14:textId="77777777" w:rsidR="0032009C" w:rsidRPr="00B65ED4" w:rsidRDefault="00B80037" w:rsidP="00AA771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Kortelainen, P., Rantakari, M., Huttunen, J. T., Mattsson, T., Alm, J., Juutinen,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Kraemer, B. M., Chandra, S., Dell, A. I., Dix, M., Kuusisto,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5486D2B1" w:rsidR="005F5210" w:rsidRDefault="005F5210" w:rsidP="00114584">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1FF6A7A0" w14:textId="77777777" w:rsidR="00114584" w:rsidRDefault="00114584" w:rsidP="00114584">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Hartmann, J., Lauerwald, R., Sobek, S., M</w:t>
      </w:r>
      <w:r w:rsidR="00794881">
        <w:rPr>
          <w:rFonts w:ascii="Times New Roman" w:eastAsia="Times New Roman" w:hAnsi="Times New Roman" w:cs="Times New Roman"/>
          <w:color w:val="auto"/>
          <w:sz w:val="24"/>
          <w:szCs w:val="24"/>
        </w:rPr>
        <w:t xml:space="preserve">cDonald, C., Hoover, M., ...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w:t>
      </w:r>
      <w:r w:rsidRPr="00B65ED4">
        <w:rPr>
          <w:rFonts w:ascii="Times New Roman" w:eastAsia="Times New Roman" w:hAnsi="Times New Roman" w:cs="Times New Roman"/>
          <w:sz w:val="24"/>
          <w:szCs w:val="24"/>
        </w:rPr>
        <w:lastRenderedPageBreak/>
        <w:t xml:space="preserve">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2"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A54F3AD" w:rsidR="008E2573" w:rsidRPr="00B65ED4" w:rsidRDefault="008E25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Tanentzap, A. J., Szkokan-Emilson, E. J., Desjardins, C. M., Orland, C., Yakimovich, K., Dirszowsky,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5DFCFAFC"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lastRenderedPageBreak/>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lastRenderedPageBreak/>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Zambrano-Bigiarini</w:t>
      </w:r>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hydroGOF: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3"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4"/>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Vanern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577F09B8" w14:textId="3CCA4BA8" w:rsidR="00427402"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5"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commentRangeStart w:id="66"/>
            <w:r w:rsidRPr="00B65ED4">
              <w:rPr>
                <w:rFonts w:ascii="Times New Roman" w:eastAsia="Times New Roman" w:hAnsi="Times New Roman" w:cs="Times New Roman"/>
                <w:sz w:val="24"/>
                <w:szCs w:val="24"/>
              </w:rPr>
              <w:t>0.10</w:t>
            </w:r>
            <w:commentRangeEnd w:id="66"/>
            <w:r w:rsidR="007F4D86">
              <w:rPr>
                <w:rStyle w:val="CommentReference"/>
              </w:rPr>
              <w:commentReference w:id="66"/>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6358FA5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
          <w:p w14:paraId="403B4A65" w14:textId="527B823F"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
          <w:p w14:paraId="3DA1CA4D" w14:textId="49F54194"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
          <w:p w14:paraId="02DABC00" w14:textId="34837EF6"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
          <w:p w14:paraId="1C6AFF2E" w14:textId="3D82DADF"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Allochthony,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SWconc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GWconc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PrecipConc</w:t>
            </w:r>
            <w:r w:rsidR="00CD3C59" w:rsidRPr="00FA7B67">
              <w:rPr>
                <w:rFonts w:ascii="Times New Roman" w:eastAsia="Times New Roman" w:hAnsi="Times New Roman" w:cs="Times New Roman"/>
                <w:bCs/>
                <w:sz w:val="24"/>
                <w:szCs w:val="24"/>
              </w:rPr>
              <w:softHyphen/>
              <w:t xml:space="preserve"> * Q</w:t>
            </w:r>
            <w:r w:rsidR="00CD3C59" w:rsidRPr="00FA7B67">
              <w:rPr>
                <w:rFonts w:ascii="Times New Roman" w:eastAsia="Times New Roman" w:hAnsi="Times New Roman" w:cs="Times New Roman"/>
                <w:bCs/>
                <w:sz w:val="24"/>
                <w:szCs w:val="24"/>
                <w:vertAlign w:val="subscript"/>
              </w:rPr>
              <w:t>Precip</w:t>
            </w:r>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P</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LakePerimeter</w:t>
            </w:r>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77777777"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Allochthony,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P</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r w:rsidR="00CD3C59" w:rsidRPr="00FA7B67">
              <w:rPr>
                <w:rFonts w:ascii="Times New Roman" w:eastAsia="Times New Roman" w:hAnsi="Times New Roman" w:cs="Times New Roman"/>
                <w:sz w:val="24"/>
                <w:szCs w:val="24"/>
              </w:rPr>
              <w:t xml:space="preserve"> * LakePerimeter</w:t>
            </w:r>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log10(chl-</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Z</w:t>
            </w:r>
            <w:r w:rsidR="001D3F59" w:rsidRPr="00FA7B67">
              <w:rPr>
                <w:rFonts w:ascii="Times New Roman" w:eastAsia="Times New Roman" w:hAnsi="Times New Roman" w:cs="Times New Roman"/>
                <w:sz w:val="24"/>
                <w:szCs w:val="24"/>
                <w:vertAlign w:val="superscript"/>
              </w:rPr>
              <w:t>mix)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sz w:val="24"/>
                <w:szCs w:val="24"/>
              </w:rPr>
              <w:t xml:space="preserve"> * (chl-</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z</w:t>
            </w:r>
            <w:r w:rsidR="00CD3C59" w:rsidRPr="00FA7B67">
              <w:rPr>
                <w:rFonts w:ascii="Times New Roman" w:eastAsia="Times New Roman" w:hAnsi="Times New Roman" w:cs="Times New Roman"/>
                <w:sz w:val="24"/>
                <w:szCs w:val="24"/>
                <w:vertAlign w:val="subscript"/>
              </w:rPr>
              <w:t>mix</w:t>
            </w:r>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0F5BECB9"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r w:rsidRPr="00FA7B67">
              <w:rPr>
                <w:rFonts w:ascii="Times New Roman" w:eastAsia="Times New Roman" w:hAnsi="Times New Roman" w:cs="Times New Roman"/>
                <w:sz w:val="24"/>
                <w:szCs w:val="24"/>
                <w:vertAlign w:val="subscript"/>
              </w:rPr>
              <w:t>Tot</w:t>
            </w:r>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0CB4A18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2005ECF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016"/>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29E2BD2D"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803" w:type="dxa"/>
            <w:noWrap/>
            <w:vAlign w:val="center"/>
            <w:hideMark/>
          </w:tcPr>
          <w:p w14:paraId="585C398E" w14:textId="0C8351AC"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030" w:type="dxa"/>
            <w:noWrap/>
            <w:vAlign w:val="center"/>
            <w:hideMark/>
          </w:tcPr>
          <w:p w14:paraId="168A5741" w14:textId="37591E94"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Vanern</w:t>
            </w:r>
          </w:p>
        </w:tc>
        <w:tc>
          <w:tcPr>
            <w:tcW w:w="1030" w:type="dxa"/>
            <w:noWrap/>
            <w:vAlign w:val="center"/>
            <w:hideMark/>
          </w:tcPr>
          <w:p w14:paraId="4E20F4C3" w14:textId="2AC815E9"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6"/>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 xml:space="preserve">alloch;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(autoch</w:t>
      </w:r>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1BB29819" w:rsidR="00B90A7A" w:rsidRPr="00B65ED4" w:rsidRDefault="007C62C1"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D81BCC4" wp14:editId="692C7754">
            <wp:extent cx="4620491" cy="63531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7">
                      <a:extLst>
                        <a:ext uri="{28A0092B-C50C-407E-A947-70E740481C1C}">
                          <a14:useLocalDpi xmlns:a14="http://schemas.microsoft.com/office/drawing/2010/main" val="0"/>
                        </a:ext>
                      </a:extLst>
                    </a:blip>
                    <a:stretch>
                      <a:fillRect/>
                    </a:stretch>
                  </pic:blipFill>
                  <pic:spPr>
                    <a:xfrm>
                      <a:off x="0" y="0"/>
                      <a:ext cx="4623241" cy="6356956"/>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Toolik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300282E3" w14:textId="1F402F98"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4D49DFDA" w:rsidR="00B90A7A" w:rsidRPr="00B65ED4" w:rsidRDefault="00104564" w:rsidP="000233C2">
      <w:pPr>
        <w:pStyle w:val="NormalWeb"/>
        <w:spacing w:before="0" w:beforeAutospacing="0" w:after="0" w:afterAutospacing="0" w:line="480" w:lineRule="auto"/>
        <w:rPr>
          <w:b/>
        </w:rPr>
      </w:pPr>
      <w:r>
        <w:rPr>
          <w:b/>
          <w:noProof/>
        </w:rPr>
        <w:drawing>
          <wp:inline distT="0" distB="0" distL="0" distR="0" wp14:anchorId="261D8F4E" wp14:editId="6CE63995">
            <wp:extent cx="2834640" cy="7086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8">
                      <a:extLst>
                        <a:ext uri="{28A0092B-C50C-407E-A947-70E740481C1C}">
                          <a14:useLocalDpi xmlns:a14="http://schemas.microsoft.com/office/drawing/2010/main" val="0"/>
                        </a:ext>
                      </a:extLst>
                    </a:blip>
                    <a:stretch>
                      <a:fillRect/>
                    </a:stretch>
                  </pic:blipFill>
                  <pic:spPr>
                    <a:xfrm>
                      <a:off x="0" y="0"/>
                      <a:ext cx="2834640" cy="7086600"/>
                    </a:xfrm>
                    <a:prstGeom prst="rect">
                      <a:avLst/>
                    </a:prstGeom>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w:t>
      </w:r>
      <w:r w:rsidR="000719D0" w:rsidRPr="00B65ED4">
        <w:rPr>
          <w:rFonts w:ascii="Times New Roman" w:eastAsia="Times New Roman" w:hAnsi="Times New Roman" w:cs="Times New Roman"/>
          <w:sz w:val="24"/>
          <w:szCs w:val="24"/>
        </w:rPr>
        <w:lastRenderedPageBreak/>
        <w:t>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9">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21284CAC"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Vertical axes for Toolik Lake plots were truncated to enable visualization of relat</w:t>
      </w:r>
      <w:r w:rsidR="007F4D86">
        <w:rPr>
          <w:color w:val="000000"/>
        </w:rPr>
        <w:t>ively lower fluxes. Maximum allo</w:t>
      </w:r>
      <w:r w:rsidR="003A1DB2" w:rsidRPr="00B65ED4">
        <w:rPr>
          <w:color w:val="000000"/>
        </w:rPr>
        <w:t xml:space="preserve">chthony and </w:t>
      </w:r>
      <w:r w:rsidR="007F4D86">
        <w:rPr>
          <w:color w:val="000000"/>
        </w:rPr>
        <w:t>export for Toolik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276958B4" w:rsidR="00B90A7A" w:rsidRPr="00B65ED4" w:rsidRDefault="007C62C1" w:rsidP="000233C2">
      <w:pPr>
        <w:pStyle w:val="NormalWeb"/>
        <w:spacing w:before="0" w:beforeAutospacing="0" w:after="0" w:afterAutospacing="0" w:line="480" w:lineRule="auto"/>
        <w:rPr>
          <w:b/>
        </w:rPr>
      </w:pPr>
      <w:r>
        <w:rPr>
          <w:b/>
          <w:noProof/>
        </w:rPr>
        <w:drawing>
          <wp:inline distT="0" distB="0" distL="0" distR="0" wp14:anchorId="0F7CB847" wp14:editId="69302F2A">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ardplo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495297" w14:textId="36C4A5A8"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allochthony/autochthony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immccull@gmail.com" w:date="2018-05-14T14:21:00Z" w:initials="i">
    <w:p w14:paraId="490F0BE0" w14:textId="46D15944" w:rsidR="00D24D89" w:rsidRDefault="00D24D89">
      <w:pPr>
        <w:pStyle w:val="CommentText"/>
      </w:pPr>
      <w:r>
        <w:rPr>
          <w:rStyle w:val="CommentReference"/>
        </w:rPr>
        <w:annotationRef/>
      </w:r>
      <w:r>
        <w:t xml:space="preserve">A reviewer said that this could also be allochthonous, so to avoid that I say we just remove it. </w:t>
      </w:r>
    </w:p>
  </w:comment>
  <w:comment w:id="11" w:author="immccull@gmail.com" w:date="2018-05-14T14:32:00Z" w:initials="i">
    <w:p w14:paraId="5FA3E49D" w14:textId="343DA5E0" w:rsidR="00E029A2" w:rsidRDefault="00E029A2">
      <w:pPr>
        <w:pStyle w:val="CommentText"/>
      </w:pPr>
      <w:r>
        <w:rPr>
          <w:rStyle w:val="CommentReference"/>
        </w:rPr>
        <w:annotationRef/>
      </w:r>
      <w:r>
        <w:t>This is meant to cover the fact that we are not modeling every single process that might affect OC budgets</w:t>
      </w:r>
    </w:p>
  </w:comment>
  <w:comment w:id="18" w:author="immccull@gmail.com" w:date="2018-05-14T14:35:00Z" w:initials="i">
    <w:p w14:paraId="1CC04E89" w14:textId="2243E1CE" w:rsidR="00E029A2" w:rsidRDefault="00E029A2">
      <w:pPr>
        <w:pStyle w:val="CommentText"/>
      </w:pPr>
      <w:r>
        <w:rPr>
          <w:rStyle w:val="CommentReference"/>
        </w:rPr>
        <w:annotationRef/>
      </w:r>
      <w:r>
        <w:t>I was never in favor of going down this path, and mentioning it just invites criticism</w:t>
      </w:r>
    </w:p>
  </w:comment>
  <w:comment w:id="25" w:author="HILARY A DUGAN" w:date="2018-05-07T10:09:00Z" w:initials="HAD">
    <w:p w14:paraId="0F20F971" w14:textId="77777777" w:rsidR="00D24D89" w:rsidRDefault="00D24D89" w:rsidP="00F84B22">
      <w:pPr>
        <w:pStyle w:val="Heading1"/>
        <w:shd w:val="clear" w:color="auto" w:fill="FFFFFF"/>
        <w:spacing w:before="0" w:after="375"/>
        <w:rPr>
          <w:color w:val="111111"/>
        </w:rPr>
      </w:pPr>
      <w:r>
        <w:rPr>
          <w:rStyle w:val="CommentReference"/>
        </w:rPr>
        <w:annotationRef/>
      </w:r>
      <w:r>
        <w:rPr>
          <w:b/>
          <w:bCs/>
          <w:color w:val="111111"/>
        </w:rPr>
        <w:t>Phase-space reconstruction and self-exciting threshold modeling approach to forecast lake water levels</w:t>
      </w:r>
    </w:p>
    <w:p w14:paraId="7F0E2336" w14:textId="77777777" w:rsidR="00D24D89" w:rsidRDefault="00D24D89" w:rsidP="00F84B22">
      <w:pPr>
        <w:shd w:val="clear" w:color="auto" w:fill="FFFFFF"/>
        <w:rPr>
          <w:color w:val="555555"/>
        </w:rPr>
      </w:pPr>
      <w:r>
        <w:rPr>
          <w:rStyle w:val="Strong"/>
          <w:color w:val="333333"/>
        </w:rPr>
        <w:t>Article (PDF Available) </w:t>
      </w:r>
      <w:r>
        <w:rPr>
          <w:rStyle w:val="publication-meta-journal"/>
          <w:color w:val="555555"/>
        </w:rPr>
        <w:t> </w:t>
      </w:r>
      <w:r>
        <w:rPr>
          <w:rStyle w:val="publication-meta-separator"/>
          <w:i/>
          <w:iCs/>
          <w:color w:val="888888"/>
        </w:rPr>
        <w:t>in</w:t>
      </w:r>
      <w:r>
        <w:rPr>
          <w:rStyle w:val="publication-meta-journal"/>
          <w:color w:val="555555"/>
        </w:rPr>
        <w:t> </w:t>
      </w:r>
      <w:hyperlink r:id="rId1" w:history="1">
        <w:r>
          <w:rPr>
            <w:rStyle w:val="Hyperlink"/>
            <w:color w:val="0080FF"/>
          </w:rPr>
          <w:t>Stochastic Environmental Research and Risk Assessment</w:t>
        </w:r>
      </w:hyperlink>
      <w:r>
        <w:rPr>
          <w:rStyle w:val="publication-meta-journal"/>
          <w:color w:val="555555"/>
        </w:rPr>
        <w:t> 28(4):1-17</w:t>
      </w:r>
      <w:r>
        <w:rPr>
          <w:rStyle w:val="publication-meta-date"/>
          <w:color w:val="555555"/>
        </w:rPr>
        <w:t> · May 2013</w:t>
      </w:r>
      <w:r>
        <w:rPr>
          <w:color w:val="555555"/>
        </w:rPr>
        <w:t> </w:t>
      </w:r>
      <w:r>
        <w:rPr>
          <w:rStyle w:val="publication-meta-separator"/>
          <w:i/>
          <w:iCs/>
          <w:color w:val="888888"/>
        </w:rPr>
        <w:t>with</w:t>
      </w:r>
      <w:r>
        <w:rPr>
          <w:color w:val="555555"/>
        </w:rPr>
        <w:t> </w:t>
      </w:r>
      <w:r>
        <w:rPr>
          <w:rStyle w:val="publication-meta-stats"/>
          <w:color w:val="555555"/>
        </w:rPr>
        <w:t>103 Reads</w:t>
      </w:r>
    </w:p>
    <w:p w14:paraId="5C69D38A" w14:textId="77777777" w:rsidR="00D24D89" w:rsidRDefault="00D24D89" w:rsidP="00F84B22">
      <w:pPr>
        <w:shd w:val="clear" w:color="auto" w:fill="FFFFFF"/>
        <w:rPr>
          <w:color w:val="888888"/>
        </w:rPr>
      </w:pPr>
      <w:r>
        <w:rPr>
          <w:color w:val="888888"/>
        </w:rPr>
        <w:t>DOI: 10.1007/s00477-013-0795-x</w:t>
      </w:r>
    </w:p>
    <w:p w14:paraId="35DFCE41" w14:textId="65F86B94" w:rsidR="00D24D89" w:rsidRDefault="00D24D89">
      <w:pPr>
        <w:pStyle w:val="CommentText"/>
      </w:pPr>
    </w:p>
  </w:comment>
  <w:comment w:id="27" w:author="HILARY A DUGAN" w:date="2018-05-07T10:55:00Z" w:initials="HAD">
    <w:p w14:paraId="61282068" w14:textId="77777777" w:rsidR="00D24D89" w:rsidRDefault="00D24D89" w:rsidP="00DA2920">
      <w:pPr>
        <w:pStyle w:val="NormalWeb"/>
      </w:pPr>
      <w:r>
        <w:rPr>
          <w:rStyle w:val="CommentReference"/>
        </w:rPr>
        <w:annotationRef/>
      </w:r>
      <w:r>
        <w:rPr>
          <w:rFonts w:ascii="JgjxdmAdvTT3713a231" w:hAnsi="JgjxdmAdvTT3713a231"/>
          <w:color w:val="111111"/>
          <w:sz w:val="16"/>
          <w:szCs w:val="16"/>
        </w:rPr>
        <w:t xml:space="preserve">https://doi.org/10.1007/s10661-018-6470-4 </w:t>
      </w:r>
    </w:p>
    <w:p w14:paraId="30D8EE9B" w14:textId="0D467BB1" w:rsidR="00D24D89" w:rsidRDefault="00D24D89">
      <w:pPr>
        <w:pStyle w:val="CommentText"/>
      </w:pPr>
    </w:p>
  </w:comment>
  <w:comment w:id="28" w:author="immccull@gmail.com" w:date="2018-05-11T10:21:00Z" w:initials="i">
    <w:p w14:paraId="7528271C" w14:textId="29125939" w:rsidR="00D24D89" w:rsidRDefault="00D24D89">
      <w:pPr>
        <w:pStyle w:val="CommentText"/>
      </w:pPr>
      <w:r>
        <w:rPr>
          <w:rStyle w:val="CommentReference"/>
        </w:rPr>
        <w:annotationRef/>
      </w:r>
      <w:r>
        <w:t xml:space="preserve">We could maybe say more about the 9 models rather than simply referring to Kelly. How do the various models differ? </w:t>
      </w:r>
    </w:p>
  </w:comment>
  <w:comment w:id="63" w:author="immccull@gmail.com" w:date="2018-05-11T10:47:00Z" w:initials="i">
    <w:p w14:paraId="7EECFB38" w14:textId="4EF2349C" w:rsidR="00D24D89" w:rsidRDefault="00D24D89">
      <w:pPr>
        <w:pStyle w:val="CommentText"/>
      </w:pPr>
      <w:r>
        <w:rPr>
          <w:rStyle w:val="CommentReference"/>
        </w:rPr>
        <w:annotationRef/>
      </w:r>
      <w:r>
        <w:t>Is this still a major research need if we think POC doesn’t have a large effect on long-term budgets?</w:t>
      </w:r>
    </w:p>
  </w:comment>
  <w:comment w:id="66" w:author="immccull@gmail.com" w:date="2018-05-09T14:52:00Z" w:initials="i">
    <w:p w14:paraId="6D61B8A5" w14:textId="34DE2A03" w:rsidR="00D24D89" w:rsidRDefault="00D24D89">
      <w:pPr>
        <w:pStyle w:val="CommentText"/>
      </w:pPr>
      <w:r>
        <w:rPr>
          <w:rStyle w:val="CommentReference"/>
        </w:rPr>
        <w:annotationRef/>
      </w:r>
      <w:r>
        <w:t>this is still 10 after we tried varying it,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0F0BE0" w15:done="0"/>
  <w15:commentEx w15:paraId="5FA3E49D" w15:done="0"/>
  <w15:commentEx w15:paraId="1CC04E89" w15:done="0"/>
  <w15:commentEx w15:paraId="35DFCE41" w15:done="0"/>
  <w15:commentEx w15:paraId="30D8EE9B" w15:done="0"/>
  <w15:commentEx w15:paraId="7528271C" w15:done="0"/>
  <w15:commentEx w15:paraId="7EECFB38" w15:done="0"/>
  <w15:commentEx w15:paraId="6D61B8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FCE41" w16cid:durableId="1E9AA472"/>
  <w16cid:commentId w16cid:paraId="21094B4C" w16cid:durableId="1E9AAEEE"/>
  <w16cid:commentId w16cid:paraId="4682CEE5" w16cid:durableId="1E9AAF02"/>
  <w16cid:commentId w16cid:paraId="30D8EE9B" w16cid:durableId="1E9AAF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8FA44" w14:textId="77777777" w:rsidR="00E44110" w:rsidRDefault="00E44110">
      <w:pPr>
        <w:spacing w:line="240" w:lineRule="auto"/>
      </w:pPr>
      <w:r>
        <w:separator/>
      </w:r>
    </w:p>
  </w:endnote>
  <w:endnote w:type="continuationSeparator" w:id="0">
    <w:p w14:paraId="0533436F" w14:textId="77777777" w:rsidR="00E44110" w:rsidRDefault="00E441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JgjxdmAdvTT3713a231">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A8649" w14:textId="77777777" w:rsidR="00E44110" w:rsidRDefault="00E44110">
      <w:pPr>
        <w:spacing w:line="240" w:lineRule="auto"/>
      </w:pPr>
      <w:r>
        <w:separator/>
      </w:r>
    </w:p>
  </w:footnote>
  <w:footnote w:type="continuationSeparator" w:id="0">
    <w:p w14:paraId="59612FFD" w14:textId="77777777" w:rsidR="00E44110" w:rsidRDefault="00E44110">
      <w:pPr>
        <w:spacing w:line="240" w:lineRule="auto"/>
      </w:pPr>
      <w:r>
        <w:continuationSeparator/>
      </w:r>
    </w:p>
  </w:footnote>
  <w:footnote w:id="1">
    <w:p w14:paraId="6318265D" w14:textId="77777777" w:rsidR="00D24D89" w:rsidRDefault="00D24D89">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819940"/>
      <w:docPartObj>
        <w:docPartGallery w:val="Page Numbers (Top of Page)"/>
        <w:docPartUnique/>
      </w:docPartObj>
    </w:sdtPr>
    <w:sdtEndPr>
      <w:rPr>
        <w:noProof/>
      </w:rPr>
    </w:sdtEndPr>
    <w:sdtContent>
      <w:p w14:paraId="22EFEEEC" w14:textId="46731AE6" w:rsidR="00D24D89" w:rsidRDefault="00D24D89">
        <w:pPr>
          <w:pStyle w:val="Header"/>
          <w:jc w:val="right"/>
        </w:pPr>
        <w:r>
          <w:fldChar w:fldCharType="begin"/>
        </w:r>
        <w:r>
          <w:instrText xml:space="preserve"> PAGE   \* MERGEFORMAT </w:instrText>
        </w:r>
        <w:r>
          <w:fldChar w:fldCharType="separate"/>
        </w:r>
        <w:r w:rsidR="00BE730C">
          <w:rPr>
            <w:noProof/>
          </w:rPr>
          <w:t>11</w:t>
        </w:r>
        <w:r>
          <w:rPr>
            <w:noProof/>
          </w:rPr>
          <w:fldChar w:fldCharType="end"/>
        </w:r>
      </w:p>
    </w:sdtContent>
  </w:sdt>
  <w:p w14:paraId="69AD8F9A" w14:textId="77777777" w:rsidR="00D24D89" w:rsidRDefault="00D24D8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mmccull@gmail.com">
    <w15:presenceInfo w15:providerId="Windows Live" w15:userId="78f0df2372ec28c1"/>
  </w15:person>
  <w15:person w15:author="HILARY A DUGAN">
    <w15:presenceInfo w15:providerId="Windows Live" w15:userId="8f1f271f-de84-4cc1-9c55-ab7888136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0"/>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activeWritingStyle w:appName="MSWord" w:lang="es-A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5EB2"/>
    <w:rsid w:val="00141410"/>
    <w:rsid w:val="001424EB"/>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71A7"/>
    <w:rsid w:val="002B082E"/>
    <w:rsid w:val="002B22AB"/>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E93"/>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D3A"/>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9C0"/>
    <w:rsid w:val="006835EB"/>
    <w:rsid w:val="00684F69"/>
    <w:rsid w:val="00687ECB"/>
    <w:rsid w:val="00692587"/>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C62C1"/>
    <w:rsid w:val="007D101A"/>
    <w:rsid w:val="007D17EC"/>
    <w:rsid w:val="007D2588"/>
    <w:rsid w:val="007D3039"/>
    <w:rsid w:val="007D3858"/>
    <w:rsid w:val="007D3D0C"/>
    <w:rsid w:val="007D4291"/>
    <w:rsid w:val="007D690D"/>
    <w:rsid w:val="007E0D86"/>
    <w:rsid w:val="007E13C6"/>
    <w:rsid w:val="007E19B2"/>
    <w:rsid w:val="007E21B8"/>
    <w:rsid w:val="007E24F7"/>
    <w:rsid w:val="007E3AB7"/>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3608"/>
    <w:rsid w:val="00A13C4D"/>
    <w:rsid w:val="00A13D81"/>
    <w:rsid w:val="00A15A39"/>
    <w:rsid w:val="00A20C11"/>
    <w:rsid w:val="00A2135E"/>
    <w:rsid w:val="00A22699"/>
    <w:rsid w:val="00A227A3"/>
    <w:rsid w:val="00A24462"/>
    <w:rsid w:val="00A27896"/>
    <w:rsid w:val="00A27DCE"/>
    <w:rsid w:val="00A3308D"/>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B00015"/>
    <w:rsid w:val="00B01E3F"/>
    <w:rsid w:val="00B033EF"/>
    <w:rsid w:val="00B038FE"/>
    <w:rsid w:val="00B061A7"/>
    <w:rsid w:val="00B10770"/>
    <w:rsid w:val="00B12B4A"/>
    <w:rsid w:val="00B12BFC"/>
    <w:rsid w:val="00B2277E"/>
    <w:rsid w:val="00B23873"/>
    <w:rsid w:val="00B239D0"/>
    <w:rsid w:val="00B24C73"/>
    <w:rsid w:val="00B274D9"/>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990"/>
    <w:rsid w:val="00DE29FA"/>
    <w:rsid w:val="00DE2CEC"/>
    <w:rsid w:val="00DE4EF7"/>
    <w:rsid w:val="00DE6417"/>
    <w:rsid w:val="00DE7066"/>
    <w:rsid w:val="00DF13AB"/>
    <w:rsid w:val="00DF1622"/>
    <w:rsid w:val="00DF162D"/>
    <w:rsid w:val="00DF4B96"/>
    <w:rsid w:val="00DF5407"/>
    <w:rsid w:val="00DF5532"/>
    <w:rsid w:val="00DF5DF6"/>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1D9B"/>
    <w:rsid w:val="00E34F08"/>
    <w:rsid w:val="00E35127"/>
    <w:rsid w:val="00E36ABE"/>
    <w:rsid w:val="00E4126A"/>
    <w:rsid w:val="00E44110"/>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
    <w:name w:val="Unresolved Mention"/>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esearchgate.net/journal/1436-3259_Stochastic_Environmental_Research_and_Risk_Assessmen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hzambran.github.io/hydroGOF/"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jstatsoft.org/v33/i03"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EON/SOS"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lter.limnology.wisc.edu/datacatalog/search"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A105A-4182-4ABB-AAB5-11FBB0E5B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10188</TotalTime>
  <Pages>1</Pages>
  <Words>9703</Words>
  <Characters>55310</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88</cp:revision>
  <cp:lastPrinted>2017-11-14T13:33:00Z</cp:lastPrinted>
  <dcterms:created xsi:type="dcterms:W3CDTF">2017-11-16T20:12:00Z</dcterms:created>
  <dcterms:modified xsi:type="dcterms:W3CDTF">2018-05-14T21:02:00Z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