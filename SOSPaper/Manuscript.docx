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5A1FD34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B76C17" w:rsidRPr="00B65ED4">
        <w:rPr>
          <w:rFonts w:ascii="Times New Roman" w:eastAsia="Times New Roman" w:hAnsi="Times New Roman" w:cs="Times New Roman"/>
          <w:sz w:val="24"/>
          <w:szCs w:val="24"/>
        </w:rPr>
        <w:t>90</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036C4D" w:rsidRPr="00B65ED4">
        <w:rPr>
          <w:rFonts w:ascii="Times New Roman" w:eastAsia="Times New Roman" w:hAnsi="Times New Roman" w:cs="Times New Roman"/>
          <w:sz w:val="24"/>
          <w:szCs w:val="24"/>
        </w:rPr>
        <w:t>3</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6CD4FE49"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13D45" w:rsidRPr="00B65ED4">
        <w:rPr>
          <w:rFonts w:ascii="Times New Roman" w:eastAsia="Times New Roman" w:hAnsi="Times New Roman" w:cs="Times New Roman"/>
          <w:sz w:val="24"/>
          <w:szCs w:val="24"/>
        </w:rPr>
        <w:t xml:space="preserve">set of five lakes with whole 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1424EB" w:rsidRPr="006F4EC1" w:rsidRDefault="001424EB"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1424EB" w:rsidRDefault="001424EB"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1424EB" w:rsidRPr="006F4EC1" w:rsidRDefault="001424EB"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1424EB" w:rsidRDefault="001424E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1424EB" w:rsidRDefault="001424EB"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46EB238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1E92769"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r w:rsidR="00DB5AC5" w:rsidRPr="00B65ED4">
        <w:rPr>
          <w:rFonts w:ascii="Times New Roman" w:eastAsia="Times New Roman" w:hAnsi="Times New Roman" w:cs="Times New Roman"/>
          <w:sz w:val="24"/>
          <w:szCs w:val="24"/>
        </w:rPr>
        <w:t>In some lakes, there is carbon efflux in the form of insect production and emergence (Vander Zanden and Gratton 2011)</w:t>
      </w:r>
      <w:r w:rsidR="005024E3" w:rsidRPr="00B65ED4">
        <w:rPr>
          <w:rFonts w:ascii="Times New Roman" w:eastAsia="Times New Roman" w:hAnsi="Times New Roman" w:cs="Times New Roman"/>
          <w:sz w:val="24"/>
          <w:szCs w:val="24"/>
        </w:rPr>
        <w:t>, though that flux is not included in this study</w:t>
      </w:r>
      <w:r w:rsidR="00DB5AC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364E97A7"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w:t>
      </w:r>
      <w:r w:rsidR="000108A1" w:rsidRPr="00B65ED4">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7777777" w:rsidR="00C836C0" w:rsidRDefault="004A4AE6" w:rsidP="002F35B3">
      <w:pPr>
        <w:spacing w:line="480" w:lineRule="auto"/>
        <w:ind w:firstLine="720"/>
        <w:rPr>
          <w:ins w:id="11" w:author="HILARY A DUGAN" w:date="2018-05-07T10:20:00Z"/>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7B64E9D3" w14:textId="3EE898B9" w:rsidR="00C836C0" w:rsidRDefault="00B80037" w:rsidP="00C836C0">
      <w:pPr>
        <w:spacing w:line="480" w:lineRule="auto"/>
        <w:ind w:firstLine="720"/>
        <w:rPr>
          <w:ins w:id="12" w:author="HILARY A DUGAN" w:date="2018-05-07T10:24:00Z"/>
          <w:rFonts w:ascii="Times New Roman" w:eastAsia="Times New Roman" w:hAnsi="Times New Roman" w:cs="Times New Roman"/>
          <w:sz w:val="24"/>
          <w:szCs w:val="24"/>
        </w:rPr>
      </w:pPr>
      <w:del w:id="13" w:author="HILARY A DUGAN" w:date="2018-05-07T10:24:00Z">
        <w:r w:rsidRPr="00B65ED4" w:rsidDel="00C836C0">
          <w:rPr>
            <w:rFonts w:ascii="Times New Roman" w:eastAsia="Times New Roman" w:hAnsi="Times New Roman" w:cs="Times New Roman"/>
            <w:sz w:val="24"/>
            <w:szCs w:val="24"/>
          </w:rPr>
          <w:delText>Lake volume</w:delText>
        </w:r>
      </w:del>
      <w:del w:id="14" w:author="HILARY A DUGAN" w:date="2018-05-07T10:22:00Z">
        <w:r w:rsidRPr="00B65ED4" w:rsidDel="00C836C0">
          <w:rPr>
            <w:rFonts w:ascii="Times New Roman" w:eastAsia="Times New Roman" w:hAnsi="Times New Roman" w:cs="Times New Roman"/>
            <w:sz w:val="24"/>
            <w:szCs w:val="24"/>
          </w:rPr>
          <w:delText xml:space="preserve"> </w:delText>
        </w:r>
      </w:del>
      <w:del w:id="15" w:author="HILARY A DUGAN" w:date="2018-05-07T10:24:00Z">
        <w:r w:rsidRPr="00B65ED4" w:rsidDel="00C836C0">
          <w:rPr>
            <w:rFonts w:ascii="Times New Roman" w:eastAsia="Times New Roman" w:hAnsi="Times New Roman" w:cs="Times New Roman"/>
            <w:sz w:val="24"/>
            <w:szCs w:val="24"/>
          </w:rPr>
          <w:delText xml:space="preserve">was assumed static </w:delText>
        </w:r>
      </w:del>
      <w:ins w:id="16" w:author="HILARY A DUGAN" w:date="2018-05-07T10:22:00Z">
        <w:r w:rsidR="00C836C0">
          <w:rPr>
            <w:rFonts w:ascii="Times New Roman" w:eastAsia="Times New Roman" w:hAnsi="Times New Roman" w:cs="Times New Roman"/>
            <w:sz w:val="24"/>
            <w:szCs w:val="24"/>
          </w:rPr>
          <w:t xml:space="preserve">As all five lakes are drainage lakes with outlet streams, lake levels are </w:t>
        </w:r>
      </w:ins>
      <w:ins w:id="17" w:author="HILARY A DUGAN" w:date="2018-05-07T10:23:00Z">
        <w:r w:rsidR="00C836C0">
          <w:rPr>
            <w:rFonts w:ascii="Times New Roman" w:eastAsia="Times New Roman" w:hAnsi="Times New Roman" w:cs="Times New Roman"/>
            <w:sz w:val="24"/>
            <w:szCs w:val="24"/>
          </w:rPr>
          <w:t>relatively</w:t>
        </w:r>
      </w:ins>
      <w:ins w:id="18" w:author="HILARY A DUGAN" w:date="2018-05-07T10:22:00Z">
        <w:r w:rsidR="00C836C0">
          <w:rPr>
            <w:rFonts w:ascii="Times New Roman" w:eastAsia="Times New Roman" w:hAnsi="Times New Roman" w:cs="Times New Roman"/>
            <w:sz w:val="24"/>
            <w:szCs w:val="24"/>
          </w:rPr>
          <w:t xml:space="preserve"> </w:t>
        </w:r>
      </w:ins>
      <w:ins w:id="19" w:author="HILARY A DUGAN" w:date="2018-05-07T10:23:00Z">
        <w:r w:rsidR="00C836C0">
          <w:rPr>
            <w:rFonts w:ascii="Times New Roman" w:eastAsia="Times New Roman" w:hAnsi="Times New Roman" w:cs="Times New Roman"/>
            <w:sz w:val="24"/>
            <w:szCs w:val="24"/>
          </w:rPr>
          <w:t xml:space="preserve">stable. From 1995 to 2017, Trout Lake varied &lt; 0.5 m, and Lake Monona varied &lt; 1 m (Lottig, pers. Comm.). Lake Vanern varied &lt; 1 m from 2003 to </w:t>
        </w:r>
      </w:ins>
      <w:del w:id="20" w:author="HILARY A DUGAN" w:date="2018-05-07T10:23:00Z">
        <w:r w:rsidRPr="00B65ED4" w:rsidDel="00C836C0">
          <w:rPr>
            <w:rFonts w:ascii="Times New Roman" w:eastAsia="Times New Roman" w:hAnsi="Times New Roman" w:cs="Times New Roman"/>
            <w:sz w:val="24"/>
            <w:szCs w:val="24"/>
          </w:rPr>
          <w:delText xml:space="preserve">and inflow volume was assumed equal to outflow volume. </w:delText>
        </w:r>
      </w:del>
      <w:commentRangeStart w:id="21"/>
      <w:ins w:id="22" w:author="HILARY A DUGAN" w:date="2018-05-07T10:09:00Z">
        <w:r w:rsidR="00F84B22" w:rsidRPr="00F84B22">
          <w:rPr>
            <w:rFonts w:ascii="Times New Roman" w:eastAsia="Times New Roman" w:hAnsi="Times New Roman" w:cs="Times New Roman"/>
            <w:sz w:val="24"/>
            <w:szCs w:val="24"/>
          </w:rPr>
          <w:t>2009</w:t>
        </w:r>
        <w:commentRangeEnd w:id="21"/>
        <w:r w:rsidR="00F84B22">
          <w:rPr>
            <w:rStyle w:val="CommentReference"/>
          </w:rPr>
          <w:commentReference w:id="21"/>
        </w:r>
      </w:ins>
      <w:ins w:id="23" w:author="HILARY A DUGAN" w:date="2018-05-07T10:24:00Z">
        <w:r w:rsidR="00C836C0">
          <w:rPr>
            <w:rFonts w:ascii="Times New Roman" w:eastAsia="Times New Roman" w:hAnsi="Times New Roman" w:cs="Times New Roman"/>
            <w:sz w:val="24"/>
            <w:szCs w:val="24"/>
          </w:rPr>
          <w:t xml:space="preserve"> (citation). </w:t>
        </w:r>
        <w:r w:rsidR="00C836C0" w:rsidRPr="00B65ED4">
          <w:rPr>
            <w:rFonts w:ascii="Times New Roman" w:eastAsia="Times New Roman" w:hAnsi="Times New Roman" w:cs="Times New Roman"/>
            <w:sz w:val="24"/>
            <w:szCs w:val="24"/>
          </w:rPr>
          <w:t xml:space="preserve">Lake </w:t>
        </w:r>
        <w:r w:rsidR="00C836C0">
          <w:rPr>
            <w:rFonts w:ascii="Times New Roman" w:eastAsia="Times New Roman" w:hAnsi="Times New Roman" w:cs="Times New Roman"/>
            <w:sz w:val="24"/>
            <w:szCs w:val="24"/>
          </w:rPr>
          <w:t xml:space="preserve">level, and therefore </w:t>
        </w:r>
        <w:r w:rsidR="00C836C0" w:rsidRPr="00B65ED4">
          <w:rPr>
            <w:rFonts w:ascii="Times New Roman" w:eastAsia="Times New Roman" w:hAnsi="Times New Roman" w:cs="Times New Roman"/>
            <w:sz w:val="24"/>
            <w:szCs w:val="24"/>
          </w:rPr>
          <w:t>volume</w:t>
        </w:r>
        <w:r w:rsidR="00C836C0">
          <w:rPr>
            <w:rFonts w:ascii="Times New Roman" w:eastAsia="Times New Roman" w:hAnsi="Times New Roman" w:cs="Times New Roman"/>
            <w:sz w:val="24"/>
            <w:szCs w:val="24"/>
          </w:rPr>
          <w:t xml:space="preserve">, </w:t>
        </w:r>
        <w:r w:rsidR="00C836C0" w:rsidRPr="00B65ED4">
          <w:rPr>
            <w:rFonts w:ascii="Times New Roman" w:eastAsia="Times New Roman" w:hAnsi="Times New Roman" w:cs="Times New Roman"/>
            <w:sz w:val="24"/>
            <w:szCs w:val="24"/>
          </w:rPr>
          <w:t xml:space="preserve">was assumed static </w:t>
        </w:r>
        <w:r w:rsidR="00C836C0">
          <w:rPr>
            <w:rFonts w:ascii="Times New Roman" w:eastAsia="Times New Roman" w:hAnsi="Times New Roman" w:cs="Times New Roman"/>
            <w:sz w:val="24"/>
            <w:szCs w:val="24"/>
          </w:rPr>
          <w:t xml:space="preserve">over the modeling period. </w:t>
        </w:r>
      </w:ins>
    </w:p>
    <w:p w14:paraId="25014A13" w14:textId="1FF20524" w:rsidR="00C836C0" w:rsidRPr="006F641F" w:rsidRDefault="006F641F" w:rsidP="006F641F">
      <w:pPr>
        <w:spacing w:line="480" w:lineRule="auto"/>
        <w:ind w:firstLine="720"/>
        <w:rPr>
          <w:ins w:id="24" w:author="HILARY A DUGAN" w:date="2018-05-07T10:28:00Z"/>
          <w:rFonts w:ascii="Times New Roman" w:eastAsia="Times New Roman" w:hAnsi="Times New Roman" w:cs="Times New Roman"/>
          <w:sz w:val="24"/>
          <w:szCs w:val="24"/>
        </w:rPr>
      </w:pPr>
      <w:ins w:id="25" w:author="HILARY A DUGAN" w:date="2018-05-07T10:28:00Z">
        <w:r>
          <w:rPr>
            <w:rFonts w:ascii="Times New Roman" w:eastAsia="Times New Roman" w:hAnsi="Times New Roman" w:cs="Times New Roman"/>
            <w:sz w:val="24"/>
            <w:szCs w:val="24"/>
          </w:rPr>
          <w:t>Inflow discharge at a daily time step was available for a</w:t>
        </w:r>
      </w:ins>
      <w:ins w:id="26" w:author="HILARY A DUGAN" w:date="2018-05-07T10:27:00Z">
        <w:r>
          <w:rPr>
            <w:rFonts w:ascii="Times New Roman" w:eastAsia="Times New Roman" w:hAnsi="Times New Roman" w:cs="Times New Roman"/>
            <w:sz w:val="24"/>
            <w:szCs w:val="24"/>
          </w:rPr>
          <w:t>ll study lakes</w:t>
        </w:r>
      </w:ins>
      <w:ins w:id="27" w:author="HILARY A DUGAN" w:date="2018-05-07T10:28:00Z">
        <w:r>
          <w:rPr>
            <w:rFonts w:ascii="Times New Roman" w:eastAsia="Times New Roman" w:hAnsi="Times New Roman" w:cs="Times New Roman"/>
            <w:sz w:val="24"/>
            <w:szCs w:val="24"/>
          </w:rPr>
          <w:t>. DOC concentration of inflows</w:t>
        </w:r>
      </w:ins>
      <w:ins w:id="28" w:author="HILARY A DUGAN" w:date="2018-05-07T10:26:00Z">
        <w:r>
          <w:rPr>
            <w:rFonts w:ascii="Times New Roman" w:eastAsia="Times New Roman" w:hAnsi="Times New Roman" w:cs="Times New Roman"/>
            <w:sz w:val="24"/>
            <w:szCs w:val="24"/>
          </w:rPr>
          <w:t xml:space="preserve"> available </w:t>
        </w:r>
      </w:ins>
      <w:ins w:id="29" w:author="HILARY A DUGAN" w:date="2018-05-07T10:27:00Z">
        <w:r>
          <w:rPr>
            <w:rFonts w:ascii="Times New Roman" w:eastAsia="Times New Roman" w:hAnsi="Times New Roman" w:cs="Times New Roman"/>
            <w:sz w:val="24"/>
            <w:szCs w:val="24"/>
          </w:rPr>
          <w:t>weekly or biweekly</w:t>
        </w:r>
      </w:ins>
      <w:ins w:id="30" w:author="HILARY A DUGAN" w:date="2018-05-07T10:28:00Z">
        <w:r>
          <w:rPr>
            <w:rFonts w:ascii="Times New Roman" w:eastAsia="Times New Roman" w:hAnsi="Times New Roman" w:cs="Times New Roman"/>
            <w:sz w:val="24"/>
            <w:szCs w:val="24"/>
          </w:rPr>
          <w:t xml:space="preserve">. To </w:t>
        </w:r>
      </w:ins>
      <w:ins w:id="31" w:author="HILARY A DUGAN" w:date="2018-05-07T10:29:00Z">
        <w:r>
          <w:rPr>
            <w:rFonts w:ascii="Times New Roman" w:eastAsia="Times New Roman" w:hAnsi="Times New Roman" w:cs="Times New Roman"/>
            <w:sz w:val="24"/>
            <w:szCs w:val="24"/>
          </w:rPr>
          <w:t xml:space="preserve">model inflow DOC at a daily time step, we used the </w:t>
        </w:r>
        <w:r>
          <w:rPr>
            <w:rFonts w:ascii="Times New Roman" w:eastAsia="Times New Roman" w:hAnsi="Times New Roman" w:cs="Times New Roman"/>
            <w:i/>
            <w:sz w:val="24"/>
            <w:szCs w:val="24"/>
          </w:rPr>
          <w:t>loadflex</w:t>
        </w:r>
        <w:r>
          <w:rPr>
            <w:rFonts w:ascii="Times New Roman" w:eastAsia="Times New Roman" w:hAnsi="Times New Roman" w:cs="Times New Roman"/>
            <w:sz w:val="24"/>
            <w:szCs w:val="24"/>
          </w:rPr>
          <w:t xml:space="preserve"> package in R to fit stream load models for each system (</w:t>
        </w:r>
      </w:ins>
      <w:commentRangeStart w:id="32"/>
      <w:ins w:id="33" w:author="HILARY A DUGAN" w:date="2018-05-07T10:30:00Z">
        <w:r w:rsidRPr="006F641F">
          <w:rPr>
            <w:rFonts w:ascii="Times New Roman" w:eastAsia="Times New Roman" w:hAnsi="Times New Roman" w:cs="Times New Roman"/>
            <w:sz w:val="24"/>
            <w:szCs w:val="24"/>
          </w:rPr>
          <w:t>Appling et al. 2015</w:t>
        </w:r>
      </w:ins>
      <w:commentRangeEnd w:id="32"/>
      <w:ins w:id="34" w:author="HILARY A DUGAN" w:date="2018-05-07T10:54:00Z">
        <w:r w:rsidR="00DA2920">
          <w:rPr>
            <w:rStyle w:val="CommentReference"/>
          </w:rPr>
          <w:commentReference w:id="32"/>
        </w:r>
      </w:ins>
      <w:ins w:id="35" w:author="HILARY A DUGAN" w:date="2018-05-07T10:30:00Z">
        <w:r>
          <w:rPr>
            <w:rFonts w:ascii="Times New Roman" w:eastAsia="Times New Roman" w:hAnsi="Times New Roman" w:cs="Times New Roman"/>
            <w:sz w:val="24"/>
            <w:szCs w:val="24"/>
          </w:rPr>
          <w:t xml:space="preserve">). </w:t>
        </w:r>
      </w:ins>
      <w:ins w:id="36" w:author="HILARY A DUGAN" w:date="2018-05-07T10:31:00Z">
        <w:r>
          <w:rPr>
            <w:rFonts w:ascii="Times New Roman" w:eastAsia="Times New Roman" w:hAnsi="Times New Roman" w:cs="Times New Roman"/>
            <w:sz w:val="24"/>
            <w:szCs w:val="24"/>
          </w:rPr>
          <w:t>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commentRangeStart w:id="37"/>
        <w:r w:rsidR="00470DE9">
          <w:rPr>
            <w:rFonts w:ascii="Times New Roman" w:eastAsia="Times New Roman" w:hAnsi="Times New Roman" w:cs="Times New Roman"/>
            <w:sz w:val="24"/>
            <w:szCs w:val="24"/>
          </w:rPr>
          <w:t>Aulenbach 2013</w:t>
        </w:r>
      </w:ins>
      <w:commentRangeEnd w:id="37"/>
      <w:ins w:id="38" w:author="HILARY A DUGAN" w:date="2018-05-07T10:54:00Z">
        <w:r w:rsidR="00DA2920">
          <w:rPr>
            <w:rStyle w:val="CommentReference"/>
          </w:rPr>
          <w:commentReference w:id="37"/>
        </w:r>
      </w:ins>
      <w:commentRangeStart w:id="39"/>
      <w:ins w:id="40" w:author="HILARY A DUGAN" w:date="2018-05-07T10:31:00Z">
        <w:r w:rsidR="00470DE9">
          <w:rPr>
            <w:rFonts w:ascii="Times New Roman" w:eastAsia="Times New Roman" w:hAnsi="Times New Roman" w:cs="Times New Roman"/>
            <w:sz w:val="24"/>
            <w:szCs w:val="24"/>
          </w:rPr>
          <w:t>, Kelly et al 2018</w:t>
        </w:r>
      </w:ins>
      <w:commentRangeEnd w:id="39"/>
      <w:ins w:id="41" w:author="HILARY A DUGAN" w:date="2018-05-07T10:55:00Z">
        <w:r w:rsidR="00DA2920">
          <w:rPr>
            <w:rStyle w:val="CommentReference"/>
          </w:rPr>
          <w:commentReference w:id="39"/>
        </w:r>
      </w:ins>
      <w:ins w:id="42" w:author="HILARY A DUGAN" w:date="2018-05-07T10:31:00Z">
        <w:r w:rsidR="00470DE9">
          <w:rPr>
            <w:rFonts w:ascii="Times New Roman" w:eastAsia="Times New Roman" w:hAnsi="Times New Roman" w:cs="Times New Roman"/>
            <w:sz w:val="24"/>
            <w:szCs w:val="24"/>
          </w:rPr>
          <w:t xml:space="preserve">). </w:t>
        </w:r>
      </w:ins>
      <w:ins w:id="43" w:author="HILARY A DUGAN" w:date="2018-05-07T10:51:00Z">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w:t>
        </w:r>
      </w:ins>
      <w:ins w:id="44" w:author="HILARY A DUGAN" w:date="2018-05-07T10:52:00Z">
        <w:r w:rsidR="00DA2920">
          <w:rPr>
            <w:rFonts w:ascii="Times New Roman" w:eastAsia="Times New Roman" w:hAnsi="Times New Roman" w:cs="Times New Roman"/>
            <w:sz w:val="24"/>
            <w:szCs w:val="24"/>
          </w:rPr>
          <w:t xml:space="preserve"> (see </w:t>
        </w:r>
      </w:ins>
      <w:ins w:id="45" w:author="HILARY A DUGAN" w:date="2018-05-07T10:53:00Z">
        <w:r w:rsidR="00DA2920">
          <w:rPr>
            <w:rFonts w:ascii="Times New Roman" w:eastAsia="Times New Roman" w:hAnsi="Times New Roman" w:cs="Times New Roman"/>
            <w:sz w:val="24"/>
            <w:szCs w:val="24"/>
          </w:rPr>
          <w:t xml:space="preserve">Kelly et al </w:t>
        </w:r>
      </w:ins>
      <w:ins w:id="46" w:author="HILARY A DUGAN" w:date="2018-05-07T10:52:00Z">
        <w:r w:rsidR="00DA2920">
          <w:rPr>
            <w:rFonts w:ascii="Times New Roman" w:eastAsia="Times New Roman" w:hAnsi="Times New Roman" w:cs="Times New Roman"/>
            <w:sz w:val="24"/>
            <w:szCs w:val="24"/>
          </w:rPr>
          <w:t>201</w:t>
        </w:r>
      </w:ins>
      <w:ins w:id="47" w:author="HILARY A DUGAN" w:date="2018-05-07T10:53:00Z">
        <w:r w:rsidR="00DA2920">
          <w:rPr>
            <w:rFonts w:ascii="Times New Roman" w:eastAsia="Times New Roman" w:hAnsi="Times New Roman" w:cs="Times New Roman"/>
            <w:sz w:val="24"/>
            <w:szCs w:val="24"/>
          </w:rPr>
          <w:t>8</w:t>
        </w:r>
      </w:ins>
      <w:ins w:id="48" w:author="HILARY A DUGAN" w:date="2018-05-07T10:52:00Z">
        <w:r w:rsidR="00DA2920">
          <w:rPr>
            <w:rFonts w:ascii="Times New Roman" w:eastAsia="Times New Roman" w:hAnsi="Times New Roman" w:cs="Times New Roman"/>
            <w:sz w:val="24"/>
            <w:szCs w:val="24"/>
          </w:rPr>
          <w:t xml:space="preserve"> for</w:t>
        </w:r>
      </w:ins>
      <w:ins w:id="49" w:author="HILARY A DUGAN" w:date="2018-05-07T10:53:00Z">
        <w:r w:rsidR="00DA2920">
          <w:rPr>
            <w:rFonts w:ascii="Times New Roman" w:eastAsia="Times New Roman" w:hAnsi="Times New Roman" w:cs="Times New Roman"/>
            <w:sz w:val="24"/>
            <w:szCs w:val="24"/>
          </w:rPr>
          <w:t xml:space="preserve"> full regression</w:t>
        </w:r>
      </w:ins>
      <w:ins w:id="50" w:author="HILARY A DUGAN" w:date="2018-05-07T10:52:00Z">
        <w:r w:rsidR="00DA2920">
          <w:rPr>
            <w:rFonts w:ascii="Times New Roman" w:eastAsia="Times New Roman" w:hAnsi="Times New Roman" w:cs="Times New Roman"/>
            <w:sz w:val="24"/>
            <w:szCs w:val="24"/>
          </w:rPr>
          <w:t xml:space="preserve"> model</w:t>
        </w:r>
      </w:ins>
      <w:ins w:id="51" w:author="HILARY A DUGAN" w:date="2018-05-07T10:53:00Z">
        <w:r w:rsidR="00DA2920">
          <w:rPr>
            <w:rFonts w:ascii="Times New Roman" w:eastAsia="Times New Roman" w:hAnsi="Times New Roman" w:cs="Times New Roman"/>
            <w:sz w:val="24"/>
            <w:szCs w:val="24"/>
          </w:rPr>
          <w:t xml:space="preserve"> equations)</w:t>
        </w:r>
      </w:ins>
      <w:ins w:id="52" w:author="HILARY A DUGAN" w:date="2018-05-07T10:51:00Z">
        <w:r w:rsidR="00DA2920">
          <w:rPr>
            <w:rFonts w:ascii="Times New Roman" w:eastAsia="Times New Roman" w:hAnsi="Times New Roman" w:cs="Times New Roman"/>
            <w:sz w:val="24"/>
            <w:szCs w:val="24"/>
          </w:rPr>
          <w:t xml:space="preserve">. </w:t>
        </w:r>
      </w:ins>
    </w:p>
    <w:p w14:paraId="476B574F" w14:textId="77777777" w:rsidR="006F641F" w:rsidRDefault="006F641F" w:rsidP="006F641F">
      <w:pPr>
        <w:spacing w:line="480" w:lineRule="auto"/>
        <w:ind w:firstLine="720"/>
        <w:rPr>
          <w:ins w:id="53" w:author="HILARY A DUGAN" w:date="2018-05-07T10:08:00Z"/>
          <w:rFonts w:ascii="Times New Roman" w:eastAsia="Times New Roman" w:hAnsi="Times New Roman" w:cs="Times New Roman"/>
          <w:sz w:val="24"/>
          <w:szCs w:val="24"/>
        </w:rPr>
      </w:pPr>
    </w:p>
    <w:p w14:paraId="42426EA9" w14:textId="7031F470"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w:t>
      </w:r>
      <w:del w:id="54" w:author="HILARY A DUGAN" w:date="2018-05-07T10:55:00Z">
        <w:r w:rsidR="00261DF2" w:rsidRPr="00B65ED4" w:rsidDel="000418B5">
          <w:rPr>
            <w:rFonts w:ascii="Times New Roman" w:eastAsia="Times New Roman" w:hAnsi="Times New Roman" w:cs="Times New Roman"/>
            <w:sz w:val="24"/>
            <w:szCs w:val="24"/>
          </w:rPr>
          <w:delText xml:space="preserve">inflow DOC, </w:delText>
        </w:r>
      </w:del>
      <w:r w:rsidR="00261DF2" w:rsidRPr="00B65ED4">
        <w:rPr>
          <w:rFonts w:ascii="Times New Roman" w:eastAsia="Times New Roman" w:hAnsi="Times New Roman" w:cs="Times New Roman"/>
          <w:sz w:val="24"/>
          <w:szCs w:val="24"/>
        </w:rPr>
        <w:t xml:space="preserve">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were 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To account for the </w:t>
      </w:r>
      <w:r w:rsidR="00B80037" w:rsidRPr="00B65ED4">
        <w:rPr>
          <w:rFonts w:ascii="Times New Roman" w:eastAsia="Times New Roman" w:hAnsi="Times New Roman" w:cs="Times New Roman"/>
          <w:sz w:val="24"/>
          <w:szCs w:val="24"/>
        </w:rPr>
        <w:lastRenderedPageBreak/>
        <w:t>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5" w:name="_e3qajp1968u" w:colFirst="0" w:colLast="0"/>
      <w:bookmarkEnd w:id="55"/>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7A2BE5C6" w:rsidR="0032009C" w:rsidRDefault="006535D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Daily s</w:t>
      </w:r>
      <w:r w:rsidR="00B80037" w:rsidRPr="00B65ED4">
        <w:rPr>
          <w:rFonts w:ascii="Times New Roman" w:eastAsia="Times New Roman" w:hAnsi="Times New Roman" w:cs="Times New Roman"/>
          <w:sz w:val="24"/>
          <w:szCs w:val="24"/>
        </w:rPr>
        <w:t>urface water inflow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s</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available for the main tributaries of all </w:t>
      </w:r>
      <w:r w:rsidR="002F709E" w:rsidRPr="00B65ED4">
        <w:rPr>
          <w:rFonts w:ascii="Times New Roman" w:eastAsia="Times New Roman" w:hAnsi="Times New Roman" w:cs="Times New Roman"/>
          <w:sz w:val="24"/>
          <w:szCs w:val="24"/>
        </w:rPr>
        <w:t xml:space="preserve">study </w:t>
      </w:r>
      <w:r w:rsidR="00B80037" w:rsidRPr="00B65ED4">
        <w:rPr>
          <w:rFonts w:ascii="Times New Roman" w:eastAsia="Times New Roman" w:hAnsi="Times New Roman" w:cs="Times New Roman"/>
          <w:sz w:val="24"/>
          <w:szCs w:val="24"/>
        </w:rPr>
        <w:t xml:space="preserve">lakes. </w:t>
      </w:r>
      <w:r w:rsidR="007A75D4" w:rsidRPr="00B65ED4">
        <w:rPr>
          <w:rFonts w:ascii="Times New Roman" w:eastAsia="Times New Roman" w:hAnsi="Times New Roman" w:cs="Times New Roman"/>
          <w:sz w:val="24"/>
          <w:szCs w:val="24"/>
        </w:rPr>
        <w:t>Inflow DOC concentration</w:t>
      </w:r>
      <w:r w:rsidR="00B80037"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(mg L</w:t>
      </w:r>
      <w:r w:rsidR="002F709E" w:rsidRPr="00B65ED4">
        <w:rPr>
          <w:rFonts w:ascii="Times New Roman" w:eastAsia="Times New Roman" w:hAnsi="Times New Roman" w:cs="Times New Roman"/>
          <w:sz w:val="24"/>
          <w:szCs w:val="24"/>
          <w:vertAlign w:val="superscript"/>
        </w:rPr>
        <w:t>-1</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less</w:t>
      </w:r>
      <w:r w:rsidR="00B80037" w:rsidRPr="00B65ED4">
        <w:rPr>
          <w:rFonts w:ascii="Times New Roman" w:eastAsia="Times New Roman" w:hAnsi="Times New Roman" w:cs="Times New Roman"/>
          <w:sz w:val="24"/>
          <w:szCs w:val="24"/>
        </w:rPr>
        <w:t xml:space="preserve"> frequently measured</w:t>
      </w:r>
      <w:r w:rsidRPr="00B65ED4">
        <w:rPr>
          <w:rFonts w:ascii="Times New Roman" w:eastAsia="Times New Roman" w:hAnsi="Times New Roman" w:cs="Times New Roman"/>
          <w:sz w:val="24"/>
          <w:szCs w:val="24"/>
        </w:rPr>
        <w:t>, and was</w:t>
      </w:r>
      <w:r w:rsidR="00426BF6" w:rsidRPr="00B65ED4">
        <w:rPr>
          <w:rFonts w:ascii="Times New Roman" w:eastAsia="Times New Roman" w:hAnsi="Times New Roman" w:cs="Times New Roman"/>
          <w:sz w:val="24"/>
          <w:szCs w:val="24"/>
        </w:rPr>
        <w:t xml:space="preserve"> linearly</w:t>
      </w:r>
      <w:r w:rsidRPr="00B65ED4">
        <w:rPr>
          <w:rFonts w:ascii="Times New Roman" w:eastAsia="Times New Roman" w:hAnsi="Times New Roman" w:cs="Times New Roman"/>
          <w:sz w:val="24"/>
          <w:szCs w:val="24"/>
        </w:rPr>
        <w:t xml:space="preserve"> interpolated to a daily time</w:t>
      </w:r>
      <w:r w:rsidR="000A2CE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step fro</w:t>
      </w:r>
      <w:r w:rsidR="004177CF" w:rsidRPr="00B65ED4">
        <w:rPr>
          <w:rFonts w:ascii="Times New Roman" w:eastAsia="Times New Roman" w:hAnsi="Times New Roman" w:cs="Times New Roman"/>
          <w:sz w:val="24"/>
          <w:szCs w:val="24"/>
        </w:rPr>
        <w:t>m sub-weekly to monthly data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When inflow DOC </w:t>
      </w:r>
      <w:r w:rsidR="003266D7" w:rsidRPr="00B65ED4">
        <w:rPr>
          <w:rFonts w:ascii="Times New Roman" w:eastAsia="Times New Roman" w:hAnsi="Times New Roman" w:cs="Times New Roman"/>
          <w:sz w:val="24"/>
          <w:szCs w:val="24"/>
        </w:rPr>
        <w:t xml:space="preserve">concentrations </w:t>
      </w:r>
      <w:r w:rsidR="00B80037" w:rsidRPr="00B65ED4">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Pr>
          <w:rFonts w:ascii="Times New Roman" w:eastAsia="Times New Roman" w:hAnsi="Times New Roman" w:cs="Times New Roman"/>
          <w:sz w:val="24"/>
          <w:szCs w:val="24"/>
        </w:rPr>
        <w:t>equal across</w:t>
      </w:r>
      <w:r w:rsidR="00B80037" w:rsidRPr="00B65ED4">
        <w:rPr>
          <w:rFonts w:ascii="Times New Roman" w:eastAsia="Times New Roman" w:hAnsi="Times New Roman" w:cs="Times New Roman"/>
          <w:sz w:val="24"/>
          <w:szCs w:val="24"/>
        </w:rPr>
        <w:t xml:space="preserve"> all tributaries. </w:t>
      </w:r>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w:t>
      </w:r>
      <w:r w:rsidR="002933B5" w:rsidRPr="00B65ED4">
        <w:rPr>
          <w:rFonts w:ascii="Times New Roman" w:eastAsia="Times New Roman" w:hAnsi="Times New Roman" w:cs="Times New Roman"/>
          <w:sz w:val="24"/>
          <w:szCs w:val="24"/>
        </w:rPr>
        <w:lastRenderedPageBreak/>
        <w:t xml:space="preserve">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6" w:name="_6mc5pfc13zyv" w:colFirst="0" w:colLast="0"/>
      <w:bookmarkEnd w:id="56"/>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w:t>
      </w:r>
      <w:r w:rsidR="00E72FBD" w:rsidRPr="00B65ED4">
        <w:rPr>
          <w:rFonts w:ascii="Times New Roman" w:eastAsia="Times New Roman" w:hAnsi="Times New Roman" w:cs="Times New Roman"/>
          <w:sz w:val="24"/>
          <w:szCs w:val="24"/>
        </w:rPr>
        <w:lastRenderedPageBreak/>
        <w:t xml:space="preserve">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57" w:name="_ny5h27mmaq7k" w:colFirst="0" w:colLast="0"/>
      <w:bookmarkStart w:id="58" w:name="_l03fr54i2e0u" w:colFirst="0" w:colLast="0"/>
      <w:bookmarkEnd w:id="57"/>
      <w:bookmarkEnd w:id="58"/>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w:t>
      </w:r>
      <w:r w:rsidR="00A529C6">
        <w:rPr>
          <w:rFonts w:ascii="Times New Roman" w:eastAsia="Times New Roman" w:hAnsi="Times New Roman" w:cs="Times New Roman"/>
          <w:sz w:val="24"/>
          <w:szCs w:val="24"/>
        </w:rPr>
        <w:lastRenderedPageBreak/>
        <w:t xml:space="preserve">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59" w:name="_ocy0aysirc6j" w:colFirst="0" w:colLast="0"/>
      <w:bookmarkEnd w:id="59"/>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0" w:name="_5q3azwjwpxro" w:colFirst="0" w:colLast="0"/>
      <w:bookmarkEnd w:id="60"/>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1" w:name="_xlemxvr7c40e" w:colFirst="0" w:colLast="0"/>
      <w:bookmarkEnd w:id="61"/>
      <w:r w:rsidRPr="00B65ED4">
        <w:rPr>
          <w:rFonts w:ascii="Times New Roman" w:eastAsia="Times New Roman" w:hAnsi="Times New Roman" w:cs="Times New Roman"/>
          <w:i/>
          <w:sz w:val="24"/>
          <w:szCs w:val="24"/>
        </w:rPr>
        <w:lastRenderedPageBreak/>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2" w:name="_23giog1xmb1e" w:colFirst="0" w:colLast="0"/>
      <w:bookmarkEnd w:id="62"/>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 xml:space="preserve">As water </w:t>
      </w:r>
      <w:r w:rsidRPr="00B65ED4">
        <w:rPr>
          <w:rFonts w:ascii="Times New Roman" w:eastAsia="Times New Roman" w:hAnsi="Times New Roman" w:cs="Times New Roman"/>
          <w:sz w:val="24"/>
          <w:szCs w:val="24"/>
        </w:rPr>
        <w:lastRenderedPageBreak/>
        <w:t>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3" w:name="_3o4ewidztyp5" w:colFirst="0" w:colLast="0"/>
      <w:bookmarkEnd w:id="63"/>
      <w:r w:rsidRPr="00B65ED4">
        <w:rPr>
          <w:rFonts w:ascii="Times New Roman" w:eastAsia="Times New Roman" w:hAnsi="Times New Roman" w:cs="Times New Roman"/>
          <w:b/>
          <w:sz w:val="24"/>
          <w:szCs w:val="24"/>
        </w:rPr>
        <w:lastRenderedPageBreak/>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64" w:name="_a3c9orcnsv16" w:colFirst="0" w:colLast="0"/>
      <w:bookmarkEnd w:id="64"/>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7F1054F3"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r w:rsidR="00C2202B" w:rsidRPr="00B65ED4">
        <w:rPr>
          <w:rFonts w:ascii="Times New Roman" w:eastAsia="Times New Roman" w:hAnsi="Times New Roman" w:cs="Times New Roman"/>
          <w:sz w:val="24"/>
          <w:szCs w:val="24"/>
        </w:rPr>
        <w:t xml:space="preserve">While postulated previously (Hanson et al. 2011), </w:t>
      </w:r>
      <w:r w:rsidR="00D8130C">
        <w:rPr>
          <w:rFonts w:ascii="Times New Roman" w:eastAsia="Times New Roman" w:hAnsi="Times New Roman" w:cs="Times New Roman"/>
          <w:sz w:val="24"/>
          <w:szCs w:val="24"/>
        </w:rPr>
        <w:t xml:space="preserve">to our knowledge, </w:t>
      </w:r>
      <w:r w:rsidR="00C2202B" w:rsidRPr="00B65ED4">
        <w:rPr>
          <w:rFonts w:ascii="Times New Roman" w:eastAsia="Times New Roman" w:hAnsi="Times New Roman" w:cs="Times New Roman"/>
          <w:sz w:val="24"/>
          <w:szCs w:val="24"/>
        </w:rPr>
        <w:t xml:space="preserve">this is the first demonstration </w:t>
      </w:r>
      <w:r w:rsidR="004B6E1C" w:rsidRPr="00B65ED4">
        <w:rPr>
          <w:rFonts w:ascii="Times New Roman" w:eastAsia="Times New Roman" w:hAnsi="Times New Roman" w:cs="Times New Roman"/>
          <w:sz w:val="24"/>
          <w:szCs w:val="24"/>
        </w:rPr>
        <w:t>of</w:t>
      </w:r>
      <w:r w:rsidR="00C2202B"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C2202B" w:rsidRPr="00B65ED4">
        <w:rPr>
          <w:rFonts w:ascii="Times New Roman" w:eastAsia="Times New Roman" w:hAnsi="Times New Roman" w:cs="Times New Roman"/>
          <w:sz w:val="24"/>
          <w:szCs w:val="24"/>
        </w:rPr>
        <w:t xml:space="preserve"> </w:t>
      </w:r>
      <w:r w:rsidR="00636CED" w:rsidRPr="00B65ED4">
        <w:rPr>
          <w:rFonts w:ascii="Times New Roman" w:eastAsia="Times New Roman" w:hAnsi="Times New Roman" w:cs="Times New Roman"/>
          <w:sz w:val="24"/>
          <w:szCs w:val="24"/>
        </w:rPr>
        <w:t xml:space="preserve">OC </w:t>
      </w:r>
      <w:r w:rsidR="00C2202B" w:rsidRPr="00B65ED4">
        <w:rPr>
          <w:rFonts w:ascii="Times New Roman" w:eastAsia="Times New Roman" w:hAnsi="Times New Roman" w:cs="Times New Roman"/>
          <w:sz w:val="24"/>
          <w:szCs w:val="24"/>
        </w:rPr>
        <w:t>model applie</w:t>
      </w:r>
      <w:r w:rsidR="00B560B7" w:rsidRPr="00B65ED4">
        <w:rPr>
          <w:rFonts w:ascii="Times New Roman" w:eastAsia="Times New Roman" w:hAnsi="Times New Roman" w:cs="Times New Roman"/>
          <w:sz w:val="24"/>
          <w:szCs w:val="24"/>
        </w:rPr>
        <w:t>d to contrasting lake</w:t>
      </w:r>
      <w:r w:rsidR="00C279CB" w:rsidRPr="00B65ED4">
        <w:rPr>
          <w:rFonts w:ascii="Times New Roman" w:eastAsia="Times New Roman" w:hAnsi="Times New Roman" w:cs="Times New Roman"/>
          <w:sz w:val="24"/>
          <w:szCs w:val="24"/>
        </w:rPr>
        <w:t>s</w:t>
      </w:r>
      <w:r w:rsidR="00C2202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w:t>
      </w:r>
      <w:r w:rsidR="005B4433" w:rsidRPr="00B65ED4">
        <w:rPr>
          <w:rFonts w:ascii="Times New Roman" w:eastAsia="Times New Roman" w:hAnsi="Times New Roman" w:cs="Times New Roman"/>
          <w:sz w:val="24"/>
          <w:szCs w:val="24"/>
        </w:rPr>
        <w:lastRenderedPageBreak/>
        <w:t xml:space="preserve">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AE4DDAC"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 addition, our model demonstrated DOC responses to precipitation events when we had corresponding weather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data, but the assumed linear changes in inflow volume and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between observation points may also have underrepresented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leading indirectly to underrepresentation of POC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inputs to lakes at </w:t>
      </w:r>
      <w:r w:rsidR="00444FA6" w:rsidRPr="00B65ED4">
        <w:rPr>
          <w:rFonts w:ascii="Times New Roman" w:eastAsia="Times New Roman" w:hAnsi="Times New Roman" w:cs="Times New Roman"/>
          <w:sz w:val="24"/>
          <w:szCs w:val="24"/>
        </w:rPr>
        <w:lastRenderedPageBreak/>
        <w:t>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5" w:name="_3s028hwr8v82" w:colFirst="0" w:colLast="0"/>
      <w:bookmarkStart w:id="66" w:name="_vg8pldrl49h3" w:colFirst="0" w:colLast="0"/>
      <w:bookmarkEnd w:id="65"/>
      <w:bookmarkEnd w:id="66"/>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xml:space="preserve">, a key implication of our study is the need </w:t>
      </w:r>
      <w:r w:rsidRPr="00B65ED4">
        <w:rPr>
          <w:rFonts w:ascii="Times New Roman" w:eastAsia="Times New Roman" w:hAnsi="Times New Roman" w:cs="Times New Roman"/>
          <w:sz w:val="24"/>
          <w:szCs w:val="24"/>
        </w:rPr>
        <w:lastRenderedPageBreak/>
        <w:t>for more observational data, particularly pertaining to surface water 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 xml:space="preserve">likely is due to elevated NPP during </w:t>
      </w:r>
      <w:r w:rsidR="00F57B98" w:rsidRPr="00B65ED4">
        <w:rPr>
          <w:rFonts w:ascii="Times New Roman" w:eastAsia="Times New Roman" w:hAnsi="Times New Roman" w:cs="Times New Roman"/>
          <w:sz w:val="24"/>
          <w:szCs w:val="24"/>
        </w:rPr>
        <w:lastRenderedPageBreak/>
        <w:t>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7" w:name="_jodkgtnyf02z" w:colFirst="0" w:colLast="0"/>
      <w:bookmarkEnd w:id="67"/>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lastRenderedPageBreak/>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1"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68" w:name="_j77eak7kbqvt" w:colFirst="0" w:colLast="0"/>
      <w:bookmarkEnd w:id="68"/>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Holocene </w:t>
      </w:r>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 xml:space="preserve">h.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w:t>
      </w:r>
      <w:r w:rsidRPr="00B65ED4">
        <w:rPr>
          <w:rFonts w:ascii="Times New Roman" w:eastAsia="Times New Roman" w:hAnsi="Times New Roman" w:cs="Times New Roman"/>
          <w:sz w:val="24"/>
          <w:szCs w:val="24"/>
        </w:rPr>
        <w:lastRenderedPageBreak/>
        <w:t xml:space="preserve">A multi-scale approach (CARBO). </w:t>
      </w:r>
      <w:r w:rsidRPr="00B65ED4">
        <w:rPr>
          <w:rFonts w:ascii="Times New Roman" w:eastAsia="Times New Roman" w:hAnsi="Times New Roman" w:cs="Times New Roman"/>
          <w:i/>
          <w:sz w:val="24"/>
          <w:szCs w:val="24"/>
        </w:rPr>
        <w:t>Understanding the Global System, The Finnish Perspective, edited by Käyhkö J and Talve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lastRenderedPageBreak/>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lastRenderedPageBreak/>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2"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3"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4"/>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5"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69"/>
            <w:r w:rsidRPr="00B65ED4">
              <w:rPr>
                <w:rFonts w:ascii="Times New Roman" w:eastAsia="Times New Roman" w:hAnsi="Times New Roman" w:cs="Times New Roman"/>
                <w:sz w:val="24"/>
                <w:szCs w:val="24"/>
              </w:rPr>
              <w:t>0.10</w:t>
            </w:r>
            <w:commentRangeEnd w:id="69"/>
            <w:r w:rsidR="007F4D86">
              <w:rPr>
                <w:rStyle w:val="CommentReference"/>
              </w:rPr>
              <w:commentReference w:id="69"/>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9E2BD2D"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803" w:type="dxa"/>
            <w:noWrap/>
            <w:vAlign w:val="center"/>
            <w:hideMark/>
          </w:tcPr>
          <w:p w14:paraId="585C398E" w14:textId="0C8351AC"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37591E94"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2AC815E9"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bookmarkStart w:id="70" w:name="_GoBack"/>
            <w:bookmarkEnd w:id="70"/>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7">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255761CE" w:rsidR="00B90A7A" w:rsidRPr="00B65ED4" w:rsidRDefault="001424EB" w:rsidP="000233C2">
      <w:pPr>
        <w:pStyle w:val="NormalWeb"/>
        <w:spacing w:before="0" w:beforeAutospacing="0" w:after="0" w:afterAutospacing="0" w:line="480" w:lineRule="auto"/>
        <w:rPr>
          <w:b/>
        </w:rPr>
      </w:pPr>
      <w:r>
        <w:rPr>
          <w:b/>
          <w:noProof/>
        </w:rPr>
        <w:drawing>
          <wp:inline distT="0" distB="0" distL="0" distR="0" wp14:anchorId="244FEA70" wp14:editId="290B94EE">
            <wp:extent cx="2918460" cy="729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Sensitivity_all2.png"/>
                    <pic:cNvPicPr/>
                  </pic:nvPicPr>
                  <pic:blipFill>
                    <a:blip r:embed="rId18">
                      <a:extLst>
                        <a:ext uri="{28A0092B-C50C-407E-A947-70E740481C1C}">
                          <a14:useLocalDpi xmlns:a14="http://schemas.microsoft.com/office/drawing/2010/main" val="0"/>
                        </a:ext>
                      </a:extLst>
                    </a:blip>
                    <a:stretch>
                      <a:fillRect/>
                    </a:stretch>
                  </pic:blipFill>
                  <pic:spPr>
                    <a:xfrm>
                      <a:off x="0" y="0"/>
                      <a:ext cx="2918460" cy="729615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9">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21284CA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Vertical axes for Toolik Lake plots were truncated to enable visualization of relat</w:t>
      </w:r>
      <w:r w:rsidR="007F4D86">
        <w:rPr>
          <w:color w:val="000000"/>
        </w:rPr>
        <w:t>ively lower fluxes. Maximum allo</w:t>
      </w:r>
      <w:r w:rsidR="003A1DB2" w:rsidRPr="00B65ED4">
        <w:rPr>
          <w:color w:val="000000"/>
        </w:rPr>
        <w:t xml:space="preserve">chthony and </w:t>
      </w:r>
      <w:r w:rsidR="007F4D86">
        <w:rPr>
          <w:color w:val="000000"/>
        </w:rPr>
        <w:t>export for Toolik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276958B4" w:rsidR="00B90A7A" w:rsidRPr="00B65ED4" w:rsidRDefault="007C62C1" w:rsidP="000233C2">
      <w:pPr>
        <w:pStyle w:val="NormalWeb"/>
        <w:spacing w:before="0" w:beforeAutospacing="0" w:after="0" w:afterAutospacing="0" w:line="480" w:lineRule="auto"/>
        <w:rPr>
          <w:b/>
        </w:rPr>
      </w:pPr>
      <w:r>
        <w:rPr>
          <w:b/>
          <w:noProof/>
        </w:rPr>
        <w:drawing>
          <wp:inline distT="0" distB="0" distL="0" distR="0" wp14:anchorId="0F7CB847" wp14:editId="69302F2A">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HILARY A DUGAN" w:date="2018-05-07T10:09:00Z" w:initials="HAD">
    <w:p w14:paraId="0F20F971" w14:textId="77777777" w:rsidR="001424EB" w:rsidRDefault="001424EB" w:rsidP="00F84B22">
      <w:pPr>
        <w:pStyle w:val="Heading1"/>
        <w:shd w:val="clear" w:color="auto" w:fill="FFFFFF"/>
        <w:spacing w:before="0" w:after="375"/>
        <w:rPr>
          <w:color w:val="111111"/>
        </w:rPr>
      </w:pPr>
      <w:r>
        <w:rPr>
          <w:rStyle w:val="CommentReference"/>
        </w:rPr>
        <w:annotationRef/>
      </w:r>
      <w:r>
        <w:rPr>
          <w:b/>
          <w:bCs/>
          <w:color w:val="111111"/>
        </w:rPr>
        <w:t>Phase-space reconstruction and self-exciting threshold modeling approach to forecast lake water levels</w:t>
      </w:r>
    </w:p>
    <w:p w14:paraId="7F0E2336" w14:textId="77777777" w:rsidR="001424EB" w:rsidRDefault="001424EB" w:rsidP="00F84B22">
      <w:pPr>
        <w:shd w:val="clear" w:color="auto" w:fill="FFFFFF"/>
        <w:rPr>
          <w:color w:val="555555"/>
        </w:rPr>
      </w:pPr>
      <w:r>
        <w:rPr>
          <w:rStyle w:val="Strong"/>
          <w:color w:val="333333"/>
        </w:rPr>
        <w:t>Article (PDF Available) </w:t>
      </w:r>
      <w:r>
        <w:rPr>
          <w:rStyle w:val="publication-meta-journal"/>
          <w:color w:val="555555"/>
        </w:rPr>
        <w:t> </w:t>
      </w:r>
      <w:r>
        <w:rPr>
          <w:rStyle w:val="publication-meta-separator"/>
          <w:i/>
          <w:iCs/>
          <w:color w:val="888888"/>
        </w:rPr>
        <w:t>in</w:t>
      </w:r>
      <w:r>
        <w:rPr>
          <w:rStyle w:val="publication-meta-journal"/>
          <w:color w:val="555555"/>
        </w:rPr>
        <w:t> </w:t>
      </w:r>
      <w:hyperlink r:id="rId1" w:history="1">
        <w:r>
          <w:rPr>
            <w:rStyle w:val="Hyperlink"/>
            <w:color w:val="0080FF"/>
          </w:rPr>
          <w:t>Stochastic Environmental Research and Risk Assessment</w:t>
        </w:r>
      </w:hyperlink>
      <w:r>
        <w:rPr>
          <w:rStyle w:val="publication-meta-journal"/>
          <w:color w:val="555555"/>
        </w:rPr>
        <w:t> 28(4):1-17</w:t>
      </w:r>
      <w:r>
        <w:rPr>
          <w:rStyle w:val="publication-meta-date"/>
          <w:color w:val="555555"/>
        </w:rPr>
        <w:t> · May 2013</w:t>
      </w:r>
      <w:r>
        <w:rPr>
          <w:color w:val="555555"/>
        </w:rPr>
        <w:t> </w:t>
      </w:r>
      <w:r>
        <w:rPr>
          <w:rStyle w:val="publication-meta-separator"/>
          <w:i/>
          <w:iCs/>
          <w:color w:val="888888"/>
        </w:rPr>
        <w:t>with</w:t>
      </w:r>
      <w:r>
        <w:rPr>
          <w:color w:val="555555"/>
        </w:rPr>
        <w:t> </w:t>
      </w:r>
      <w:r>
        <w:rPr>
          <w:rStyle w:val="publication-meta-stats"/>
          <w:color w:val="555555"/>
        </w:rPr>
        <w:t>103 Reads</w:t>
      </w:r>
    </w:p>
    <w:p w14:paraId="5C69D38A" w14:textId="77777777" w:rsidR="001424EB" w:rsidRDefault="001424EB" w:rsidP="00F84B22">
      <w:pPr>
        <w:shd w:val="clear" w:color="auto" w:fill="FFFFFF"/>
        <w:rPr>
          <w:color w:val="888888"/>
        </w:rPr>
      </w:pPr>
      <w:r>
        <w:rPr>
          <w:color w:val="888888"/>
        </w:rPr>
        <w:t>DOI: 10.1007/s00477-013-0795-x</w:t>
      </w:r>
    </w:p>
    <w:p w14:paraId="35DFCE41" w14:textId="65F86B94" w:rsidR="001424EB" w:rsidRDefault="001424EB">
      <w:pPr>
        <w:pStyle w:val="CommentText"/>
      </w:pPr>
    </w:p>
  </w:comment>
  <w:comment w:id="32" w:author="HILARY A DUGAN" w:date="2018-05-07T10:54:00Z" w:initials="HAD">
    <w:p w14:paraId="61F14397" w14:textId="77777777" w:rsidR="001424EB" w:rsidRDefault="001424EB" w:rsidP="00DA2920">
      <w:pPr>
        <w:pStyle w:val="NormalWeb"/>
      </w:pPr>
      <w:r>
        <w:rPr>
          <w:rStyle w:val="CommentReference"/>
        </w:rPr>
        <w:annotationRef/>
      </w:r>
      <w:r>
        <w:rPr>
          <w:rFonts w:ascii="JgjxdmAdvTT3713a231" w:hAnsi="JgjxdmAdvTT3713a231"/>
          <w:color w:val="111111"/>
          <w:sz w:val="16"/>
          <w:szCs w:val="16"/>
        </w:rPr>
        <w:t xml:space="preserve">Appling, A. P., Leon, M. C., &amp; McDowell, W. H. (2015). Reducing bias and quantifying uncertainty in watershed flux estimates: the R package loadflex. </w:t>
      </w:r>
      <w:r>
        <w:rPr>
          <w:rFonts w:ascii="QtkwlgAdvTT50a2f13e.I" w:hAnsi="QtkwlgAdvTT50a2f13e.I"/>
          <w:color w:val="111111"/>
          <w:sz w:val="16"/>
          <w:szCs w:val="16"/>
        </w:rPr>
        <w:t>Ecosphere, 6</w:t>
      </w:r>
      <w:r>
        <w:rPr>
          <w:rFonts w:ascii="JgjxdmAdvTT3713a231" w:hAnsi="JgjxdmAdvTT3713a231"/>
          <w:color w:val="111111"/>
          <w:sz w:val="16"/>
          <w:szCs w:val="16"/>
        </w:rPr>
        <w:t xml:space="preserve">(12), art269. </w:t>
      </w:r>
      <w:r>
        <w:rPr>
          <w:rFonts w:ascii="JgjxdmAdvTT3713a231" w:hAnsi="JgjxdmAdvTT3713a231"/>
          <w:color w:val="382896"/>
          <w:sz w:val="16"/>
          <w:szCs w:val="16"/>
        </w:rPr>
        <w:t xml:space="preserve">https://doi.org/10.1890/ES14-00517.1 </w:t>
      </w:r>
    </w:p>
    <w:p w14:paraId="21094B4C" w14:textId="7C9A6C43" w:rsidR="001424EB" w:rsidRDefault="001424EB">
      <w:pPr>
        <w:pStyle w:val="CommentText"/>
      </w:pPr>
    </w:p>
  </w:comment>
  <w:comment w:id="37" w:author="HILARY A DUGAN" w:date="2018-05-07T10:54:00Z" w:initials="HAD">
    <w:p w14:paraId="450D31E5" w14:textId="77777777" w:rsidR="001424EB" w:rsidRDefault="001424EB" w:rsidP="00DA2920">
      <w:pPr>
        <w:pStyle w:val="NormalWeb"/>
      </w:pPr>
      <w:r>
        <w:rPr>
          <w:rStyle w:val="CommentReference"/>
        </w:rPr>
        <w:annotationRef/>
      </w:r>
      <w:r>
        <w:rPr>
          <w:rFonts w:ascii="JgjxdmAdvTT3713a231" w:hAnsi="JgjxdmAdvTT3713a231"/>
          <w:color w:val="111111"/>
          <w:sz w:val="16"/>
          <w:szCs w:val="16"/>
        </w:rPr>
        <w:t xml:space="preserve">Aulenbach, B. T. (2013). Improving regression-model-based streamwater constituent load estimates derived from serially correlated data. </w:t>
      </w:r>
      <w:r>
        <w:rPr>
          <w:rFonts w:ascii="QtkwlgAdvTT50a2f13e.I" w:hAnsi="QtkwlgAdvTT50a2f13e.I"/>
          <w:color w:val="111111"/>
          <w:sz w:val="16"/>
          <w:szCs w:val="16"/>
        </w:rPr>
        <w:t>Journal of Hydrology, 503</w:t>
      </w:r>
      <w:r>
        <w:rPr>
          <w:rFonts w:ascii="JgjxdmAdvTT3713a231" w:hAnsi="JgjxdmAdvTT3713a231"/>
          <w:color w:val="111111"/>
          <w:sz w:val="16"/>
          <w:szCs w:val="16"/>
        </w:rPr>
        <w:t>, 55</w:t>
      </w:r>
      <w:r>
        <w:rPr>
          <w:rFonts w:ascii="CrpdrmAdvTT3713a231+20" w:hAnsi="CrpdrmAdvTT3713a231+20"/>
          <w:color w:val="111111"/>
          <w:sz w:val="16"/>
          <w:szCs w:val="16"/>
        </w:rPr>
        <w:t>–</w:t>
      </w:r>
      <w:r>
        <w:rPr>
          <w:rFonts w:ascii="JgjxdmAdvTT3713a231" w:hAnsi="JgjxdmAdvTT3713a231"/>
          <w:color w:val="111111"/>
          <w:sz w:val="16"/>
          <w:szCs w:val="16"/>
        </w:rPr>
        <w:t xml:space="preserve">66. </w:t>
      </w:r>
      <w:r>
        <w:rPr>
          <w:rFonts w:ascii="JgjxdmAdvTT3713a231" w:hAnsi="JgjxdmAdvTT3713a231"/>
          <w:color w:val="382896"/>
          <w:sz w:val="16"/>
          <w:szCs w:val="16"/>
        </w:rPr>
        <w:t xml:space="preserve">https://doi.org/10.1016/j.jhydrol.2013.09.001 </w:t>
      </w:r>
    </w:p>
    <w:p w14:paraId="4682CEE5" w14:textId="23480AD9" w:rsidR="001424EB" w:rsidRDefault="001424EB">
      <w:pPr>
        <w:pStyle w:val="CommentText"/>
      </w:pPr>
    </w:p>
  </w:comment>
  <w:comment w:id="39" w:author="HILARY A DUGAN" w:date="2018-05-07T10:55:00Z" w:initials="HAD">
    <w:p w14:paraId="61282068" w14:textId="77777777" w:rsidR="001424EB" w:rsidRDefault="001424EB" w:rsidP="00DA2920">
      <w:pPr>
        <w:pStyle w:val="NormalWeb"/>
      </w:pPr>
      <w:r>
        <w:rPr>
          <w:rStyle w:val="CommentReference"/>
        </w:rPr>
        <w:annotationRef/>
      </w:r>
      <w:r>
        <w:rPr>
          <w:rFonts w:ascii="JgjxdmAdvTT3713a231" w:hAnsi="JgjxdmAdvTT3713a231"/>
          <w:color w:val="111111"/>
          <w:sz w:val="16"/>
          <w:szCs w:val="16"/>
        </w:rPr>
        <w:t xml:space="preserve">https://doi.org/10.1007/s10661-018-6470-4 </w:t>
      </w:r>
    </w:p>
    <w:p w14:paraId="30D8EE9B" w14:textId="0D467BB1" w:rsidR="001424EB" w:rsidRDefault="001424EB">
      <w:pPr>
        <w:pStyle w:val="CommentText"/>
      </w:pPr>
    </w:p>
  </w:comment>
  <w:comment w:id="69" w:author="immccull@gmail.com" w:date="2018-05-09T14:52:00Z" w:initials="i">
    <w:p w14:paraId="6D61B8A5" w14:textId="34DE2A03" w:rsidR="007F4D86" w:rsidRDefault="007F4D86">
      <w:pPr>
        <w:pStyle w:val="CommentText"/>
      </w:pPr>
      <w:r>
        <w:rPr>
          <w:rStyle w:val="CommentReference"/>
        </w:rPr>
        <w:annotationRef/>
      </w:r>
      <w:r>
        <w:t>this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DFCE41" w15:done="0"/>
  <w15:commentEx w15:paraId="21094B4C" w15:done="0"/>
  <w15:commentEx w15:paraId="4682CEE5" w15:done="0"/>
  <w15:commentEx w15:paraId="30D8EE9B"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FCE41" w16cid:durableId="1E9AA472"/>
  <w16cid:commentId w16cid:paraId="21094B4C" w16cid:durableId="1E9AAEEE"/>
  <w16cid:commentId w16cid:paraId="4682CEE5" w16cid:durableId="1E9AAF02"/>
  <w16cid:commentId w16cid:paraId="30D8EE9B" w16cid:durableId="1E9AAF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ECEF4" w14:textId="77777777" w:rsidR="00CA31F3" w:rsidRDefault="00CA31F3">
      <w:pPr>
        <w:spacing w:line="240" w:lineRule="auto"/>
      </w:pPr>
      <w:r>
        <w:separator/>
      </w:r>
    </w:p>
  </w:endnote>
  <w:endnote w:type="continuationSeparator" w:id="0">
    <w:p w14:paraId="418A54E7" w14:textId="77777777" w:rsidR="00CA31F3" w:rsidRDefault="00CA31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JgjxdmAdvTT3713a231">
    <w:altName w:val="Cambria"/>
    <w:panose1 w:val="00000000000000000000"/>
    <w:charset w:val="00"/>
    <w:family w:val="roman"/>
    <w:notTrueType/>
    <w:pitch w:val="default"/>
  </w:font>
  <w:font w:name="QtkwlgAdvTT50a2f13e.I">
    <w:altName w:val="Cambria"/>
    <w:panose1 w:val="00000000000000000000"/>
    <w:charset w:val="00"/>
    <w:family w:val="roman"/>
    <w:notTrueType/>
    <w:pitch w:val="default"/>
  </w:font>
  <w:font w:name="CrpdrmAdvTT3713a231+20">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0AC7FE" w14:textId="77777777" w:rsidR="00CA31F3" w:rsidRDefault="00CA31F3">
      <w:pPr>
        <w:spacing w:line="240" w:lineRule="auto"/>
      </w:pPr>
      <w:r>
        <w:separator/>
      </w:r>
    </w:p>
  </w:footnote>
  <w:footnote w:type="continuationSeparator" w:id="0">
    <w:p w14:paraId="0EE4E24E" w14:textId="77777777" w:rsidR="00CA31F3" w:rsidRDefault="00CA31F3">
      <w:pPr>
        <w:spacing w:line="240" w:lineRule="auto"/>
      </w:pPr>
      <w:r>
        <w:continuationSeparator/>
      </w:r>
    </w:p>
  </w:footnote>
  <w:footnote w:id="1">
    <w:p w14:paraId="6318265D" w14:textId="77777777" w:rsidR="001424EB" w:rsidRDefault="001424EB">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21231C49" w:rsidR="001424EB" w:rsidRDefault="001424EB">
        <w:pPr>
          <w:pStyle w:val="Header"/>
          <w:jc w:val="right"/>
        </w:pPr>
        <w:r>
          <w:fldChar w:fldCharType="begin"/>
        </w:r>
        <w:r>
          <w:instrText xml:space="preserve"> PAGE   \* MERGEFORMAT </w:instrText>
        </w:r>
        <w:r>
          <w:fldChar w:fldCharType="separate"/>
        </w:r>
        <w:r w:rsidR="00306E93">
          <w:rPr>
            <w:noProof/>
          </w:rPr>
          <w:t>46</w:t>
        </w:r>
        <w:r>
          <w:rPr>
            <w:noProof/>
          </w:rPr>
          <w:fldChar w:fldCharType="end"/>
        </w:r>
      </w:p>
    </w:sdtContent>
  </w:sdt>
  <w:p w14:paraId="69AD8F9A" w14:textId="77777777" w:rsidR="001424EB" w:rsidRDefault="001424EB">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LARY A DUGAN">
    <w15:presenceInfo w15:providerId="Windows Live" w15:userId="8f1f271f-de84-4cc1-9c55-ab788813647a"/>
  </w15:person>
  <w15:person w15:author="immccull@gmail.com">
    <w15:presenceInfo w15:providerId="Windows Live" w15:userId="78f0df2372ec2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24EB"/>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E93"/>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
    <w:name w:val="Unresolved Mention"/>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esearchgate.net/journal/1436-3259_Stochastic_Environmental_Research_and_Risk_Assessm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hzambran.github.io/hydroGOF/"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lter.limnology.wisc.edu/datacatalog/search"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A35B8-8C3E-4650-A05E-130CA5EFD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9984</TotalTime>
  <Pages>46</Pages>
  <Words>9591</Words>
  <Characters>54672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84</cp:revision>
  <cp:lastPrinted>2017-11-14T13:33:00Z</cp:lastPrinted>
  <dcterms:created xsi:type="dcterms:W3CDTF">2017-11-16T20:12:00Z</dcterms:created>
  <dcterms:modified xsi:type="dcterms:W3CDTF">2018-05-09T19:39:00Z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