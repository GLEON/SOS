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 xml:space="preserve">Organic carbon </w:t>
      </w:r>
      <w:commentRangeStart w:id="0"/>
      <w:r w:rsidR="006F4C36" w:rsidRPr="00B65ED4">
        <w:rPr>
          <w:rFonts w:ascii="Times New Roman" w:eastAsia="Times New Roman" w:hAnsi="Times New Roman" w:cs="Times New Roman"/>
          <w:sz w:val="24"/>
          <w:szCs w:val="24"/>
        </w:rPr>
        <w:t>fates</w:t>
      </w:r>
      <w:r w:rsidR="009E6399">
        <w:rPr>
          <w:rFonts w:ascii="Times New Roman" w:eastAsia="Times New Roman" w:hAnsi="Times New Roman" w:cs="Times New Roman"/>
          <w:sz w:val="24"/>
          <w:szCs w:val="24"/>
        </w:rPr>
        <w:t xml:space="preserve"> in lakes</w:t>
      </w:r>
      <w:commentRangeEnd w:id="0"/>
      <w:r w:rsidR="000854D8">
        <w:rPr>
          <w:rStyle w:val="CommentReference"/>
        </w:rPr>
        <w:commentReference w:id="0"/>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609E877D" w:rsidR="00E801C4" w:rsidRDefault="00796F45"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w:t>
      </w:r>
      <w:r w:rsidR="00E801C4">
        <w:rPr>
          <w:rFonts w:ascii="Times New Roman" w:eastAsia="Times New Roman" w:hAnsi="Times New Roman" w:cs="Times New Roman"/>
          <w:sz w:val="24"/>
          <w:szCs w:val="24"/>
        </w:rPr>
        <w:t>ynamic modeling of organic carbon fates in lake ecosystems</w:t>
      </w:r>
    </w:p>
    <w:p w14:paraId="343CF6A9" w14:textId="77777777" w:rsidR="00796F45" w:rsidRDefault="00796F45"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w:t>
      </w:r>
      <w:del w:id="1" w:author="Hilary Dugan" w:date="2018-05-15T14:41:00Z">
        <w:r w:rsidRPr="00B65ED4" w:rsidDel="00796F45">
          <w:rPr>
            <w:rFonts w:ascii="Times New Roman" w:eastAsia="Times New Roman" w:hAnsi="Times New Roman" w:cs="Times New Roman"/>
            <w:sz w:val="24"/>
            <w:szCs w:val="24"/>
            <w:vertAlign w:val="superscript"/>
          </w:rPr>
          <w:delText>,14</w:delText>
        </w:r>
      </w:del>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lastRenderedPageBreak/>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10">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2" w:name="_6hiy0534m7k8" w:colFirst="0" w:colLast="0"/>
      <w:bookmarkEnd w:id="2"/>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4A67897F"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xml:space="preserve"> vs. allochthon</w:t>
      </w:r>
      <w:r w:rsidR="00C86EDD">
        <w:rPr>
          <w:rFonts w:ascii="Times New Roman" w:eastAsia="Times New Roman" w:hAnsi="Times New Roman" w:cs="Times New Roman"/>
          <w:sz w:val="24"/>
          <w:szCs w:val="24"/>
        </w:rPr>
        <w:t>ous</w:t>
      </w:r>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 xml:space="preserve">due to changes in precipitation. </w:t>
      </w:r>
      <w:r w:rsidR="00796F45">
        <w:rPr>
          <w:rFonts w:ascii="Times New Roman" w:eastAsia="Times New Roman" w:hAnsi="Times New Roman" w:cs="Times New Roman"/>
          <w:sz w:val="24"/>
          <w:szCs w:val="24"/>
        </w:rPr>
        <w:t xml:space="preserve">The ratio of </w:t>
      </w:r>
      <w:r w:rsidR="006149A4" w:rsidRPr="00B65ED4">
        <w:rPr>
          <w:rFonts w:ascii="Times New Roman" w:eastAsia="Times New Roman" w:hAnsi="Times New Roman" w:cs="Times New Roman"/>
          <w:sz w:val="24"/>
          <w:szCs w:val="24"/>
        </w:rPr>
        <w:t>autochthon</w:t>
      </w:r>
      <w:ins w:id="3" w:author="immccull@gmail.com" w:date="2018-05-15T10:29:00Z">
        <w:del w:id="4" w:author="Hilary Dugan" w:date="2018-05-15T14:45:00Z">
          <w:r w:rsidR="00C86EDD" w:rsidDel="00796F45">
            <w:rPr>
              <w:rFonts w:ascii="Times New Roman" w:eastAsia="Times New Roman" w:hAnsi="Times New Roman" w:cs="Times New Roman"/>
              <w:sz w:val="24"/>
              <w:szCs w:val="24"/>
            </w:rPr>
            <w:delText>ous</w:delText>
          </w:r>
        </w:del>
      </w:ins>
      <w:r w:rsidR="006149A4" w:rsidRPr="00B65ED4">
        <w:rPr>
          <w:rFonts w:ascii="Times New Roman" w:eastAsia="Times New Roman" w:hAnsi="Times New Roman" w:cs="Times New Roman"/>
          <w:sz w:val="24"/>
          <w:szCs w:val="24"/>
        </w:rPr>
        <w:t xml:space="preserve">y </w:t>
      </w:r>
      <w:ins w:id="5" w:author="Hilary Dugan" w:date="2018-05-15T14:45:00Z">
        <w:r w:rsidR="00796F45">
          <w:rPr>
            <w:rFonts w:ascii="Times New Roman" w:eastAsia="Times New Roman" w:hAnsi="Times New Roman" w:cs="Times New Roman"/>
            <w:sz w:val="24"/>
            <w:szCs w:val="24"/>
          </w:rPr>
          <w:t>to</w:t>
        </w:r>
      </w:ins>
      <w:del w:id="6" w:author="Hilary Dugan" w:date="2018-05-15T14:45:00Z">
        <w:r w:rsidR="006149A4" w:rsidRPr="00B65ED4" w:rsidDel="00796F45">
          <w:rPr>
            <w:rFonts w:ascii="Times New Roman" w:eastAsia="Times New Roman" w:hAnsi="Times New Roman" w:cs="Times New Roman"/>
            <w:sz w:val="24"/>
            <w:szCs w:val="24"/>
          </w:rPr>
          <w:delText>vs.</w:delText>
        </w:r>
      </w:del>
      <w:r w:rsidR="006149A4" w:rsidRPr="00B65ED4">
        <w:rPr>
          <w:rFonts w:ascii="Times New Roman" w:eastAsia="Times New Roman" w:hAnsi="Times New Roman" w:cs="Times New Roman"/>
          <w:sz w:val="24"/>
          <w:szCs w:val="24"/>
        </w:rPr>
        <w:t xml:space="preserve"> allochthon</w:t>
      </w:r>
      <w:ins w:id="7" w:author="Hilary Dugan" w:date="2018-05-15T14:45:00Z">
        <w:r w:rsidR="00796F45">
          <w:rPr>
            <w:rFonts w:ascii="Times New Roman" w:eastAsia="Times New Roman" w:hAnsi="Times New Roman" w:cs="Times New Roman"/>
            <w:sz w:val="24"/>
            <w:szCs w:val="24"/>
          </w:rPr>
          <w:t>y</w:t>
        </w:r>
      </w:ins>
      <w:ins w:id="8" w:author="immccull@gmail.com" w:date="2018-05-15T10:29:00Z">
        <w:del w:id="9" w:author="Hilary Dugan" w:date="2018-05-15T14:45:00Z">
          <w:r w:rsidR="00C86EDD" w:rsidDel="00796F45">
            <w:rPr>
              <w:rFonts w:ascii="Times New Roman" w:eastAsia="Times New Roman" w:hAnsi="Times New Roman" w:cs="Times New Roman"/>
              <w:sz w:val="24"/>
              <w:szCs w:val="24"/>
            </w:rPr>
            <w:delText>ous inputs</w:delText>
          </w:r>
        </w:del>
      </w:ins>
      <w:del w:id="10" w:author="Hilary Dugan" w:date="2018-05-15T14:45:00Z">
        <w:r w:rsidR="006149A4" w:rsidRPr="00B65ED4" w:rsidDel="00796F45">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and respiration </w:t>
      </w:r>
      <w:r w:rsidR="00796F45">
        <w:rPr>
          <w:rFonts w:ascii="Times New Roman" w:eastAsia="Times New Roman" w:hAnsi="Times New Roman" w:cs="Times New Roman"/>
          <w:sz w:val="24"/>
          <w:szCs w:val="24"/>
        </w:rPr>
        <w:t>to</w:t>
      </w:r>
      <w:r w:rsidR="006149A4" w:rsidRPr="00B65ED4">
        <w:rPr>
          <w:rFonts w:ascii="Times New Roman" w:eastAsia="Times New Roman" w:hAnsi="Times New Roman" w:cs="Times New Roman"/>
          <w:sz w:val="24"/>
          <w:szCs w:val="24"/>
        </w:rPr>
        <w:t xml:space="preserve">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w:t>
      </w:r>
      <w:r w:rsidR="00B243BC">
        <w:rPr>
          <w:rFonts w:ascii="Times New Roman" w:eastAsia="Times New Roman" w:hAnsi="Times New Roman" w:cs="Times New Roman"/>
          <w:sz w:val="24"/>
          <w:szCs w:val="24"/>
        </w:rPr>
        <w:t>groundwater in</w:t>
      </w:r>
      <w:r w:rsidR="00A117C7">
        <w:rPr>
          <w:rFonts w:ascii="Times New Roman" w:eastAsia="Times New Roman" w:hAnsi="Times New Roman" w:cs="Times New Roman"/>
          <w:sz w:val="24"/>
          <w:szCs w:val="24"/>
        </w:rPr>
        <w:t>put</w:t>
      </w:r>
      <w:r w:rsidR="00B243BC">
        <w:rPr>
          <w:rFonts w:ascii="Times New Roman" w:eastAsia="Times New Roman" w:hAnsi="Times New Roman" w:cs="Times New Roman"/>
          <w:sz w:val="24"/>
          <w:szCs w:val="24"/>
        </w:rPr>
        <w:t xml:space="preserve"> volu</w:t>
      </w:r>
      <w:r w:rsidR="00A117C7">
        <w:rPr>
          <w:rFonts w:ascii="Times New Roman" w:eastAsia="Times New Roman" w:hAnsi="Times New Roman" w:cs="Times New Roman"/>
          <w:sz w:val="24"/>
          <w:szCs w:val="24"/>
        </w:rPr>
        <w:t xml:space="preserve">me and DOC, </w:t>
      </w:r>
      <w:r w:rsidR="00370B48" w:rsidRPr="00B65ED4">
        <w:rPr>
          <w:rFonts w:ascii="Times New Roman" w:eastAsia="Times New Roman" w:hAnsi="Times New Roman" w:cs="Times New Roman"/>
          <w:sz w:val="24"/>
          <w:szCs w:val="24"/>
        </w:rPr>
        <w:t xml:space="preserve">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1" w:name="_rwp1srpn25su" w:colFirst="0" w:colLast="0"/>
      <w:bookmarkEnd w:id="1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2" w:name="_kfraquamimep" w:colFirst="0" w:colLast="0"/>
      <w:bookmarkStart w:id="13" w:name="_a19hf2z0hrxx" w:colFirst="0" w:colLast="0"/>
      <w:bookmarkEnd w:id="12"/>
      <w:bookmarkEnd w:id="13"/>
      <w:r w:rsidRPr="00B65ED4">
        <w:rPr>
          <w:rFonts w:ascii="Times New Roman" w:eastAsia="Times New Roman" w:hAnsi="Times New Roman" w:cs="Times New Roman"/>
          <w:b/>
          <w:sz w:val="24"/>
          <w:szCs w:val="24"/>
        </w:rPr>
        <w:lastRenderedPageBreak/>
        <w:t xml:space="preserve">INTRODUCTION </w:t>
      </w:r>
    </w:p>
    <w:p w14:paraId="14179AE7" w14:textId="5314A057" w:rsidR="000D00DD" w:rsidRDefault="0035552A" w:rsidP="000D00DD">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 xml:space="preserve">Owing to </w:t>
      </w:r>
      <w:r w:rsidR="00904B7D">
        <w:rPr>
          <w:rFonts w:ascii="Times New Roman" w:eastAsia="Times New Roman" w:hAnsi="Times New Roman" w:cs="Times New Roman"/>
          <w:sz w:val="24"/>
          <w:szCs w:val="24"/>
        </w:rPr>
        <w:t>few</w:t>
      </w:r>
      <w:r w:rsidR="00665918" w:rsidRPr="00B65ED4">
        <w:rPr>
          <w:rFonts w:ascii="Times New Roman" w:eastAsia="Times New Roman" w:hAnsi="Times New Roman" w:cs="Times New Roman"/>
          <w:sz w:val="24"/>
          <w:szCs w:val="24"/>
        </w:rPr>
        <w:t xml:space="preserve"> ecosystem-scale studies</w:t>
      </w:r>
      <w:r w:rsidR="00522DCD" w:rsidRPr="00B65ED4">
        <w:rPr>
          <w:rFonts w:ascii="Times New Roman" w:eastAsia="Times New Roman" w:hAnsi="Times New Roman" w:cs="Times New Roman"/>
          <w:sz w:val="24"/>
          <w:szCs w:val="24"/>
        </w:rPr>
        <w:t xml:space="preserve"> that fully </w:t>
      </w:r>
      <w:r w:rsidR="00904B7D">
        <w:rPr>
          <w:rFonts w:ascii="Times New Roman" w:eastAsia="Times New Roman" w:hAnsi="Times New Roman" w:cs="Times New Roman"/>
          <w:sz w:val="24"/>
          <w:szCs w:val="24"/>
        </w:rPr>
        <w:t>close</w:t>
      </w:r>
      <w:r w:rsidR="00522DCD" w:rsidRPr="00B65ED4">
        <w:rPr>
          <w:rFonts w:ascii="Times New Roman" w:eastAsia="Times New Roman" w:hAnsi="Times New Roman" w:cs="Times New Roman"/>
          <w:sz w:val="24"/>
          <w:szCs w:val="24"/>
        </w:rPr>
        <w:t xml:space="preserve"> OC budgets (</w:t>
      </w:r>
      <w:commentRangeStart w:id="14"/>
      <w:r w:rsidR="00522DCD" w:rsidRPr="00B65ED4">
        <w:rPr>
          <w:rFonts w:ascii="Times New Roman" w:eastAsia="Times New Roman" w:hAnsi="Times New Roman" w:cs="Times New Roman"/>
          <w:sz w:val="24"/>
          <w:szCs w:val="24"/>
        </w:rPr>
        <w:t>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commentRangeEnd w:id="14"/>
      <w:r w:rsidR="00904B7D">
        <w:rPr>
          <w:rStyle w:val="CommentReference"/>
        </w:rPr>
        <w:commentReference w:id="14"/>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xml:space="preserve">, </w:t>
      </w:r>
      <w:r w:rsidR="00904B7D">
        <w:rPr>
          <w:rFonts w:ascii="Times New Roman" w:eastAsia="Times New Roman" w:hAnsi="Times New Roman" w:cs="Times New Roman"/>
          <w:sz w:val="24"/>
          <w:szCs w:val="24"/>
        </w:rPr>
        <w:t>whereas anywhere from</w:t>
      </w:r>
      <w:r w:rsidR="0025112D" w:rsidRPr="00B65ED4">
        <w:rPr>
          <w:rFonts w:ascii="Times New Roman" w:eastAsia="Times New Roman" w:hAnsi="Times New Roman" w:cs="Times New Roman"/>
          <w:sz w:val="24"/>
          <w:szCs w:val="24"/>
        </w:rPr>
        <w:t xml:space="preserve">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(Tranvik et al. 2009)</w:t>
      </w:r>
      <w:r w:rsidR="00904B7D">
        <w:rPr>
          <w:rFonts w:ascii="Times New Roman" w:eastAsia="Times New Roman" w:hAnsi="Times New Roman" w:cs="Times New Roman"/>
          <w:sz w:val="24"/>
          <w:szCs w:val="24"/>
        </w:rPr>
        <w:t xml:space="preserve"> to</w:t>
      </w:r>
      <w:r w:rsidR="00904B7D" w:rsidRPr="00904B7D">
        <w:rPr>
          <w:rFonts w:ascii="Times New Roman" w:eastAsia="Times New Roman" w:hAnsi="Times New Roman" w:cs="Times New Roman"/>
          <w:sz w:val="24"/>
          <w:szCs w:val="24"/>
        </w:rPr>
        <w:t xml:space="preserve"> 0.06–0.25</w:t>
      </w:r>
      <w:r w:rsidR="00904B7D">
        <w:rPr>
          <w:rFonts w:ascii="Times New Roman" w:eastAsia="Times New Roman" w:hAnsi="Times New Roman" w:cs="Times New Roman"/>
          <w:sz w:val="24"/>
          <w:szCs w:val="24"/>
        </w:rPr>
        <w:t xml:space="preserve"> Pg C yr-1 </w:t>
      </w:r>
      <w:r w:rsidR="00904B7D" w:rsidRPr="00B65ED4">
        <w:rPr>
          <w:rFonts w:ascii="Times New Roman" w:eastAsia="Times New Roman" w:hAnsi="Times New Roman" w:cs="Times New Roman"/>
          <w:sz w:val="24"/>
          <w:szCs w:val="24"/>
        </w:rPr>
        <w:t>are stored in sediments</w:t>
      </w:r>
      <w:r w:rsidR="00904B7D">
        <w:rPr>
          <w:rFonts w:ascii="Times New Roman" w:eastAsia="Times New Roman" w:hAnsi="Times New Roman" w:cs="Times New Roman"/>
          <w:sz w:val="24"/>
          <w:szCs w:val="24"/>
        </w:rPr>
        <w:t xml:space="preserve"> (Mendonca</w:t>
      </w:r>
      <w:r w:rsidR="003F458E">
        <w:rPr>
          <w:rFonts w:ascii="Times New Roman" w:eastAsia="Times New Roman" w:hAnsi="Times New Roman" w:cs="Times New Roman"/>
          <w:sz w:val="24"/>
          <w:szCs w:val="24"/>
        </w:rPr>
        <w:t xml:space="preserve"> et al. 2017</w:t>
      </w:r>
      <w:r w:rsidR="00904B7D">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 xml:space="preserve">odels that </w:t>
      </w:r>
      <w:r w:rsidR="00904B7D">
        <w:rPr>
          <w:rFonts w:ascii="Times New Roman" w:eastAsia="Times New Roman" w:hAnsi="Times New Roman" w:cs="Times New Roman"/>
          <w:sz w:val="24"/>
          <w:szCs w:val="24"/>
        </w:rPr>
        <w:t xml:space="preserve">dynamically </w:t>
      </w:r>
      <w:r w:rsidR="00522DCD" w:rsidRPr="00B65ED4">
        <w:rPr>
          <w:rFonts w:ascii="Times New Roman" w:eastAsia="Times New Roman" w:hAnsi="Times New Roman" w:cs="Times New Roman"/>
          <w:sz w:val="24"/>
          <w:szCs w:val="24"/>
        </w:rPr>
        <w:t>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3446FB">
        <w:rPr>
          <w:rFonts w:ascii="Times New Roman" w:eastAsia="Times New Roman" w:hAnsi="Times New Roman" w:cs="Times New Roman"/>
          <w:sz w:val="24"/>
          <w:szCs w:val="24"/>
        </w:rPr>
        <w:t>are predominantly from</w:t>
      </w:r>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 xml:space="preserve">In a first step in overcoming some of these limitations, </w:t>
      </w:r>
      <w:r w:rsidR="001C1B04" w:rsidRPr="00B65ED4">
        <w:rPr>
          <w:rFonts w:ascii="Times New Roman" w:eastAsia="Times New Roman" w:hAnsi="Times New Roman" w:cs="Times New Roman"/>
          <w:sz w:val="24"/>
          <w:szCs w:val="24"/>
        </w:rPr>
        <w:t>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r w:rsidR="000D00DD">
        <w:rPr>
          <w:rFonts w:ascii="Times New Roman" w:eastAsia="Times New Roman" w:hAnsi="Times New Roman" w:cs="Times New Roman"/>
          <w:sz w:val="24"/>
          <w:szCs w:val="24"/>
        </w:rPr>
        <w:t>Our goal was to build a simple OC model that could be applied in a range of lake ecosystems to capture seasonal and annual variation in OC concentrations.</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5" w:name="_fgbmh3q8shl8" w:colFirst="0" w:colLast="0"/>
      <w:bookmarkEnd w:id="15"/>
      <w:r w:rsidRPr="00B65ED4">
        <w:rPr>
          <w:rFonts w:ascii="Times New Roman" w:eastAsia="Times New Roman" w:hAnsi="Times New Roman" w:cs="Times New Roman"/>
          <w:i/>
          <w:color w:val="000000"/>
          <w:sz w:val="24"/>
          <w:szCs w:val="24"/>
        </w:rPr>
        <w:lastRenderedPageBreak/>
        <w:t>Overview of concepts of key OC fluxes in lake ecosystems</w:t>
      </w:r>
    </w:p>
    <w:p w14:paraId="2D9D54DB" w14:textId="620ADC7B"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water 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A365E6">
        <w:rPr>
          <w:rFonts w:ascii="Times New Roman" w:eastAsia="Times New Roman" w:hAnsi="Times New Roman" w:cs="Times New Roman"/>
          <w:sz w:val="24"/>
          <w:szCs w:val="24"/>
        </w:rPr>
        <w:t xml:space="preserve">phytoplanktonic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377F24" w:rsidRPr="006F4EC1" w:rsidRDefault="00377F24"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77F24" w:rsidRDefault="00377F24"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77F24" w:rsidRDefault="00377F24"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77F24" w:rsidRDefault="00377F24"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377F24" w:rsidRPr="006F4EC1" w:rsidRDefault="00377F24"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77F24" w:rsidRDefault="00377F24"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77F24" w:rsidRDefault="00377F24"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77F24" w:rsidRDefault="00377F24"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273F1A25"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w:t>
      </w:r>
      <w:r w:rsidR="000854D8">
        <w:rPr>
          <w:rFonts w:ascii="Times New Roman" w:eastAsia="Times New Roman" w:hAnsi="Times New Roman" w:cs="Times New Roman"/>
          <w:sz w:val="24"/>
          <w:szCs w:val="24"/>
        </w:rPr>
        <w:t>mean</w:t>
      </w:r>
      <w:r w:rsidRPr="00B65ED4">
        <w:rPr>
          <w:rFonts w:ascii="Times New Roman" w:eastAsia="Times New Roman" w:hAnsi="Times New Roman" w:cs="Times New Roman"/>
          <w:sz w:val="24"/>
          <w:szCs w:val="24"/>
        </w:rPr>
        <w:t xml:space="preserve">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(Kortelainen et al. 2006, Tranvik et al. 2009, Raymond et al. 2013) and methane (Bastviken et al. 2011) </w:t>
      </w:r>
      <w:r w:rsidR="000854D8">
        <w:rPr>
          <w:rFonts w:ascii="Times New Roman" w:eastAsia="Times New Roman" w:hAnsi="Times New Roman" w:cs="Times New Roman"/>
          <w:sz w:val="24"/>
          <w:szCs w:val="24"/>
        </w:rPr>
        <w:t xml:space="preserve">concentrations at higher than atmospheric levels </w:t>
      </w:r>
      <w:r w:rsidRPr="00B65ED4">
        <w:rPr>
          <w:rFonts w:ascii="Times New Roman" w:eastAsia="Times New Roman" w:hAnsi="Times New Roman" w:cs="Times New Roman"/>
          <w:sz w:val="24"/>
          <w:szCs w:val="24"/>
        </w:rPr>
        <w:t>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in terms of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 xml:space="preserve">Santoso </w:t>
      </w:r>
      <w:r w:rsidR="002565E5" w:rsidRPr="00B65ED4">
        <w:rPr>
          <w:rFonts w:ascii="Times New Roman" w:eastAsia="Times New Roman" w:hAnsi="Times New Roman" w:cs="Times New Roman"/>
          <w:sz w:val="24"/>
          <w:szCs w:val="24"/>
        </w:rPr>
        <w:lastRenderedPageBreak/>
        <w:t>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7334DBC9"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r w:rsidR="003446FB">
        <w:rPr>
          <w:rFonts w:ascii="Times New Roman" w:eastAsia="Times New Roman" w:hAnsi="Times New Roman" w:cs="Times New Roman"/>
          <w:sz w:val="24"/>
          <w:szCs w:val="24"/>
        </w:rPr>
        <w:t xml:space="preserve"> of the dominant processes that influence </w:t>
      </w:r>
      <w:r w:rsidR="00E029A2">
        <w:rPr>
          <w:rFonts w:ascii="Times New Roman" w:eastAsia="Times New Roman" w:hAnsi="Times New Roman" w:cs="Times New Roman"/>
          <w:sz w:val="24"/>
          <w:szCs w:val="24"/>
        </w:rPr>
        <w:t xml:space="preserve">long-term </w:t>
      </w:r>
      <w:r w:rsidR="003446FB">
        <w:rPr>
          <w:rFonts w:ascii="Times New Roman" w:eastAsia="Times New Roman" w:hAnsi="Times New Roman" w:cs="Times New Roman"/>
          <w:sz w:val="24"/>
          <w:szCs w:val="24"/>
        </w:rPr>
        <w:t>lake OC budgets:</w:t>
      </w:r>
      <w:r w:rsidRPr="00B65ED4">
        <w:rPr>
          <w:rFonts w:ascii="Times New Roman" w:eastAsia="Times New Roman" w:hAnsi="Times New Roman" w:cs="Times New Roman"/>
          <w:sz w:val="24"/>
          <w:szCs w:val="24"/>
        </w:rPr>
        <w:t xml:space="preserve"> 1)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2) autochthon</w:t>
      </w:r>
      <w:r w:rsidR="002B3835">
        <w:rPr>
          <w:rFonts w:ascii="Times New Roman" w:eastAsia="Times New Roman" w:hAnsi="Times New Roman" w:cs="Times New Roman"/>
          <w:sz w:val="24"/>
          <w:szCs w:val="24"/>
        </w:rPr>
        <w:t>ous inputs</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4C52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6" w:name="_cia0tf49w3t8" w:colFirst="0" w:colLast="0"/>
      <w:bookmarkEnd w:id="16"/>
      <w:r w:rsidRPr="00B65ED4">
        <w:rPr>
          <w:rFonts w:ascii="Times New Roman" w:eastAsia="Times New Roman" w:hAnsi="Times New Roman" w:cs="Times New Roman"/>
          <w:i/>
          <w:color w:val="000000"/>
          <w:sz w:val="24"/>
          <w:szCs w:val="24"/>
        </w:rPr>
        <w:t>Allochthon</w:t>
      </w:r>
      <w:r w:rsidR="002B3835">
        <w:rPr>
          <w:rFonts w:ascii="Times New Roman" w:eastAsia="Times New Roman" w:hAnsi="Times New Roman" w:cs="Times New Roman"/>
          <w:i/>
          <w:color w:val="000000"/>
          <w:sz w:val="24"/>
          <w:szCs w:val="24"/>
        </w:rPr>
        <w:t>ous inputs</w:t>
      </w:r>
    </w:p>
    <w:p w14:paraId="6FA154C7" w14:textId="632AA91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w:t>
      </w:r>
      <w:r w:rsidRPr="00B65ED4">
        <w:rPr>
          <w:rFonts w:ascii="Times New Roman" w:eastAsia="Times New Roman" w:hAnsi="Times New Roman" w:cs="Times New Roman"/>
          <w:sz w:val="24"/>
          <w:szCs w:val="24"/>
        </w:rPr>
        <w:lastRenderedPageBreak/>
        <w:t xml:space="preserve">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4067474A"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7" w:name="_z80hadduisff" w:colFirst="0" w:colLast="0"/>
      <w:bookmarkEnd w:id="17"/>
      <w:r w:rsidRPr="00B65ED4">
        <w:rPr>
          <w:rFonts w:ascii="Times New Roman" w:eastAsia="Times New Roman" w:hAnsi="Times New Roman" w:cs="Times New Roman"/>
          <w:i/>
          <w:sz w:val="24"/>
          <w:szCs w:val="24"/>
        </w:rPr>
        <w:t>Autochthon</w:t>
      </w:r>
      <w:r w:rsidR="002B3835">
        <w:rPr>
          <w:rFonts w:ascii="Times New Roman" w:eastAsia="Times New Roman" w:hAnsi="Times New Roman" w:cs="Times New Roman"/>
          <w:i/>
          <w:sz w:val="24"/>
          <w:szCs w:val="24"/>
        </w:rPr>
        <w:t>ous inputs</w:t>
      </w:r>
    </w:p>
    <w:p w14:paraId="424C8F17" w14:textId="2589F262"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32B1D835"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A365E6">
        <w:rPr>
          <w:rFonts w:ascii="Times New Roman" w:eastAsia="Times New Roman" w:hAnsi="Times New Roman" w:cs="Times New Roman"/>
          <w:sz w:val="24"/>
          <w:szCs w:val="24"/>
        </w:rPr>
        <w:t>, Mendonca et al. 2017</w:t>
      </w:r>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xml:space="preserve">. Methods for estimating sediment accumulation rates are </w:t>
      </w:r>
      <w:r w:rsidR="00B80037" w:rsidRPr="00B65ED4">
        <w:rPr>
          <w:rFonts w:ascii="Times New Roman" w:eastAsia="Times New Roman" w:hAnsi="Times New Roman" w:cs="Times New Roman"/>
          <w:sz w:val="24"/>
          <w:szCs w:val="24"/>
        </w:rPr>
        <w:lastRenderedPageBreak/>
        <w:t>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(Canham et al. 2004, Hanson et al. 2004)</w:t>
      </w:r>
      <w:r w:rsidR="003F458E">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C86EDD">
        <w:rPr>
          <w:rFonts w:ascii="Times New Roman" w:eastAsia="Times New Roman" w:hAnsi="Times New Roman" w:cs="Times New Roman"/>
          <w:sz w:val="24"/>
          <w:szCs w:val="24"/>
        </w:rPr>
        <w:t xml:space="preserve">exported directly, </w:t>
      </w:r>
      <w:r w:rsidR="003543FC" w:rsidRPr="00B65ED4">
        <w:rPr>
          <w:rFonts w:ascii="Times New Roman" w:eastAsia="Times New Roman" w:hAnsi="Times New Roman" w:cs="Times New Roman"/>
          <w:sz w:val="24"/>
          <w:szCs w:val="24"/>
        </w:rPr>
        <w:t>mineralized</w:t>
      </w:r>
      <w:r w:rsidR="00C86EDD">
        <w:rPr>
          <w:rFonts w:ascii="Times New Roman" w:eastAsia="Times New Roman" w:hAnsi="Times New Roman" w:cs="Times New Roman"/>
          <w:sz w:val="24"/>
          <w:szCs w:val="24"/>
        </w:rPr>
        <w:t>,</w:t>
      </w:r>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 w:name="_hwd1sfdwl8es" w:colFirst="0" w:colLast="0"/>
      <w:bookmarkEnd w:id="18"/>
      <w:r w:rsidRPr="00B65ED4">
        <w:rPr>
          <w:rFonts w:ascii="Times New Roman" w:eastAsia="Times New Roman" w:hAnsi="Times New Roman" w:cs="Times New Roman"/>
          <w:i/>
          <w:sz w:val="24"/>
          <w:szCs w:val="24"/>
        </w:rPr>
        <w:t>Objective and research question</w:t>
      </w:r>
    </w:p>
    <w:p w14:paraId="1914F80F" w14:textId="226500B2"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 xml:space="preserve">magnitudes of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w:t>
      </w:r>
      <w:r w:rsidR="00A07492">
        <w:rPr>
          <w:rFonts w:ascii="Times New Roman" w:eastAsia="Times New Roman" w:hAnsi="Times New Roman" w:cs="Times New Roman"/>
          <w:sz w:val="24"/>
          <w:szCs w:val="24"/>
        </w:rPr>
        <w:t xml:space="preserve"> and</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to reveal</w:t>
      </w:r>
      <w:r w:rsidR="008F606D" w:rsidRPr="00B65ED4">
        <w:rPr>
          <w:rFonts w:ascii="Times New Roman" w:eastAsia="Times New Roman" w:hAnsi="Times New Roman" w:cs="Times New Roman"/>
          <w:sz w:val="24"/>
          <w:szCs w:val="24"/>
        </w:rPr>
        <w:t xml:space="preserve"> </w:t>
      </w:r>
      <w:r w:rsidR="00A07492">
        <w:rPr>
          <w:rFonts w:ascii="Times New Roman" w:eastAsia="Times New Roman" w:hAnsi="Times New Roman" w:cs="Times New Roman"/>
          <w:sz w:val="24"/>
          <w:szCs w:val="24"/>
        </w:rPr>
        <w:t xml:space="preserve">the dynamics of dominant divers </w:t>
      </w:r>
      <w:r w:rsidR="008F606D" w:rsidRPr="00B65ED4">
        <w:rPr>
          <w:rFonts w:ascii="Times New Roman" w:eastAsia="Times New Roman" w:hAnsi="Times New Roman" w:cs="Times New Roman"/>
          <w:sz w:val="24"/>
          <w:szCs w:val="24"/>
        </w:rPr>
        <w:t xml:space="preserve">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w:t>
      </w:r>
      <w:ins w:id="19" w:author="Hilary Dugan" w:date="2018-05-15T15:15:00Z">
        <w:r w:rsidR="00A07492">
          <w:rPr>
            <w:rFonts w:ascii="Times New Roman" w:eastAsia="Times New Roman" w:hAnsi="Times New Roman" w:cs="Times New Roman"/>
            <w:sz w:val="24"/>
            <w:szCs w:val="24"/>
          </w:rPr>
          <w:t xml:space="preserve">allochthony vs. autochtony, and burial vs. respiration. </w:t>
        </w:r>
      </w:ins>
      <w:r w:rsidR="00D313EC" w:rsidRPr="00B65ED4">
        <w:rPr>
          <w:rFonts w:ascii="Times New Roman" w:eastAsia="Times New Roman" w:hAnsi="Times New Roman" w:cs="Times New Roman"/>
          <w:sz w:val="24"/>
          <w:szCs w:val="24"/>
        </w:rPr>
        <w:t>We applied the model to five lakes that encompass 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bookmarkStart w:id="20" w:name="_d5wy3t4llow9" w:colFirst="0" w:colLast="0"/>
      <w:bookmarkEnd w:id="20"/>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1" w:name="_hvnmkjqwqiaq" w:colFirst="0" w:colLast="0"/>
      <w:bookmarkEnd w:id="21"/>
      <w:r w:rsidRPr="00B65ED4">
        <w:rPr>
          <w:rFonts w:ascii="Times New Roman" w:eastAsia="Times New Roman" w:hAnsi="Times New Roman" w:cs="Times New Roman"/>
          <w:i/>
          <w:sz w:val="24"/>
          <w:szCs w:val="24"/>
        </w:rPr>
        <w:t>Study lakes and data sources</w:t>
      </w:r>
    </w:p>
    <w:p w14:paraId="7B5E2ECF" w14:textId="751FB7C7"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22" w:name="_zhqmebn7y8o8" w:colFirst="0" w:colLast="0"/>
      <w:bookmarkEnd w:id="22"/>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w:t>
      </w:r>
      <w:ins w:id="23" w:author="Hilary Dugan" w:date="2018-05-15T15:17:00Z">
        <w:r w:rsidR="00372E87">
          <w:rPr>
            <w:rFonts w:ascii="Times New Roman" w:eastAsia="Times New Roman" w:hAnsi="Times New Roman" w:cs="Times New Roman"/>
            <w:sz w:val="24"/>
            <w:szCs w:val="24"/>
          </w:rPr>
          <w:t>,</w:t>
        </w:r>
      </w:ins>
      <w:r w:rsidR="002F1D1D" w:rsidRPr="00B65ED4">
        <w:rPr>
          <w:rFonts w:ascii="Times New Roman" w:eastAsia="Times New Roman" w:hAnsi="Times New Roman" w:cs="Times New Roman"/>
          <w:sz w:val="24"/>
          <w:szCs w:val="24"/>
        </w:rPr>
        <w:t xml:space="preserve">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ABCAE6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716E79">
        <w:rPr>
          <w:rFonts w:ascii="Times New Roman" w:eastAsia="Times New Roman" w:hAnsi="Times New Roman" w:cs="Times New Roman"/>
          <w:sz w:val="24"/>
          <w:szCs w:val="24"/>
        </w:rPr>
        <w:t>We used static parameters for processes generally described in the literature and when lake-specific information was unavailable</w:t>
      </w:r>
      <w:r w:rsidR="00372E87">
        <w:rPr>
          <w:rFonts w:ascii="Times New Roman" w:eastAsia="Times New Roman" w:hAnsi="Times New Roman" w:cs="Times New Roman"/>
          <w:sz w:val="24"/>
          <w:szCs w:val="24"/>
        </w:rPr>
        <w:t>, and to prevent overfitting of the model</w:t>
      </w:r>
      <w:r w:rsidR="00716E79">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Allochthonous DOC and </w:t>
      </w:r>
      <w:r w:rsidR="004718C6" w:rsidRPr="00B65ED4">
        <w:rPr>
          <w:rFonts w:ascii="Times New Roman" w:eastAsia="Times New Roman" w:hAnsi="Times New Roman" w:cs="Times New Roman"/>
          <w:sz w:val="24"/>
          <w:szCs w:val="24"/>
        </w:rPr>
        <w:lastRenderedPageBreak/>
        <w:t>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1229153A" w:rsidR="006F641F" w:rsidRDefault="00C836C0" w:rsidP="002C1FB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five lakes are drainage lakes with outlet streams, lake levels are relatively stable. From 1995 to 2017, Trout Lake varied &lt; 0.5 m, and Lake Monona varied &lt; 1 m (Lottig, pers. Comm.). Lake </w:t>
      </w:r>
      <w:r w:rsidR="001901E2">
        <w:rPr>
          <w:rFonts w:ascii="Times New Roman" w:eastAsia="Times New Roman" w:hAnsi="Times New Roman" w:cs="Times New Roman"/>
          <w:sz w:val="24"/>
          <w:szCs w:val="24"/>
        </w:rPr>
        <w:t>Vänern</w:t>
      </w:r>
      <w:r>
        <w:rPr>
          <w:rFonts w:ascii="Times New Roman" w:eastAsia="Times New Roman" w:hAnsi="Times New Roman" w:cs="Times New Roman"/>
          <w:sz w:val="24"/>
          <w:szCs w:val="24"/>
        </w:rPr>
        <w:t xml:space="preserve">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r w:rsidR="00A93F56">
        <w:rPr>
          <w:rFonts w:ascii="Times New Roman" w:eastAsia="Times New Roman" w:hAnsi="Times New Roman" w:cs="Times New Roman"/>
          <w:sz w:val="24"/>
          <w:szCs w:val="24"/>
        </w:rPr>
        <w:t>Tongal and Berndtsson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r w:rsidR="006F641F">
        <w:rPr>
          <w:rFonts w:ascii="Times New Roman" w:eastAsia="Times New Roman" w:hAnsi="Times New Roman" w:cs="Times New Roman"/>
          <w:i/>
          <w:sz w:val="24"/>
          <w:szCs w:val="24"/>
        </w:rPr>
        <w:t>loadflex</w:t>
      </w:r>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 xml:space="preserve">n model for each lake, which was then incorporated in a composite method, which uses model residuals from the regression model to adjust predictions based on observed data (Aulenbach 2013, Kelly et al 2018). </w:t>
      </w:r>
      <w:r w:rsidR="00DA2920">
        <w:rPr>
          <w:rFonts w:ascii="Times New Roman" w:eastAsia="Times New Roman" w:hAnsi="Times New Roman" w:cs="Times New Roman"/>
          <w:sz w:val="24"/>
          <w:szCs w:val="24"/>
        </w:rPr>
        <w:t xml:space="preserve">After testing the nine available regression models, model 9 was used for all lakes, except Trout Lake where model 4 returned the best fit (see Kelly et al 2018 for full regression model equations). </w:t>
      </w:r>
      <w:r w:rsidR="002C1FB8" w:rsidRPr="00B65ED4">
        <w:rPr>
          <w:rFonts w:ascii="Times New Roman" w:eastAsia="Times New Roman" w:hAnsi="Times New Roman" w:cs="Times New Roman"/>
          <w:sz w:val="24"/>
          <w:szCs w:val="24"/>
        </w:rPr>
        <w:t>When inflow DOC concentrations were not available for all tributaries,</w:t>
      </w:r>
      <w:r w:rsidR="00BF1559">
        <w:rPr>
          <w:rFonts w:ascii="Times New Roman" w:eastAsia="Times New Roman" w:hAnsi="Times New Roman" w:cs="Times New Roman"/>
          <w:sz w:val="24"/>
          <w:szCs w:val="24"/>
        </w:rPr>
        <w:t xml:space="preserve"> </w:t>
      </w:r>
      <w:r w:rsidR="002C1FB8" w:rsidRPr="00B65ED4">
        <w:rPr>
          <w:rFonts w:ascii="Times New Roman" w:eastAsia="Times New Roman" w:hAnsi="Times New Roman" w:cs="Times New Roman"/>
          <w:sz w:val="24"/>
          <w:szCs w:val="24"/>
        </w:rPr>
        <w:t xml:space="preserve">DOC </w:t>
      </w:r>
      <w:r w:rsidR="00BF1559">
        <w:rPr>
          <w:rFonts w:ascii="Times New Roman" w:eastAsia="Times New Roman" w:hAnsi="Times New Roman" w:cs="Times New Roman"/>
          <w:sz w:val="24"/>
          <w:szCs w:val="24"/>
        </w:rPr>
        <w:t>was scaled to equal</w:t>
      </w:r>
      <w:r w:rsidR="002C1FB8" w:rsidRPr="00B65ED4">
        <w:rPr>
          <w:rFonts w:ascii="Times New Roman" w:eastAsia="Times New Roman" w:hAnsi="Times New Roman" w:cs="Times New Roman"/>
          <w:sz w:val="24"/>
          <w:szCs w:val="24"/>
        </w:rPr>
        <w:t xml:space="preserve"> total inflow volume</w:t>
      </w:r>
      <w:r w:rsidR="00BF1559">
        <w:rPr>
          <w:rFonts w:ascii="Times New Roman" w:eastAsia="Times New Roman" w:hAnsi="Times New Roman" w:cs="Times New Roman"/>
          <w:sz w:val="24"/>
          <w:szCs w:val="24"/>
        </w:rPr>
        <w:t>.</w:t>
      </w:r>
    </w:p>
    <w:p w14:paraId="42426EA9" w14:textId="04B5EFA2"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BF1559">
        <w:rPr>
          <w:rFonts w:ascii="Times New Roman" w:eastAsia="Times New Roman" w:hAnsi="Times New Roman" w:cs="Times New Roman"/>
          <w:sz w:val="24"/>
          <w:szCs w:val="24"/>
        </w:rPr>
        <w:t xml:space="preserve">available </w:t>
      </w:r>
      <w:r w:rsidR="00B80037" w:rsidRPr="00B65ED4">
        <w:rPr>
          <w:rFonts w:ascii="Times New Roman" w:eastAsia="Times New Roman" w:hAnsi="Times New Roman" w:cs="Times New Roman"/>
          <w:sz w:val="24"/>
          <w:szCs w:val="24"/>
        </w:rPr>
        <w:t xml:space="preserve">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r w:rsidR="003F458E">
        <w:rPr>
          <w:rFonts w:ascii="Times New Roman" w:eastAsia="Times New Roman" w:hAnsi="Times New Roman" w:cs="Times New Roman"/>
          <w:sz w:val="24"/>
          <w:szCs w:val="24"/>
        </w:rPr>
        <w:t xml:space="preserve"> Model code and data are available here: </w:t>
      </w:r>
      <w:hyperlink r:id="rId11" w:history="1">
        <w:r w:rsidR="003F458E" w:rsidRPr="00B65ED4">
          <w:rPr>
            <w:rStyle w:val="Hyperlink"/>
            <w:rFonts w:ascii="Times New Roman" w:eastAsia="Times New Roman" w:hAnsi="Times New Roman" w:cs="Times New Roman"/>
            <w:sz w:val="24"/>
            <w:szCs w:val="24"/>
          </w:rPr>
          <w:t>https://github.com/GLEON/SOS</w:t>
        </w:r>
      </w:hyperlink>
      <w:r w:rsidR="003F458E">
        <w:rPr>
          <w:rStyle w:val="Hyperlink"/>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4" w:name="_e3qajp1968u" w:colFirst="0" w:colLast="0"/>
      <w:bookmarkEnd w:id="24"/>
      <w:r w:rsidRPr="00B65ED4">
        <w:rPr>
          <w:rFonts w:ascii="Times New Roman" w:eastAsia="Times New Roman" w:hAnsi="Times New Roman" w:cs="Times New Roman"/>
          <w:i/>
          <w:sz w:val="24"/>
          <w:szCs w:val="24"/>
        </w:rPr>
        <w:lastRenderedPageBreak/>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F801C4">
        <w:rPr>
          <w:rFonts w:ascii="Times New Roman" w:eastAsia="Times New Roman" w:hAnsi="Times New Roman" w:cs="Times New Roman"/>
          <w:sz w:val="24"/>
          <w:szCs w:val="24"/>
        </w:rPr>
        <w:t>; 1 - BPOC</w:t>
      </w:r>
      <w:r w:rsidR="00F801C4" w:rsidRPr="00F801C4">
        <w:rPr>
          <w:rFonts w:ascii="Times New Roman" w:eastAsia="Times New Roman" w:hAnsi="Times New Roman" w:cs="Times New Roman"/>
          <w:sz w:val="24"/>
          <w:szCs w:val="24"/>
          <w:vertAlign w:val="subscript"/>
        </w:rPr>
        <w:t>Allo</w:t>
      </w:r>
      <w:r w:rsidR="00F801C4" w:rsidRPr="003F458E">
        <w:rPr>
          <w:rFonts w:ascii="Times New Roman" w:eastAsia="Times New Roman" w:hAnsi="Times New Roman" w:cs="Times New Roman"/>
          <w:sz w:val="24"/>
          <w:szCs w:val="24"/>
          <w:vertAlign w:val="subscript"/>
        </w:rPr>
        <w:t>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was the 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 xml:space="preserve">a burial coefficient </w:t>
      </w:r>
      <w:r w:rsidR="00CC0D56" w:rsidRPr="00B65ED4">
        <w:rPr>
          <w:rFonts w:ascii="Times New Roman" w:eastAsia="Times New Roman" w:hAnsi="Times New Roman" w:cs="Times New Roman"/>
          <w:sz w:val="24"/>
          <w:szCs w:val="24"/>
        </w:rPr>
        <w:lastRenderedPageBreak/>
        <w:t>(</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7B495877" w:rsidR="0032009C" w:rsidRDefault="00B65474"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Pr="00B65ED4">
        <w:rPr>
          <w:rFonts w:ascii="Times New Roman" w:eastAsia="Times New Roman" w:hAnsi="Times New Roman" w:cs="Times New Roman"/>
          <w:sz w:val="24"/>
          <w:szCs w:val="24"/>
        </w:rPr>
        <w:t xml:space="preserve"> Time series of lake-specific groundwater inflow volume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and DOC concentration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w:t>
      </w:r>
      <w:r w:rsidR="00AF7748">
        <w:rPr>
          <w:rFonts w:ascii="Times New Roman" w:eastAsia="Times New Roman" w:hAnsi="Times New Roman" w:cs="Times New Roman"/>
          <w:sz w:val="24"/>
          <w:szCs w:val="24"/>
        </w:rPr>
        <w:t>were 0% for all lakes except Trout Lake, which we estimated at</w:t>
      </w:r>
      <w:r w:rsidR="002F709E" w:rsidRPr="00B65ED4">
        <w:rPr>
          <w:rFonts w:ascii="Times New Roman" w:eastAsia="Times New Roman" w:hAnsi="Times New Roman" w:cs="Times New Roman"/>
          <w:sz w:val="24"/>
          <w:szCs w:val="24"/>
        </w:rPr>
        <w:t xml:space="preserve"> 19%</w:t>
      </w:r>
      <w:r w:rsidR="00AF7748">
        <w:rPr>
          <w:rFonts w:ascii="Times New Roman" w:eastAsia="Times New Roman" w:hAnsi="Times New Roman" w:cs="Times New Roman"/>
          <w:sz w:val="24"/>
          <w:szCs w:val="24"/>
        </w:rPr>
        <w:t xml:space="preserve"> (Hanson et al. 2014)</w:t>
      </w:r>
      <w:r w:rsidR="002F709E"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Groundwater DOC concentration was assumed to be 10 g m</w:t>
      </w: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(Table 2: DOC</w:t>
      </w:r>
      <w:r w:rsidRPr="00B65ED4">
        <w:rPr>
          <w:rFonts w:ascii="Times New Roman" w:eastAsia="Times New Roman" w:hAnsi="Times New Roman" w:cs="Times New Roman"/>
          <w:sz w:val="24"/>
          <w:szCs w:val="24"/>
          <w:vertAlign w:val="subscript"/>
        </w:rPr>
        <w:t>GWConc</w:t>
      </w:r>
      <w:r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25" w:name="_6mc5pfc13zyv" w:colFirst="0" w:colLast="0"/>
      <w:bookmarkEnd w:id="25"/>
      <w:r w:rsidRPr="00B65ED4">
        <w:rPr>
          <w:rFonts w:ascii="Times New Roman" w:eastAsia="Times New Roman" w:hAnsi="Times New Roman" w:cs="Times New Roman"/>
          <w:i/>
          <w:color w:val="000000"/>
          <w:sz w:val="24"/>
          <w:szCs w:val="24"/>
        </w:rPr>
        <w:t xml:space="preserve">Autochthonous DOC and POC </w:t>
      </w:r>
    </w:p>
    <w:p w14:paraId="64FBB58D" w14:textId="16DDC65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r w:rsidR="002B3835">
        <w:rPr>
          <w:rFonts w:ascii="Times New Roman" w:eastAsia="Times New Roman" w:hAnsi="Times New Roman" w:cs="Times New Roman"/>
          <w:sz w:val="24"/>
          <w:szCs w:val="24"/>
        </w:rPr>
        <w:t>ous inputs</w:t>
      </w:r>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r w:rsidR="002B3835">
        <w:rPr>
          <w:rFonts w:ascii="Times New Roman" w:eastAsia="Times New Roman" w:hAnsi="Times New Roman" w:cs="Times New Roman"/>
          <w:sz w:val="24"/>
          <w:szCs w:val="24"/>
        </w:rPr>
        <w:t>ous inputs</w:t>
      </w:r>
      <w:r w:rsidR="008E12EB" w:rsidRPr="00B65ED4">
        <w:rPr>
          <w:rFonts w:ascii="Times New Roman" w:eastAsia="Times New Roman" w:hAnsi="Times New Roman" w:cs="Times New Roman"/>
          <w:sz w:val="24"/>
          <w:szCs w:val="24"/>
        </w:rPr>
        <w:t xml:space="preserve">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r w:rsidR="00C86EDD">
        <w:rPr>
          <w:rFonts w:ascii="Times New Roman" w:eastAsia="Times New Roman" w:hAnsi="Times New Roman" w:cs="Times New Roman"/>
          <w:sz w:val="24"/>
          <w:szCs w:val="24"/>
        </w:rPr>
        <w:t>ous inputs</w:t>
      </w:r>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w:t>
      </w:r>
      <w:r w:rsidR="002A6844">
        <w:rPr>
          <w:rFonts w:ascii="Times New Roman" w:eastAsia="Times New Roman" w:hAnsi="Times New Roman" w:cs="Times New Roman"/>
          <w:sz w:val="24"/>
          <w:szCs w:val="24"/>
        </w:rPr>
        <w:t xml:space="preserve"> (set to half of photic depth; m)</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w:t>
      </w:r>
      <w:r w:rsidR="00070658" w:rsidRPr="00B65ED4">
        <w:rPr>
          <w:rFonts w:ascii="Times New Roman" w:eastAsia="Times New Roman" w:hAnsi="Times New Roman" w:cs="Times New Roman"/>
          <w:sz w:val="24"/>
          <w:szCs w:val="24"/>
        </w:rPr>
        <w:lastRenderedPageBreak/>
        <w:t>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 xml:space="preserve">C.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42CCBD5A"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372E87">
        <w:rPr>
          <w:rFonts w:ascii="Times New Roman" w:eastAsia="Times New Roman" w:hAnsi="Times New Roman" w:cs="Times New Roman"/>
          <w:sz w:val="24"/>
          <w:szCs w:val="24"/>
        </w:rPr>
        <w:t xml:space="preserve"> (with no wind speed data, this is a conservative estimate)</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2A684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HTot</w:t>
      </w:r>
      <w:r w:rsidR="002A684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26" w:name="_ny5h27mmaq7k" w:colFirst="0" w:colLast="0"/>
      <w:bookmarkStart w:id="27" w:name="_l03fr54i2e0u" w:colFirst="0" w:colLast="0"/>
      <w:bookmarkEnd w:id="26"/>
      <w:bookmarkEnd w:id="27"/>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41BB1735"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91752D">
        <w:rPr>
          <w:rFonts w:ascii="Times New Roman" w:eastAsia="Times New Roman" w:hAnsi="Times New Roman" w:cs="Times New Roman"/>
          <w:sz w:val="24"/>
          <w:szCs w:val="24"/>
        </w:rPr>
        <w:t xml:space="preserve">. DO residuals were weighted 0.25 that of DOC, and total number of residuals were </w:t>
      </w:r>
      <w:r w:rsidR="0091752D" w:rsidRPr="00B65ED4">
        <w:rPr>
          <w:rFonts w:ascii="Times New Roman" w:eastAsia="Times New Roman" w:hAnsi="Times New Roman" w:cs="Times New Roman"/>
          <w:sz w:val="24"/>
          <w:szCs w:val="24"/>
        </w:rPr>
        <w:t xml:space="preserve">equally weighted </w:t>
      </w:r>
      <w:r w:rsidR="0091752D">
        <w:rPr>
          <w:rFonts w:ascii="Times New Roman" w:eastAsia="Times New Roman" w:hAnsi="Times New Roman" w:cs="Times New Roman"/>
          <w:sz w:val="24"/>
          <w:szCs w:val="24"/>
        </w:rPr>
        <w:t>between DO and DOC</w:t>
      </w:r>
      <w:r w:rsidR="0091752D" w:rsidRPr="00B65ED4">
        <w:rPr>
          <w:rFonts w:ascii="Times New Roman" w:eastAsia="Times New Roman" w:hAnsi="Times New Roman" w:cs="Times New Roman"/>
          <w:sz w:val="24"/>
          <w:szCs w:val="24"/>
        </w:rPr>
        <w:t>.</w:t>
      </w:r>
      <w:r w:rsidR="005646B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3E2ED09B"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w:t>
      </w:r>
      <w:r w:rsidR="00AB2945" w:rsidRPr="00B65ED4">
        <w:rPr>
          <w:rFonts w:ascii="Times New Roman" w:eastAsia="Times New Roman" w:hAnsi="Times New Roman" w:cs="Times New Roman"/>
          <w:sz w:val="24"/>
          <w:szCs w:val="24"/>
        </w:rPr>
        <w:lastRenderedPageBreak/>
        <w:t xml:space="preserve">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250592D7" w14:textId="77777777" w:rsidR="005646B8" w:rsidRDefault="005646B8"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8" w:name="_ocy0aysirc6j" w:colFirst="0" w:colLast="0"/>
      <w:bookmarkEnd w:id="28"/>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9" w:name="_5q3azwjwpxro" w:colFirst="0" w:colLast="0"/>
      <w:bookmarkEnd w:id="29"/>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78E5D2A3" w:rsidR="0032009C" w:rsidRPr="00B65ED4" w:rsidRDefault="008B1951" w:rsidP="00395FD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our model is not exhaustive in accounting for all OC pathways and relies on empirically-derived equations, m</w:t>
      </w:r>
      <w:r w:rsidR="00B80037" w:rsidRPr="00B65ED4">
        <w:rPr>
          <w:rFonts w:ascii="Times New Roman" w:eastAsia="Times New Roman" w:hAnsi="Times New Roman" w:cs="Times New Roman"/>
          <w:sz w:val="24"/>
          <w:szCs w:val="24"/>
        </w:rPr>
        <w:t xml:space="preserve">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00B80037" w:rsidRPr="00B65ED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RMSE of the model fits for DOC and DO were below 0.6 mg L</w:t>
      </w:r>
      <w:r w:rsidRPr="001E5181">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1.7 mg L</w:t>
      </w:r>
      <w:r w:rsidRPr="0092428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respectively (Table 4). The NSE metric reveals if the modeled results are more accurate (NSE &gt; 0) than the long-term mean. NSE reveals strong model fits for Lake Monona and Vänern for both DOC and DO (Table 4). </w:t>
      </w:r>
      <w:commentRangeStart w:id="30"/>
      <w:r>
        <w:rPr>
          <w:rFonts w:ascii="Times New Roman" w:eastAsia="Times New Roman" w:hAnsi="Times New Roman" w:cs="Times New Roman"/>
          <w:sz w:val="24"/>
          <w:szCs w:val="24"/>
        </w:rPr>
        <w:t xml:space="preserve">Trout Lake and Harp Lake had poor fits for DOC (NSE &lt; 0), and Toolik and Harp Lake had poor fits for DO (NSE &lt; 0). </w:t>
      </w:r>
      <w:commentRangeEnd w:id="30"/>
      <w:r>
        <w:rPr>
          <w:rStyle w:val="CommentReference"/>
        </w:rPr>
        <w:commentReference w:id="30"/>
      </w:r>
      <w:r w:rsidR="00395FD4">
        <w:rPr>
          <w:rFonts w:ascii="Times New Roman" w:eastAsia="Times New Roman" w:hAnsi="Times New Roman" w:cs="Times New Roman"/>
          <w:sz w:val="24"/>
          <w:szCs w:val="24"/>
        </w:rPr>
        <w:t xml:space="preserve"> In these lakes, </w:t>
      </w:r>
      <w:r w:rsidR="00B80037" w:rsidRPr="00B65ED4">
        <w:rPr>
          <w:rFonts w:ascii="Times New Roman" w:eastAsia="Times New Roman" w:hAnsi="Times New Roman" w:cs="Times New Roman"/>
          <w:sz w:val="24"/>
          <w:szCs w:val="24"/>
        </w:rPr>
        <w:t xml:space="preserve">the model captured </w:t>
      </w:r>
      <w:r w:rsidR="005E3BC0" w:rsidRPr="00B65ED4">
        <w:rPr>
          <w:rFonts w:ascii="Times New Roman" w:eastAsia="Times New Roman" w:hAnsi="Times New Roman" w:cs="Times New Roman"/>
          <w:sz w:val="24"/>
          <w:szCs w:val="24"/>
        </w:rPr>
        <w:t xml:space="preserve">annual and seasonal </w:t>
      </w:r>
      <w:r w:rsidR="00B80037"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00B80037" w:rsidRPr="00B65ED4">
        <w:rPr>
          <w:rFonts w:ascii="Times New Roman" w:eastAsia="Times New Roman" w:hAnsi="Times New Roman" w:cs="Times New Roman"/>
          <w:sz w:val="24"/>
          <w:szCs w:val="24"/>
        </w:rPr>
        <w:t xml:space="preserve">, </w:t>
      </w:r>
      <w:r w:rsidR="00395FD4">
        <w:rPr>
          <w:rFonts w:ascii="Times New Roman" w:eastAsia="Times New Roman" w:hAnsi="Times New Roman" w:cs="Times New Roman"/>
          <w:sz w:val="24"/>
          <w:szCs w:val="24"/>
        </w:rPr>
        <w:t>but</w:t>
      </w:r>
      <w:r w:rsidR="00B80037" w:rsidRPr="00B65ED4">
        <w:rPr>
          <w:rFonts w:ascii="Times New Roman" w:eastAsia="Times New Roman" w:hAnsi="Times New Roman" w:cs="Times New Roman"/>
          <w:sz w:val="24"/>
          <w:szCs w:val="24"/>
        </w:rPr>
        <w:t xml:space="preserve">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00B80037"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00B80037"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annual time scales.</w:t>
      </w:r>
    </w:p>
    <w:p w14:paraId="3E0AF54A" w14:textId="7FDDCFB7"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Burial rates for allochthon</w:t>
      </w:r>
      <w:r w:rsidR="002B3835">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lastRenderedPageBreak/>
        <w:t xml:space="preserve">for all lakes except </w:t>
      </w:r>
      <w:r w:rsidR="00D81C2F" w:rsidRPr="00B65ED4">
        <w:rPr>
          <w:rFonts w:ascii="Times New Roman" w:eastAsia="Times New Roman" w:hAnsi="Times New Roman" w:cs="Times New Roman"/>
          <w:sz w:val="24"/>
          <w:szCs w:val="24"/>
        </w:rPr>
        <w:t>Lake Monona. Burial of autochthon</w:t>
      </w:r>
      <w:r w:rsidR="00C86EDD">
        <w:rPr>
          <w:rFonts w:ascii="Times New Roman" w:eastAsia="Times New Roman" w:hAnsi="Times New Roman" w:cs="Times New Roman"/>
          <w:sz w:val="24"/>
          <w:szCs w:val="24"/>
        </w:rPr>
        <w:t>ous inputs</w:t>
      </w:r>
      <w:r w:rsidR="00D81C2F"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4D1FF0C"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r w:rsidR="00F801C4">
        <w:rPr>
          <w:rFonts w:ascii="Times New Roman" w:eastAsia="Times New Roman" w:hAnsi="Times New Roman" w:cs="Times New Roman"/>
          <w:sz w:val="24"/>
          <w:szCs w:val="24"/>
        </w:rPr>
        <w:t>2</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r w:rsidR="001339BD">
        <w:rPr>
          <w:rFonts w:ascii="Times New Roman" w:eastAsia="Times New Roman" w:hAnsi="Times New Roman" w:cs="Times New Roman"/>
          <w:sz w:val="24"/>
          <w:szCs w:val="24"/>
        </w:rPr>
        <w:t>, Harp Lake</w:t>
      </w:r>
      <w:r w:rsidR="0071536B" w:rsidRPr="00B65ED4">
        <w:rPr>
          <w:rFonts w:ascii="Times New Roman" w:eastAsia="Times New Roman" w:hAnsi="Times New Roman" w:cs="Times New Roman"/>
          <w:sz w:val="24"/>
          <w:szCs w:val="24"/>
        </w:rPr>
        <w:t xml:space="preserve"> </w:t>
      </w:r>
      <w:r w:rsidR="001339BD">
        <w:rPr>
          <w:rFonts w:ascii="Times New Roman" w:eastAsia="Times New Roman" w:hAnsi="Times New Roman" w:cs="Times New Roman"/>
          <w:sz w:val="24"/>
          <w:szCs w:val="24"/>
        </w:rPr>
        <w:t xml:space="preserve">and Lake </w:t>
      </w:r>
      <w:r w:rsidR="001901E2">
        <w:rPr>
          <w:rFonts w:ascii="Times New Roman" w:eastAsia="Times New Roman" w:hAnsi="Times New Roman" w:cs="Times New Roman"/>
          <w:sz w:val="24"/>
          <w:szCs w:val="24"/>
        </w:rPr>
        <w:t>Vänern</w:t>
      </w:r>
      <w:r w:rsidR="0092428F">
        <w:rPr>
          <w:rFonts w:ascii="Times New Roman" w:eastAsia="Times New Roman" w:hAnsi="Times New Roman" w:cs="Times New Roman"/>
          <w:sz w:val="24"/>
          <w:szCs w:val="24"/>
        </w:rPr>
        <w:t xml:space="preserve"> </w:t>
      </w:r>
      <w:r w:rsidR="0071536B" w:rsidRPr="00B65ED4">
        <w:rPr>
          <w:rFonts w:ascii="Times New Roman" w:eastAsia="Times New Roman" w:hAnsi="Times New Roman" w:cs="Times New Roman"/>
          <w:sz w:val="24"/>
          <w:szCs w:val="24"/>
        </w:rPr>
        <w:t>w</w:t>
      </w:r>
      <w:r w:rsidR="001339BD">
        <w:rPr>
          <w:rFonts w:ascii="Times New Roman" w:eastAsia="Times New Roman" w:hAnsi="Times New Roman" w:cs="Times New Roman"/>
          <w:sz w:val="24"/>
          <w:szCs w:val="24"/>
        </w:rPr>
        <w:t>ere</w:t>
      </w:r>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r w:rsidR="001339BD">
        <w:rPr>
          <w:rFonts w:ascii="Times New Roman" w:eastAsia="Times New Roman" w:hAnsi="Times New Roman" w:cs="Times New Roman"/>
          <w:sz w:val="24"/>
          <w:szCs w:val="24"/>
          <w:vertAlign w:val="subscript"/>
        </w:rPr>
        <w:t>lloch</w:t>
      </w:r>
      <w:r w:rsidR="0071536B" w:rsidRPr="00B65ED4">
        <w:rPr>
          <w:rFonts w:ascii="Times New Roman" w:eastAsia="Times New Roman" w:hAnsi="Times New Roman" w:cs="Times New Roman"/>
          <w:sz w:val="24"/>
          <w:szCs w:val="24"/>
        </w:rPr>
        <w:t>, with modeled DOC ranging about 2-</w:t>
      </w:r>
      <w:r w:rsidR="001339BD">
        <w:rPr>
          <w:rFonts w:ascii="Times New Roman" w:eastAsia="Times New Roman" w:hAnsi="Times New Roman" w:cs="Times New Roman"/>
          <w:sz w:val="24"/>
          <w:szCs w:val="24"/>
        </w:rPr>
        <w:t>3</w:t>
      </w:r>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w:t>
      </w:r>
      <w:r w:rsidR="0071536B" w:rsidRPr="00B65ED4">
        <w:rPr>
          <w:rFonts w:ascii="Times New Roman" w:eastAsia="Times New Roman" w:hAnsi="Times New Roman" w:cs="Times New Roman"/>
          <w:sz w:val="24"/>
          <w:szCs w:val="24"/>
        </w:rPr>
        <w:t xml:space="preserve"> and Lake </w:t>
      </w:r>
      <w:r w:rsidR="001901E2">
        <w:rPr>
          <w:rFonts w:ascii="Times New Roman" w:eastAsia="Times New Roman" w:hAnsi="Times New Roman" w:cs="Times New Roman"/>
          <w:sz w:val="24"/>
          <w:szCs w:val="24"/>
        </w:rPr>
        <w:t>Vänern</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Overall, paramet</w:t>
      </w:r>
      <w:r w:rsidR="0092428F">
        <w:rPr>
          <w:rFonts w:ascii="Times New Roman" w:eastAsia="Times New Roman" w:hAnsi="Times New Roman" w:cs="Times New Roman"/>
          <w:sz w:val="24"/>
          <w:szCs w:val="24"/>
        </w:rPr>
        <w:t xml:space="preserve">er sensitivity was greatest for </w:t>
      </w:r>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r w:rsidR="001339BD">
        <w:rPr>
          <w:rFonts w:ascii="Times New Roman" w:eastAsia="Times New Roman" w:hAnsi="Times New Roman" w:cs="Times New Roman"/>
          <w:sz w:val="24"/>
          <w:szCs w:val="24"/>
        </w:rPr>
        <w:t xml:space="preserve">and Trout Lake, </w:t>
      </w:r>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r w:rsidR="001339BD">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1" w:name="_xlemxvr7c40e" w:colFirst="0" w:colLast="0"/>
      <w:bookmarkEnd w:id="31"/>
      <w:r w:rsidRPr="00B65ED4">
        <w:rPr>
          <w:rFonts w:ascii="Times New Roman" w:eastAsia="Times New Roman" w:hAnsi="Times New Roman" w:cs="Times New Roman"/>
          <w:i/>
          <w:sz w:val="24"/>
          <w:szCs w:val="24"/>
        </w:rPr>
        <w:t>Summary of fluxes and fates</w:t>
      </w:r>
    </w:p>
    <w:p w14:paraId="33A194CF" w14:textId="7E9EFF39"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r w:rsidR="007D4A7A">
        <w:rPr>
          <w:rFonts w:ascii="Times New Roman" w:eastAsia="Times New Roman" w:hAnsi="Times New Roman" w:cs="Times New Roman"/>
          <w:sz w:val="24"/>
          <w:szCs w:val="24"/>
        </w:rPr>
        <w:t>3.69</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r w:rsidR="007D4A7A">
        <w:rPr>
          <w:rFonts w:ascii="Times New Roman" w:eastAsia="Times New Roman" w:hAnsi="Times New Roman" w:cs="Times New Roman"/>
          <w:sz w:val="24"/>
          <w:szCs w:val="24"/>
        </w:rPr>
        <w:t>09</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r w:rsidR="007D4A7A">
        <w:rPr>
          <w:rFonts w:ascii="Times New Roman" w:eastAsia="Times New Roman" w:hAnsi="Times New Roman" w:cs="Times New Roman"/>
          <w:sz w:val="24"/>
          <w:szCs w:val="24"/>
        </w:rPr>
        <w:t>76</w:t>
      </w:r>
      <w:r w:rsidR="0020072F" w:rsidRPr="00B65ED4">
        <w:rPr>
          <w:rFonts w:ascii="Times New Roman" w:eastAsia="Times New Roman" w:hAnsi="Times New Roman" w:cs="Times New Roman"/>
          <w:sz w:val="24"/>
          <w:szCs w:val="24"/>
        </w:rPr>
        <w:t>) and burial (0.</w:t>
      </w:r>
      <w:r w:rsidR="007D4A7A">
        <w:rPr>
          <w:rFonts w:ascii="Times New Roman" w:eastAsia="Times New Roman" w:hAnsi="Times New Roman" w:cs="Times New Roman"/>
          <w:sz w:val="24"/>
          <w:szCs w:val="24"/>
        </w:rPr>
        <w:t>17</w:t>
      </w:r>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r w:rsidR="007D4A7A">
        <w:rPr>
          <w:rFonts w:ascii="Times New Roman" w:eastAsia="Times New Roman" w:hAnsi="Times New Roman" w:cs="Times New Roman"/>
          <w:sz w:val="24"/>
          <w:szCs w:val="24"/>
        </w:rPr>
        <w:t>88</w:t>
      </w:r>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w:t>
      </w:r>
      <w:r w:rsidR="002C52D1" w:rsidRPr="00B65ED4">
        <w:rPr>
          <w:rFonts w:ascii="Times New Roman" w:eastAsia="Times New Roman" w:hAnsi="Times New Roman" w:cs="Times New Roman"/>
          <w:sz w:val="24"/>
          <w:szCs w:val="24"/>
        </w:rPr>
        <w:lastRenderedPageBreak/>
        <w:t xml:space="preserve">among lakes, lowest proportion respired (0.14) and </w:t>
      </w:r>
      <w:r w:rsidR="007D4A7A">
        <w:rPr>
          <w:rFonts w:ascii="Times New Roman" w:eastAsia="Times New Roman" w:hAnsi="Times New Roman" w:cs="Times New Roman"/>
          <w:sz w:val="24"/>
          <w:szCs w:val="24"/>
        </w:rPr>
        <w:t>second-</w:t>
      </w:r>
      <w:r w:rsidR="002C52D1" w:rsidRPr="00B65ED4">
        <w:rPr>
          <w:rFonts w:ascii="Times New Roman" w:eastAsia="Times New Roman" w:hAnsi="Times New Roman" w:cs="Times New Roman"/>
          <w:sz w:val="24"/>
          <w:szCs w:val="24"/>
        </w:rPr>
        <w:t>greatest proportion buried (0.3</w:t>
      </w:r>
      <w:r w:rsidR="007D4A7A">
        <w:rPr>
          <w:rFonts w:ascii="Times New Roman" w:eastAsia="Times New Roman" w:hAnsi="Times New Roman" w:cs="Times New Roman"/>
          <w:sz w:val="24"/>
          <w:szCs w:val="24"/>
        </w:rPr>
        <w:t>6</w:t>
      </w:r>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692B8F">
        <w:rPr>
          <w:rFonts w:ascii="Times New Roman" w:eastAsia="Times New Roman" w:hAnsi="Times New Roman" w:cs="Times New Roman"/>
          <w:sz w:val="24"/>
          <w:szCs w:val="24"/>
        </w:rPr>
        <w:t>In contrast, proportions of burial (0.36) and respiration (0.37) in Harp Lake were approximately equal. Harp Lake also</w:t>
      </w:r>
      <w:r w:rsidR="00BD4C89" w:rsidRPr="00B65ED4">
        <w:rPr>
          <w:rFonts w:ascii="Times New Roman" w:eastAsia="Times New Roman" w:hAnsi="Times New Roman" w:cs="Times New Roman"/>
          <w:sz w:val="24"/>
          <w:szCs w:val="24"/>
        </w:rPr>
        <w:t xml:space="preserve">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692B8F">
        <w:rPr>
          <w:rFonts w:ascii="Times New Roman" w:eastAsia="Times New Roman" w:hAnsi="Times New Roman" w:cs="Times New Roman"/>
          <w:sz w:val="24"/>
          <w:szCs w:val="24"/>
        </w:rPr>
        <w:t>ous</w:t>
      </w:r>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r w:rsidR="00C86EDD">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(0.45) that were approximately similar in Lake Monona and </w:t>
      </w:r>
      <w:r w:rsidR="00BD4C89" w:rsidRPr="00B65ED4">
        <w:rPr>
          <w:rFonts w:ascii="Times New Roman" w:eastAsia="Times New Roman" w:hAnsi="Times New Roman" w:cs="Times New Roman"/>
          <w:sz w:val="24"/>
          <w:szCs w:val="24"/>
        </w:rPr>
        <w:t>Lake</w:t>
      </w:r>
      <w:r w:rsidR="00695F23" w:rsidRPr="00B65ED4">
        <w:rPr>
          <w:rFonts w:ascii="Times New Roman" w:eastAsia="Times New Roman" w:hAnsi="Times New Roman" w:cs="Times New Roman"/>
          <w:sz w:val="24"/>
          <w:szCs w:val="24"/>
        </w:rPr>
        <w:t xml:space="preserve"> </w:t>
      </w:r>
      <w:r w:rsidR="001901E2">
        <w:rPr>
          <w:rFonts w:ascii="Times New Roman" w:eastAsia="Times New Roman" w:hAnsi="Times New Roman" w:cs="Times New Roman"/>
          <w:sz w:val="24"/>
          <w:szCs w:val="24"/>
        </w:rPr>
        <w:t>Vänern</w:t>
      </w:r>
      <w:r w:rsidR="00695F23" w:rsidRPr="00B65ED4">
        <w:rPr>
          <w:rFonts w:ascii="Times New Roman" w:eastAsia="Times New Roman" w:hAnsi="Times New Roman" w:cs="Times New Roman"/>
          <w:sz w:val="24"/>
          <w:szCs w:val="24"/>
        </w:rPr>
        <w:t xml:space="preserve">.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r w:rsidR="00692B8F">
        <w:rPr>
          <w:rFonts w:ascii="Times New Roman" w:eastAsia="Times New Roman" w:hAnsi="Times New Roman" w:cs="Times New Roman"/>
          <w:sz w:val="24"/>
          <w:szCs w:val="24"/>
        </w:rPr>
        <w:t>33</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r w:rsidR="00692B8F">
        <w:rPr>
          <w:rFonts w:ascii="Times New Roman" w:eastAsia="Times New Roman" w:hAnsi="Times New Roman" w:cs="Times New Roman"/>
          <w:sz w:val="24"/>
          <w:szCs w:val="24"/>
        </w:rPr>
        <w:t>3</w:t>
      </w:r>
      <w:r w:rsidR="00BD4C89" w:rsidRPr="00B65ED4">
        <w:rPr>
          <w:rFonts w:ascii="Times New Roman" w:eastAsia="Times New Roman" w:hAnsi="Times New Roman" w:cs="Times New Roman"/>
          <w:sz w:val="24"/>
          <w:szCs w:val="24"/>
        </w:rPr>
        <w:t>.</w:t>
      </w:r>
      <w:r w:rsidR="00692B8F">
        <w:rPr>
          <w:rFonts w:ascii="Times New Roman" w:eastAsia="Times New Roman" w:hAnsi="Times New Roman" w:cs="Times New Roman"/>
          <w:sz w:val="24"/>
          <w:szCs w:val="24"/>
        </w:rPr>
        <w:t>07</w:t>
      </w:r>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r w:rsidR="002B3835">
        <w:rPr>
          <w:rFonts w:ascii="Times New Roman" w:eastAsia="Times New Roman" w:hAnsi="Times New Roman" w:cs="Times New Roman"/>
          <w:sz w:val="24"/>
          <w:szCs w:val="24"/>
        </w:rPr>
        <w:t>ous inputs</w:t>
      </w:r>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w:t>
      </w:r>
      <w:r w:rsidR="002B3835">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(SD = 64.</w:t>
      </w:r>
      <w:r w:rsidR="00692B8F">
        <w:rPr>
          <w:rFonts w:ascii="Times New Roman" w:eastAsia="Times New Roman" w:hAnsi="Times New Roman" w:cs="Times New Roman"/>
          <w:sz w:val="24"/>
          <w:szCs w:val="24"/>
        </w:rPr>
        <w:t>95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r w:rsidR="00692B8F">
        <w:rPr>
          <w:rFonts w:ascii="Times New Roman" w:eastAsia="Times New Roman" w:hAnsi="Times New Roman" w:cs="Times New Roman"/>
          <w:sz w:val="24"/>
          <w:szCs w:val="24"/>
        </w:rPr>
        <w:t>SD = 54.85</w:t>
      </w:r>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r w:rsidR="00692B8F">
        <w:rPr>
          <w:rFonts w:ascii="Times New Roman" w:eastAsia="Times New Roman" w:hAnsi="Times New Roman" w:cs="Times New Roman"/>
          <w:sz w:val="24"/>
          <w:szCs w:val="24"/>
        </w:rPr>
        <w:t>the lowest</w:t>
      </w:r>
      <w:r w:rsidR="00BD4C89" w:rsidRPr="00B65ED4">
        <w:rPr>
          <w:rFonts w:ascii="Times New Roman" w:eastAsia="Times New Roman" w:hAnsi="Times New Roman" w:cs="Times New Roman"/>
          <w:sz w:val="24"/>
          <w:szCs w:val="24"/>
        </w:rPr>
        <w:t xml:space="preserve"> proportion buried (0.0</w:t>
      </w:r>
      <w:r w:rsidR="00692B8F">
        <w:rPr>
          <w:rFonts w:ascii="Times New Roman" w:eastAsia="Times New Roman" w:hAnsi="Times New Roman" w:cs="Times New Roman"/>
          <w:sz w:val="24"/>
          <w:szCs w:val="24"/>
        </w:rPr>
        <w:t>7</w:t>
      </w:r>
      <w:r w:rsidR="00BD4C89" w:rsidRPr="00B65ED4">
        <w:rPr>
          <w:rFonts w:ascii="Times New Roman" w:eastAsia="Times New Roman" w:hAnsi="Times New Roman" w:cs="Times New Roman"/>
          <w:sz w:val="24"/>
          <w:szCs w:val="24"/>
        </w:rPr>
        <w:t xml:space="preserve">) and </w:t>
      </w:r>
      <w:r w:rsidR="00692B8F">
        <w:rPr>
          <w:rFonts w:ascii="Times New Roman" w:eastAsia="Times New Roman" w:hAnsi="Times New Roman" w:cs="Times New Roman"/>
          <w:sz w:val="24"/>
          <w:szCs w:val="24"/>
        </w:rPr>
        <w:t>greatest</w:t>
      </w:r>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2" w:name="_23giog1xmb1e" w:colFirst="0" w:colLast="0"/>
      <w:bookmarkEnd w:id="32"/>
      <w:r w:rsidRPr="00B65ED4">
        <w:rPr>
          <w:rFonts w:ascii="Times New Roman" w:eastAsia="Times New Roman" w:hAnsi="Times New Roman" w:cs="Times New Roman"/>
          <w:i/>
          <w:sz w:val="24"/>
          <w:szCs w:val="24"/>
        </w:rPr>
        <w:t>Seasonal fates</w:t>
      </w:r>
    </w:p>
    <w:p w14:paraId="3AEF22B0" w14:textId="6BFA2898"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r w:rsidR="00C86EDD">
        <w:rPr>
          <w:rFonts w:ascii="Times New Roman" w:eastAsia="Times New Roman" w:hAnsi="Times New Roman" w:cs="Times New Roman"/>
          <w:sz w:val="24"/>
          <w:szCs w:val="24"/>
        </w:rPr>
        <w:t>ous inputs</w:t>
      </w:r>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00B313DB">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r w:rsidR="001901E2">
        <w:rPr>
          <w:rFonts w:ascii="Times New Roman" w:eastAsia="Times New Roman" w:hAnsi="Times New Roman" w:cs="Times New Roman"/>
          <w:sz w:val="24"/>
          <w:szCs w:val="24"/>
        </w:rPr>
        <w:t>Vänern</w:t>
      </w:r>
      <w:r w:rsidRPr="00B65ED4">
        <w:rPr>
          <w:rFonts w:ascii="Times New Roman" w:eastAsia="Times New Roman" w:hAnsi="Times New Roman" w:cs="Times New Roman"/>
          <w:sz w:val="24"/>
          <w:szCs w:val="24"/>
        </w:rPr>
        <w:t xml:space="preserve">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w:t>
      </w:r>
      <w:r w:rsidR="003647D3" w:rsidRPr="00B65ED4">
        <w:rPr>
          <w:rFonts w:ascii="Times New Roman" w:eastAsia="Times New Roman" w:hAnsi="Times New Roman" w:cs="Times New Roman"/>
          <w:sz w:val="24"/>
          <w:szCs w:val="24"/>
        </w:rPr>
        <w:lastRenderedPageBreak/>
        <w:t xml:space="preserve">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r w:rsidR="00393DA6">
        <w:rPr>
          <w:rFonts w:ascii="Times New Roman" w:eastAsia="Times New Roman" w:hAnsi="Times New Roman" w:cs="Times New Roman"/>
          <w:sz w:val="24"/>
          <w:szCs w:val="24"/>
        </w:rPr>
        <w:t xml:space="preserve"> Toolik lake was dominated by respiration most of the year, and respiration increased as the ratio of autochthonous to allochthonous inputs increased. This distinct negative slope as the growing season progressed was unique to Toolik Lake, </w:t>
      </w:r>
      <w:r w:rsidR="00797C4C" w:rsidRPr="00B65ED4">
        <w:rPr>
          <w:rFonts w:ascii="Times New Roman" w:eastAsia="Times New Roman" w:hAnsi="Times New Roman" w:cs="Times New Roman"/>
          <w:sz w:val="24"/>
          <w:szCs w:val="24"/>
        </w:rPr>
        <w:t xml:space="preserve">suggesting the importance of continued allochthonous inputs during summer months in </w:t>
      </w:r>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r w:rsidR="00797C4C" w:rsidRPr="00B65ED4">
        <w:rPr>
          <w:rFonts w:ascii="Times New Roman" w:eastAsia="Times New Roman" w:hAnsi="Times New Roman" w:cs="Times New Roman"/>
          <w:sz w:val="24"/>
          <w:szCs w:val="24"/>
        </w:rPr>
        <w:t>lakes</w:t>
      </w:r>
      <w:r w:rsidR="00393DA6">
        <w:rPr>
          <w:rFonts w:ascii="Times New Roman" w:eastAsia="Times New Roman" w:hAnsi="Times New Roman" w:cs="Times New Roman"/>
          <w:sz w:val="24"/>
          <w:szCs w:val="24"/>
        </w:rPr>
        <w:t xml:space="preserve"> in addition to autochthonous inputs</w:t>
      </w:r>
      <w:r w:rsidR="00797C4C" w:rsidRPr="00B65ED4">
        <w:rPr>
          <w:rFonts w:ascii="Times New Roman" w:eastAsia="Times New Roman" w:hAnsi="Times New Roman" w:cs="Times New Roman"/>
          <w:sz w:val="24"/>
          <w:szCs w:val="24"/>
        </w:rPr>
        <w:t xml:space="preserve">.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B3835">
        <w:rPr>
          <w:rFonts w:ascii="Times New Roman" w:eastAsia="Times New Roman" w:hAnsi="Times New Roman" w:cs="Times New Roman"/>
          <w:sz w:val="24"/>
          <w:szCs w:val="24"/>
        </w:rPr>
        <w:t>ous</w:t>
      </w:r>
      <w:r w:rsidR="00534540" w:rsidRPr="00B65ED4">
        <w:rPr>
          <w:rFonts w:ascii="Times New Roman" w:eastAsia="Times New Roman" w:hAnsi="Times New Roman" w:cs="Times New Roman"/>
          <w:sz w:val="24"/>
          <w:szCs w:val="24"/>
        </w:rPr>
        <w:t xml:space="preserve"> and autochthon</w:t>
      </w:r>
      <w:r w:rsidR="002B3835">
        <w:rPr>
          <w:rFonts w:ascii="Times New Roman" w:eastAsia="Times New Roman" w:hAnsi="Times New Roman" w:cs="Times New Roman"/>
          <w:sz w:val="24"/>
          <w:szCs w:val="24"/>
        </w:rPr>
        <w:t>ous inputs</w:t>
      </w:r>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3" w:name="_3o4ewidztyp5" w:colFirst="0" w:colLast="0"/>
      <w:bookmarkEnd w:id="33"/>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34" w:name="_a3c9orcnsv16" w:colFirst="0" w:colLast="0"/>
      <w:bookmarkEnd w:id="34"/>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676C0970"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r w:rsidR="002B3835">
        <w:rPr>
          <w:rFonts w:ascii="Times New Roman" w:eastAsia="Times New Roman" w:hAnsi="Times New Roman" w:cs="Times New Roman"/>
          <w:sz w:val="24"/>
          <w:szCs w:val="24"/>
        </w:rPr>
        <w:t>ous input</w:t>
      </w:r>
      <w:r w:rsidR="00DE20D2">
        <w:rPr>
          <w:rFonts w:ascii="Times New Roman" w:eastAsia="Times New Roman" w:hAnsi="Times New Roman" w:cs="Times New Roman"/>
          <w:sz w:val="24"/>
          <w:szCs w:val="24"/>
        </w:rPr>
        <w:t>s</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15.65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7.46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r w:rsidR="00393DA6">
        <w:rPr>
          <w:rFonts w:ascii="Times New Roman" w:eastAsia="Times New Roman" w:hAnsi="Times New Roman" w:cs="Times New Roman"/>
          <w:sz w:val="24"/>
          <w:szCs w:val="24"/>
        </w:rPr>
        <w:t>6</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33.04</w:t>
      </w:r>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r w:rsidR="002B3835">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 xml:space="preserve">ous </w:t>
      </w:r>
      <w:r w:rsidR="002B3835">
        <w:rPr>
          <w:rFonts w:ascii="Times New Roman" w:eastAsia="Times New Roman" w:hAnsi="Times New Roman" w:cs="Times New Roman"/>
          <w:sz w:val="24"/>
          <w:szCs w:val="24"/>
        </w:rPr>
        <w:lastRenderedPageBreak/>
        <w:t>inputs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2B3835">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w:t>
      </w:r>
      <w:r w:rsidR="00393DA6">
        <w:rPr>
          <w:rFonts w:ascii="Times New Roman" w:eastAsia="Times New Roman" w:hAnsi="Times New Roman" w:cs="Times New Roman"/>
          <w:sz w:val="24"/>
          <w:szCs w:val="24"/>
        </w:rPr>
        <w:t>7</w:t>
      </w:r>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r w:rsidR="00393DA6">
        <w:rPr>
          <w:rFonts w:ascii="Times New Roman" w:eastAsia="Times New Roman" w:hAnsi="Times New Roman" w:cs="Times New Roman"/>
          <w:sz w:val="24"/>
          <w:szCs w:val="24"/>
        </w:rPr>
        <w:t>8</w:t>
      </w:r>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r w:rsidR="00393DA6">
        <w:rPr>
          <w:rFonts w:ascii="Times New Roman" w:eastAsia="Times New Roman" w:hAnsi="Times New Roman" w:cs="Times New Roman"/>
          <w:sz w:val="24"/>
          <w:szCs w:val="24"/>
        </w:rPr>
        <w:t>compared</w:t>
      </w:r>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r w:rsidR="00393DA6">
        <w:rPr>
          <w:rFonts w:ascii="Times New Roman" w:eastAsia="Times New Roman" w:hAnsi="Times New Roman" w:cs="Times New Roman"/>
          <w:sz w:val="24"/>
          <w:szCs w:val="24"/>
        </w:rPr>
        <w:t>26.60</w:t>
      </w:r>
      <w:r w:rsidR="00512D98" w:rsidRPr="00B65ED4">
        <w:rPr>
          <w:rFonts w:ascii="Times New Roman" w:eastAsia="Times New Roman" w:hAnsi="Times New Roman" w:cs="Times New Roman"/>
          <w:sz w:val="24"/>
          <w:szCs w:val="24"/>
        </w:rPr>
        <w:t>) and the magnitudes of allochthon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r w:rsidR="00393DA6">
        <w:rPr>
          <w:rFonts w:ascii="Times New Roman" w:eastAsia="Times New Roman" w:hAnsi="Times New Roman" w:cs="Times New Roman"/>
          <w:sz w:val="24"/>
          <w:szCs w:val="24"/>
        </w:rPr>
        <w:t>40.05</w:t>
      </w:r>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but Dillon and Molot (1997) did not consider autochthon</w:t>
      </w:r>
      <w:r w:rsidR="002B3835">
        <w:rPr>
          <w:rFonts w:ascii="Times New Roman" w:eastAsia="Times New Roman" w:hAnsi="Times New Roman" w:cs="Times New Roman"/>
          <w:sz w:val="24"/>
          <w:szCs w:val="24"/>
        </w:rPr>
        <w:t>ous inputs</w:t>
      </w:r>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w:t>
      </w:r>
      <w:r w:rsidR="00393DA6">
        <w:rPr>
          <w:rFonts w:ascii="Times New Roman" w:eastAsia="Times New Roman" w:hAnsi="Times New Roman" w:cs="Times New Roman"/>
          <w:sz w:val="24"/>
          <w:szCs w:val="24"/>
        </w:rPr>
        <w:t>5</w:t>
      </w:r>
      <w:r w:rsidR="005B4433" w:rsidRPr="00B65ED4">
        <w:rPr>
          <w:rFonts w:ascii="Times New Roman" w:eastAsia="Times New Roman" w:hAnsi="Times New Roman" w:cs="Times New Roman"/>
          <w:sz w:val="24"/>
          <w:szCs w:val="24"/>
        </w:rPr>
        <w:t>)</w:t>
      </w:r>
      <w:r w:rsidR="00DF7A7C">
        <w:rPr>
          <w:rFonts w:ascii="Times New Roman" w:eastAsia="Times New Roman" w:hAnsi="Times New Roman" w:cs="Times New Roman"/>
          <w:sz w:val="24"/>
          <w:szCs w:val="24"/>
        </w:rPr>
        <w:t>, which</w:t>
      </w:r>
      <w:r w:rsidR="005B4433" w:rsidRPr="00B65ED4">
        <w:rPr>
          <w:rFonts w:ascii="Times New Roman" w:eastAsia="Times New Roman" w:hAnsi="Times New Roman" w:cs="Times New Roman"/>
          <w:sz w:val="24"/>
          <w:szCs w:val="24"/>
        </w:rPr>
        <w:t xml:space="preserve"> may be explained by our inclusion of autochthon</w:t>
      </w:r>
      <w:r w:rsidR="002B3835">
        <w:rPr>
          <w:rFonts w:ascii="Times New Roman" w:eastAsia="Times New Roman" w:hAnsi="Times New Roman" w:cs="Times New Roman"/>
          <w:sz w:val="24"/>
          <w:szCs w:val="24"/>
        </w:rPr>
        <w:t>ous inputs</w:t>
      </w:r>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r w:rsidR="00C86EDD">
        <w:rPr>
          <w:rFonts w:ascii="Times New Roman" w:eastAsia="Times New Roman" w:hAnsi="Times New Roman" w:cs="Times New Roman"/>
          <w:sz w:val="24"/>
          <w:szCs w:val="24"/>
        </w:rPr>
        <w:t>ous inputs</w:t>
      </w:r>
      <w:r w:rsidR="00C115EF">
        <w:rPr>
          <w:rFonts w:ascii="Times New Roman" w:eastAsia="Times New Roman" w:hAnsi="Times New Roman" w:cs="Times New Roman"/>
          <w:sz w:val="24"/>
          <w:szCs w:val="24"/>
        </w:rPr>
        <w:t xml:space="preserve">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7E9A0F77"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306BEA">
        <w:rPr>
          <w:rFonts w:ascii="Times New Roman" w:eastAsia="Times New Roman" w:hAnsi="Times New Roman" w:cs="Times New Roman"/>
          <w:sz w:val="24"/>
          <w:szCs w:val="24"/>
        </w:rPr>
        <w:t xml:space="preserve">The sensitivity analysis revealed that modeled DOC generally </w:t>
      </w:r>
      <w:r w:rsidR="00306BEA">
        <w:rPr>
          <w:rFonts w:ascii="Times New Roman" w:eastAsia="Times New Roman" w:hAnsi="Times New Roman" w:cs="Times New Roman"/>
          <w:sz w:val="24"/>
          <w:szCs w:val="24"/>
        </w:rPr>
        <w:lastRenderedPageBreak/>
        <w:t>varied &lt; 2 mg L</w:t>
      </w:r>
      <w:r w:rsidR="00306BEA" w:rsidRPr="007B6599">
        <w:rPr>
          <w:rFonts w:ascii="Times New Roman" w:eastAsia="Times New Roman" w:hAnsi="Times New Roman" w:cs="Times New Roman"/>
          <w:sz w:val="24"/>
          <w:szCs w:val="24"/>
          <w:vertAlign w:val="superscript"/>
        </w:rPr>
        <w:t>-1</w:t>
      </w:r>
      <w:r w:rsidR="00306BEA">
        <w:rPr>
          <w:rFonts w:ascii="Times New Roman" w:eastAsia="Times New Roman" w:hAnsi="Times New Roman" w:cs="Times New Roman"/>
          <w:sz w:val="24"/>
          <w:szCs w:val="24"/>
          <w:vertAlign w:val="superscript"/>
        </w:rPr>
        <w:t xml:space="preserve"> </w:t>
      </w:r>
      <w:r w:rsidR="00306BEA">
        <w:rPr>
          <w:rFonts w:ascii="Times New Roman" w:eastAsia="Times New Roman" w:hAnsi="Times New Roman" w:cs="Times New Roman"/>
          <w:sz w:val="24"/>
          <w:szCs w:val="24"/>
        </w:rPr>
        <w:t>as a function of BPOC</w:t>
      </w:r>
      <w:r w:rsidR="00306BEA" w:rsidRPr="007B6599">
        <w:rPr>
          <w:rFonts w:ascii="Times New Roman" w:eastAsia="Times New Roman" w:hAnsi="Times New Roman" w:cs="Times New Roman"/>
          <w:sz w:val="24"/>
          <w:szCs w:val="24"/>
          <w:vertAlign w:val="subscript"/>
        </w:rPr>
        <w:t>Alloch</w:t>
      </w:r>
      <w:r w:rsidR="00306BEA">
        <w:rPr>
          <w:rFonts w:ascii="Times New Roman" w:eastAsia="Times New Roman" w:hAnsi="Times New Roman" w:cs="Times New Roman"/>
          <w:sz w:val="24"/>
          <w:szCs w:val="24"/>
        </w:rPr>
        <w:t>, which accounted for up to 50% of modeled DOC (except for Lake Monona, which was highly sensitive to BPOC</w:t>
      </w:r>
      <w:r w:rsidR="00306BEA" w:rsidRPr="00B313DB">
        <w:rPr>
          <w:rFonts w:ascii="Times New Roman" w:eastAsia="Times New Roman" w:hAnsi="Times New Roman" w:cs="Times New Roman"/>
          <w:sz w:val="24"/>
          <w:szCs w:val="24"/>
          <w:vertAlign w:val="subscript"/>
        </w:rPr>
        <w:t>Alloch</w:t>
      </w:r>
      <w:r w:rsidR="00306BEA">
        <w:rPr>
          <w:rFonts w:ascii="Times New Roman" w:eastAsia="Times New Roman" w:hAnsi="Times New Roman" w:cs="Times New Roman"/>
          <w:sz w:val="24"/>
          <w:szCs w:val="24"/>
        </w:rPr>
        <w:t xml:space="preserve">).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w:t>
      </w:r>
      <w:r w:rsidR="00306BEA">
        <w:rPr>
          <w:rFonts w:ascii="Times New Roman" w:eastAsia="Times New Roman" w:hAnsi="Times New Roman" w:cs="Times New Roman"/>
          <w:sz w:val="24"/>
          <w:szCs w:val="24"/>
        </w:rPr>
        <w:t>all lakes except Lake Monona</w:t>
      </w:r>
      <w:r w:rsidR="0031151D"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r w:rsidR="00BD3E5B">
        <w:rPr>
          <w:rFonts w:ascii="Times New Roman" w:eastAsia="Times New Roman" w:hAnsi="Times New Roman" w:cs="Times New Roman"/>
          <w:sz w:val="24"/>
          <w:szCs w:val="24"/>
        </w:rPr>
        <w:t>; however, short-term spikes in POC are unlikely to have large effects on long-term OC budgets and ratios between POC and DOC.</w:t>
      </w:r>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393DA6">
        <w:rPr>
          <w:rFonts w:ascii="Times New Roman" w:eastAsia="Times New Roman" w:hAnsi="Times New Roman" w:cs="Times New Roman"/>
          <w:sz w:val="24"/>
          <w:szCs w:val="24"/>
        </w:rPr>
        <w:t xml:space="preserve">affect long-term budgets and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DF7A7C">
        <w:rPr>
          <w:rFonts w:ascii="Times New Roman" w:eastAsia="Times New Roman" w:hAnsi="Times New Roman" w:cs="Times New Roman"/>
          <w:sz w:val="24"/>
          <w:szCs w:val="24"/>
        </w:rPr>
        <w:t xml:space="preserve"> given the insensitivity of modeled DOC to BPOC</w:t>
      </w:r>
      <w:r w:rsidR="00DF7A7C" w:rsidRPr="00B313DB">
        <w:rPr>
          <w:rFonts w:ascii="Times New Roman" w:eastAsia="Times New Roman" w:hAnsi="Times New Roman" w:cs="Times New Roman"/>
          <w:sz w:val="24"/>
          <w:szCs w:val="24"/>
          <w:vertAlign w:val="subscript"/>
        </w:rPr>
        <w:t>Alloch</w:t>
      </w:r>
      <w:r w:rsidR="00DF7A7C">
        <w:rPr>
          <w:rFonts w:ascii="Times New Roman" w:eastAsia="Times New Roman" w:hAnsi="Times New Roman" w:cs="Times New Roman"/>
          <w:sz w:val="24"/>
          <w:szCs w:val="24"/>
        </w:rPr>
        <w:t xml:space="preserve"> across our five study lakes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5" w:name="_3s028hwr8v82" w:colFirst="0" w:colLast="0"/>
      <w:bookmarkStart w:id="36" w:name="_vg8pldrl49h3" w:colFirst="0" w:colLast="0"/>
      <w:bookmarkEnd w:id="35"/>
      <w:bookmarkEnd w:id="36"/>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2C1BD350"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lastRenderedPageBreak/>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2D4100">
        <w:rPr>
          <w:rFonts w:ascii="Times New Roman" w:eastAsia="Times New Roman" w:hAnsi="Times New Roman" w:cs="Times New Roman"/>
          <w:sz w:val="24"/>
          <w:szCs w:val="24"/>
        </w:rPr>
        <w:t xml:space="preserve">Finally, data limitations required us to make simplifying assumptions about the volume of groundwater inputs and the lakes themselves. </w:t>
      </w:r>
      <w:r w:rsidR="00AF7748">
        <w:rPr>
          <w:rFonts w:ascii="Times New Roman" w:eastAsia="Times New Roman" w:hAnsi="Times New Roman" w:cs="Times New Roman"/>
          <w:sz w:val="24"/>
          <w:szCs w:val="24"/>
        </w:rPr>
        <w:t>Although these are common assumptions in similar mass balance studies, the inability to account for groundwater may lead to underestimates of allochthonous inputs and may complicate comparisons across lakes, particularly isolated lakes. The one lake with non-zero estimated groundwater volume, however, was Trout Lake, for which modeled allochthonous inputs were lowest across lakes in this study. Nonetheless</w:t>
      </w:r>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w:t>
      </w:r>
      <w:r w:rsidR="003D34DE">
        <w:rPr>
          <w:rFonts w:ascii="Times New Roman" w:eastAsia="Times New Roman" w:hAnsi="Times New Roman" w:cs="Times New Roman"/>
          <w:sz w:val="24"/>
          <w:szCs w:val="24"/>
        </w:rPr>
        <w:t xml:space="preserve">and groundwater </w:t>
      </w:r>
      <w:r w:rsidR="00AF7748">
        <w:rPr>
          <w:rFonts w:ascii="Times New Roman" w:eastAsia="Times New Roman" w:hAnsi="Times New Roman" w:cs="Times New Roman"/>
          <w:sz w:val="24"/>
          <w:szCs w:val="24"/>
        </w:rPr>
        <w:t xml:space="preserve">volume and </w:t>
      </w:r>
      <w:r w:rsidRPr="00B65ED4">
        <w:rPr>
          <w:rFonts w:ascii="Times New Roman" w:eastAsia="Times New Roman" w:hAnsi="Times New Roman" w:cs="Times New Roman"/>
          <w:sz w:val="24"/>
          <w:szCs w:val="24"/>
        </w:rPr>
        <w:t>DOC concentrations, POC cycling</w:t>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3307F8D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b/>
        <w:t>Prior to our study, it was known that lakes actively process, emit</w:t>
      </w:r>
      <w:r w:rsidR="001901E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w:t>
      </w:r>
      <w:r w:rsidR="005646B8">
        <w:rPr>
          <w:rFonts w:ascii="Times New Roman" w:eastAsia="Times New Roman" w:hAnsi="Times New Roman" w:cs="Times New Roman"/>
          <w:sz w:val="24"/>
          <w:szCs w:val="24"/>
        </w:rPr>
        <w:t>more</w:t>
      </w:r>
      <w:r w:rsidR="009F762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 inputs</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r w:rsidR="002B3835">
        <w:rPr>
          <w:rFonts w:ascii="Times New Roman" w:eastAsia="Times New Roman" w:hAnsi="Times New Roman" w:cs="Times New Roman"/>
          <w:sz w:val="24"/>
          <w:szCs w:val="24"/>
        </w:rPr>
        <w:t>ous</w:t>
      </w:r>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r w:rsidR="002B3835">
        <w:rPr>
          <w:rFonts w:ascii="Times New Roman" w:eastAsia="Times New Roman" w:hAnsi="Times New Roman" w:cs="Times New Roman"/>
          <w:sz w:val="24"/>
          <w:szCs w:val="24"/>
        </w:rPr>
        <w:t>ous inputs.</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bookmarkStart w:id="37" w:name="_GoBack"/>
      <w:bookmarkEnd w:id="37"/>
      <w:r w:rsidR="001901E2">
        <w:rPr>
          <w:rFonts w:ascii="Times New Roman" w:eastAsia="Times New Roman" w:hAnsi="Times New Roman" w:cs="Times New Roman"/>
          <w:sz w:val="24"/>
          <w:szCs w:val="24"/>
        </w:rPr>
        <w:t>,</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F017BE4"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r w:rsidR="00C86EDD">
        <w:rPr>
          <w:rFonts w:ascii="Times New Roman" w:eastAsia="Times New Roman" w:hAnsi="Times New Roman" w:cs="Times New Roman"/>
          <w:sz w:val="24"/>
          <w:szCs w:val="24"/>
        </w:rPr>
        <w:t>ous</w:t>
      </w:r>
      <w:r w:rsidR="00E61835">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relative to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will </w:t>
      </w:r>
      <w:r w:rsidR="00F57B98" w:rsidRPr="00B65ED4">
        <w:rPr>
          <w:rFonts w:ascii="Times New Roman" w:eastAsia="Times New Roman" w:hAnsi="Times New Roman" w:cs="Times New Roman"/>
          <w:sz w:val="24"/>
          <w:szCs w:val="24"/>
        </w:rPr>
        <w:lastRenderedPageBreak/>
        <w:t>generally have a greater effect on OC burial than processes that drive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r w:rsidR="00C86EDD">
        <w:rPr>
          <w:rFonts w:ascii="Times New Roman" w:eastAsia="Times New Roman" w:hAnsi="Times New Roman" w:cs="Times New Roman"/>
          <w:sz w:val="24"/>
          <w:szCs w:val="24"/>
        </w:rPr>
        <w:t>ous</w:t>
      </w:r>
      <w:r w:rsidR="00F57B98" w:rsidRPr="00B65ED4">
        <w:rPr>
          <w:rFonts w:ascii="Times New Roman" w:eastAsia="Times New Roman" w:hAnsi="Times New Roman" w:cs="Times New Roman"/>
          <w:sz w:val="24"/>
          <w:szCs w:val="24"/>
        </w:rPr>
        <w:t xml:space="preserve"> over allochthon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w:t>
      </w:r>
      <w:r w:rsidR="00C86EDD">
        <w:rPr>
          <w:rFonts w:ascii="Times New Roman" w:eastAsia="Times New Roman" w:hAnsi="Times New Roman" w:cs="Times New Roman"/>
          <w:sz w:val="24"/>
          <w:szCs w:val="24"/>
        </w:rPr>
        <w:t>ous</w:t>
      </w:r>
      <w:r w:rsidR="00EB54C2">
        <w:rPr>
          <w:rFonts w:ascii="Times New Roman" w:eastAsia="Times New Roman" w:hAnsi="Times New Roman" w:cs="Times New Roman"/>
          <w:sz w:val="24"/>
          <w:szCs w:val="24"/>
        </w:rPr>
        <w:t xml:space="preserve"> and autochthon</w:t>
      </w:r>
      <w:r w:rsidR="00C86EDD">
        <w:rPr>
          <w:rFonts w:ascii="Times New Roman" w:eastAsia="Times New Roman" w:hAnsi="Times New Roman" w:cs="Times New Roman"/>
          <w:sz w:val="24"/>
          <w:szCs w:val="24"/>
        </w:rPr>
        <w:t>ous inputs</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38" w:name="_jodkgtnyf02z" w:colFirst="0" w:colLast="0"/>
      <w:bookmarkEnd w:id="38"/>
      <w:r w:rsidRPr="00B65ED4">
        <w:rPr>
          <w:rFonts w:ascii="Times New Roman" w:eastAsia="Times New Roman" w:hAnsi="Times New Roman" w:cs="Times New Roman"/>
          <w:b/>
          <w:sz w:val="24"/>
          <w:szCs w:val="24"/>
        </w:rPr>
        <w:t xml:space="preserve"> ACKNOWLEDGMENTS</w:t>
      </w:r>
    </w:p>
    <w:p w14:paraId="230D69F3" w14:textId="559EF27E"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w:t>
      </w:r>
      <w:r w:rsidRPr="00B65ED4">
        <w:rPr>
          <w:rFonts w:ascii="Times New Roman" w:eastAsia="Times New Roman" w:hAnsi="Times New Roman" w:cs="Times New Roman"/>
          <w:sz w:val="24"/>
          <w:szCs w:val="24"/>
        </w:rPr>
        <w:lastRenderedPageBreak/>
        <w:t xml:space="preserve">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w:t>
      </w:r>
      <w:r w:rsidR="001901E2">
        <w:rPr>
          <w:rFonts w:ascii="Times New Roman" w:eastAsia="Times New Roman" w:hAnsi="Times New Roman" w:cs="Times New Roman"/>
          <w:sz w:val="24"/>
          <w:szCs w:val="24"/>
        </w:rPr>
        <w:t>Vänern</w:t>
      </w:r>
      <w:r w:rsidR="007E652C" w:rsidRPr="00B65ED4">
        <w:rPr>
          <w:rFonts w:ascii="Times New Roman" w:eastAsia="Times New Roman" w:hAnsi="Times New Roman" w:cs="Times New Roman"/>
          <w:sz w:val="24"/>
          <w:szCs w:val="24"/>
        </w:rPr>
        <w:t>)</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2"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39" w:name="_j77eak7kbqvt" w:colFirst="0" w:colLast="0"/>
      <w:bookmarkEnd w:id="39"/>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w:t>
      </w:r>
      <w:r w:rsidRPr="00F778DA">
        <w:rPr>
          <w:rFonts w:ascii="Times New Roman" w:eastAsia="Times New Roman" w:hAnsi="Times New Roman" w:cs="Times New Roman"/>
          <w:color w:val="auto"/>
          <w:sz w:val="24"/>
          <w:szCs w:val="24"/>
        </w:rPr>
        <w:t xml:space="preserve">Holocene </w:t>
      </w:r>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 xml:space="preserve">h.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Appling, A. P., Leon, M. C., &amp; McDowell, W. H. (2015). Reducing bias and quantifying uncertainty in watershed flux estimates: the R package loadflex.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r w:rsidRPr="00F778DA">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F778DA">
        <w:rPr>
          <w:rFonts w:ascii="Times New Roman" w:eastAsia="Times New Roman" w:hAnsi="Times New Roman" w:cs="Times New Roman"/>
          <w:i/>
          <w:sz w:val="24"/>
          <w:szCs w:val="24"/>
        </w:rPr>
        <w:t>Understanding the Global System, The Finnish Perspective, edited by Käyhkö J and Talve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r w:rsidRPr="00F778DA">
        <w:rPr>
          <w:rFonts w:ascii="Times New Roman" w:hAnsi="Times New Roman" w:cs="Times New Roman"/>
          <w:color w:val="111111"/>
          <w:sz w:val="24"/>
          <w:szCs w:val="24"/>
        </w:rPr>
        <w:lastRenderedPageBreak/>
        <w:t>Aulenbach, B. T. (2013). Improving regression-model-based streamwater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lastRenderedPageBreak/>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lastRenderedPageBreak/>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Vanni,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phosphorus,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Mendonça, R., Müller, R. A., Clow, D., Verpoorter, C., Raymond, P., Tranvik,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lastRenderedPageBreak/>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lastRenderedPageBreak/>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3"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05B9CC8" w:rsidR="008E2573" w:rsidRDefault="008E2573" w:rsidP="0050442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6A5DE14B"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Tongal, H., &amp; Berndtsson,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r w:rsidRPr="00504420">
        <w:rPr>
          <w:rFonts w:ascii="Times New Roman" w:eastAsia="Times New Roman" w:hAnsi="Times New Roman" w:cs="Times New Roman"/>
          <w:color w:val="auto"/>
          <w:sz w:val="24"/>
          <w:szCs w:val="24"/>
        </w:rPr>
        <w:t xml:space="preserve">modeling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i/>
          <w:iCs/>
          <w:color w:val="auto"/>
          <w:sz w:val="24"/>
          <w:szCs w:val="24"/>
        </w:rPr>
        <w:t>risk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lastRenderedPageBreak/>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lastRenderedPageBreak/>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4"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5"/>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2797FAA3" w:rsidR="00CD3C59" w:rsidRPr="00B65ED4" w:rsidRDefault="001901E2" w:rsidP="008A25D2">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Vänern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6"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0.10</w:t>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64C7CCB1"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0B48CEDE"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r w:rsidR="002B3835">
              <w:rPr>
                <w:rFonts w:ascii="Times New Roman" w:hAnsi="Times New Roman" w:cs="Times New Roman"/>
                <w:b/>
                <w:sz w:val="24"/>
                <w:szCs w:val="24"/>
              </w:rPr>
              <w:t>ous</w:t>
            </w:r>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4D3FFBC6"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5009981C"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r w:rsidR="002B3835">
              <w:rPr>
                <w:rFonts w:ascii="Times New Roman" w:eastAsia="Times New Roman" w:hAnsi="Times New Roman" w:cs="Times New Roman"/>
                <w:b/>
                <w:sz w:val="24"/>
                <w:szCs w:val="24"/>
              </w:rPr>
              <w:t>ous</w:t>
            </w:r>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002A6844" w:rsidRPr="005646B8">
              <w:rPr>
                <w:rFonts w:ascii="Times New Roman" w:eastAsia="Times New Roman" w:hAnsi="Times New Roman" w:cs="Times New Roman"/>
                <w:sz w:val="24"/>
                <w:szCs w:val="24"/>
                <w:vertAlign w:val="subscript"/>
              </w:rPr>
              <w:t>H</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002A6844" w:rsidRPr="005646B8">
              <w:rPr>
                <w:rFonts w:ascii="Times New Roman" w:eastAsia="Times New Roman" w:hAnsi="Times New Roman" w:cs="Times New Roman"/>
                <w:sz w:val="24"/>
                <w:szCs w:val="24"/>
                <w:vertAlign w:val="subscript"/>
              </w:rPr>
              <w:t>H</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r w:rsidR="00D616F4">
              <w:rPr>
                <w:rFonts w:ascii="Times New Roman" w:eastAsia="Times New Roman" w:hAnsi="Times New Roman" w:cs="Times New Roman"/>
                <w:sz w:val="24"/>
                <w:szCs w:val="24"/>
              </w:rPr>
              <w:t>, T</w:t>
            </w:r>
            <w:r w:rsidR="00D616F4" w:rsidRPr="005646B8">
              <w:rPr>
                <w:rFonts w:ascii="Times New Roman" w:eastAsia="Times New Roman" w:hAnsi="Times New Roman" w:cs="Times New Roman"/>
                <w:sz w:val="24"/>
                <w:szCs w:val="24"/>
                <w:vertAlign w:val="subscript"/>
              </w:rPr>
              <w:t>Base</w:t>
            </w:r>
            <w:r w:rsidR="00D616F4">
              <w:rPr>
                <w:rFonts w:ascii="Times New Roman" w:eastAsia="Times New Roman" w:hAnsi="Times New Roman" w:cs="Times New Roman"/>
                <w:sz w:val="24"/>
                <w:szCs w:val="24"/>
              </w:rPr>
              <w:t xml:space="preserve"> = 20°C</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7A31B669"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B313DB">
        <w:rPr>
          <w:rFonts w:ascii="Times New Roman" w:eastAsia="Times New Roman" w:hAnsi="Times New Roman" w:cs="Times New Roman"/>
          <w:b/>
          <w:sz w:val="24"/>
          <w:szCs w:val="24"/>
        </w:rPr>
        <w:t xml:space="preserve"> (mg L</w:t>
      </w:r>
      <w:r w:rsidR="00B313DB" w:rsidRPr="00B313DB">
        <w:rPr>
          <w:rFonts w:ascii="Times New Roman" w:eastAsia="Times New Roman" w:hAnsi="Times New Roman" w:cs="Times New Roman"/>
          <w:b/>
          <w:sz w:val="24"/>
          <w:szCs w:val="24"/>
          <w:vertAlign w:val="superscript"/>
        </w:rPr>
        <w:t>-1</w:t>
      </w:r>
      <w:r w:rsidR="00B313DB">
        <w:rPr>
          <w:rFonts w:ascii="Times New Roman" w:eastAsia="Times New Roman" w:hAnsi="Times New Roman" w:cs="Times New Roman"/>
          <w:b/>
          <w:color w:val="auto"/>
          <w:sz w:val="24"/>
          <w:szCs w:val="24"/>
        </w:rPr>
        <w:t>)</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11570" w:type="dxa"/>
        <w:tblLook w:val="04A0" w:firstRow="1" w:lastRow="0" w:firstColumn="1" w:lastColumn="0" w:noHBand="0" w:noVBand="1"/>
      </w:tblPr>
      <w:tblGrid>
        <w:gridCol w:w="1016"/>
        <w:gridCol w:w="1030"/>
        <w:gridCol w:w="910"/>
        <w:gridCol w:w="910"/>
        <w:gridCol w:w="803"/>
        <w:gridCol w:w="1890"/>
        <w:gridCol w:w="1980"/>
        <w:gridCol w:w="1328"/>
        <w:gridCol w:w="1703"/>
      </w:tblGrid>
      <w:tr w:rsidR="00B313DB" w:rsidRPr="00B65ED4" w14:paraId="40F1E806" w14:textId="77777777" w:rsidTr="00B313DB">
        <w:trPr>
          <w:trHeight w:val="316"/>
        </w:trPr>
        <w:tc>
          <w:tcPr>
            <w:tcW w:w="0" w:type="auto"/>
            <w:noWrap/>
            <w:vAlign w:val="center"/>
            <w:hideMark/>
          </w:tcPr>
          <w:p w14:paraId="6204C522" w14:textId="77777777"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145D4FF2" w:rsidR="00B313DB" w:rsidRPr="00B65ED4" w:rsidRDefault="00B313DB" w:rsidP="00B313DB">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(DOC)</w:t>
            </w:r>
          </w:p>
        </w:tc>
        <w:tc>
          <w:tcPr>
            <w:tcW w:w="910" w:type="dxa"/>
            <w:vAlign w:val="center"/>
          </w:tcPr>
          <w:p w14:paraId="667EC3E8" w14:textId="5636AE33"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(DOC)</w:t>
            </w:r>
          </w:p>
        </w:tc>
        <w:tc>
          <w:tcPr>
            <w:tcW w:w="910" w:type="dxa"/>
            <w:vAlign w:val="center"/>
          </w:tcPr>
          <w:p w14:paraId="6AFDA17F" w14:textId="2DB113F4" w:rsidR="00B313DB" w:rsidRDefault="00B313DB" w:rsidP="00B313DB">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r>
              <w:rPr>
                <w:rFonts w:ascii="Times New Roman" w:eastAsia="Times New Roman" w:hAnsi="Times New Roman" w:cs="Times New Roman"/>
                <w:b/>
                <w:bCs/>
                <w:sz w:val="24"/>
                <w:szCs w:val="24"/>
              </w:rPr>
              <w:t xml:space="preserve"> (DO</w:t>
            </w:r>
            <w:r>
              <w:rPr>
                <w:rFonts w:ascii="Times New Roman" w:eastAsia="Times New Roman" w:hAnsi="Times New Roman" w:cs="Times New Roman"/>
                <w:b/>
                <w:bCs/>
                <w:sz w:val="24"/>
                <w:szCs w:val="24"/>
              </w:rPr>
              <w:t>)</w:t>
            </w:r>
          </w:p>
        </w:tc>
        <w:tc>
          <w:tcPr>
            <w:tcW w:w="803" w:type="dxa"/>
            <w:vAlign w:val="center"/>
          </w:tcPr>
          <w:p w14:paraId="3F6F7A0F" w14:textId="114F915C" w:rsidR="00B313DB" w:rsidRDefault="00B313DB" w:rsidP="00B313DB">
            <w:pPr>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w:t>
            </w:r>
            <w:r w:rsidRPr="00B65ED4">
              <w:rPr>
                <w:rFonts w:ascii="Times New Roman" w:eastAsia="Times New Roman" w:hAnsi="Times New Roman" w:cs="Times New Roman"/>
                <w:b/>
                <w:bCs/>
                <w:sz w:val="24"/>
                <w:szCs w:val="24"/>
              </w:rPr>
              <w:t>SE</w:t>
            </w:r>
            <w:r>
              <w:rPr>
                <w:rFonts w:ascii="Times New Roman" w:eastAsia="Times New Roman" w:hAnsi="Times New Roman" w:cs="Times New Roman"/>
                <w:b/>
                <w:bCs/>
                <w:sz w:val="24"/>
                <w:szCs w:val="24"/>
              </w:rPr>
              <w:t xml:space="preserve"> (DO</w:t>
            </w:r>
            <w:r>
              <w:rPr>
                <w:rFonts w:ascii="Times New Roman" w:eastAsia="Times New Roman" w:hAnsi="Times New Roman" w:cs="Times New Roman"/>
                <w:b/>
                <w:bCs/>
                <w:sz w:val="24"/>
                <w:szCs w:val="24"/>
              </w:rPr>
              <w:t>)</w:t>
            </w:r>
          </w:p>
        </w:tc>
        <w:tc>
          <w:tcPr>
            <w:tcW w:w="1890" w:type="dxa"/>
            <w:vAlign w:val="center"/>
          </w:tcPr>
          <w:p w14:paraId="4B9F84AA" w14:textId="07EFBD71" w:rsidR="00B313DB" w:rsidRPr="00B65ED4" w:rsidRDefault="00B313DB" w:rsidP="00B313DB">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Pr="00F4451F">
              <w:rPr>
                <w:rFonts w:ascii="Times New Roman" w:eastAsia="Times New Roman" w:hAnsi="Times New Roman" w:cs="Times New Roman"/>
                <w:b/>
                <w:sz w:val="24"/>
                <w:szCs w:val="24"/>
                <w:vertAlign w:val="subscript"/>
              </w:rPr>
              <w:t>Alloch</w:t>
            </w:r>
            <w:r w:rsidRPr="00F4451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bCs/>
                <w:sz w:val="24"/>
                <w:szCs w:val="24"/>
              </w:rPr>
              <w:t>(d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980" w:type="dxa"/>
            <w:vAlign w:val="center"/>
          </w:tcPr>
          <w:p w14:paraId="41B158C1" w14:textId="199835FE" w:rsidR="00B313DB" w:rsidRPr="00B65ED4" w:rsidRDefault="00B313DB" w:rsidP="00B313DB">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Pr="00F4451F">
              <w:rPr>
                <w:rFonts w:ascii="Times New Roman" w:eastAsia="Times New Roman" w:hAnsi="Times New Roman" w:cs="Times New Roman"/>
                <w:b/>
                <w:bCs/>
                <w:sz w:val="24"/>
                <w:szCs w:val="24"/>
                <w:vertAlign w:val="subscript"/>
              </w:rPr>
              <w:t>Autoch</w:t>
            </w:r>
            <w:r w:rsidRPr="00B65ED4">
              <w:rPr>
                <w:rFonts w:ascii="Times New Roman" w:eastAsia="Times New Roman" w:hAnsi="Times New Roman" w:cs="Times New Roman"/>
                <w:b/>
                <w:bCs/>
                <w:sz w:val="24"/>
                <w:szCs w:val="24"/>
              </w:rPr>
              <w:t xml:space="preserve"> (d</w:t>
            </w:r>
            <w:r w:rsidRPr="00B65ED4">
              <w:rPr>
                <w:rFonts w:ascii="Times New Roman" w:eastAsia="Times New Roman" w:hAnsi="Times New Roman" w:cs="Times New Roman"/>
                <w:b/>
                <w:bCs/>
                <w:sz w:val="24"/>
                <w:szCs w:val="24"/>
                <w:vertAlign w:val="superscript"/>
              </w:rPr>
              <w:t>-1</w:t>
            </w:r>
            <w:r w:rsidRPr="00B65ED4">
              <w:rPr>
                <w:rFonts w:ascii="Times New Roman" w:eastAsia="Times New Roman" w:hAnsi="Times New Roman" w:cs="Times New Roman"/>
                <w:b/>
                <w:bCs/>
                <w:sz w:val="24"/>
                <w:szCs w:val="24"/>
              </w:rPr>
              <w:t>)</w:t>
            </w:r>
          </w:p>
        </w:tc>
        <w:tc>
          <w:tcPr>
            <w:tcW w:w="1328" w:type="dxa"/>
            <w:vAlign w:val="center"/>
          </w:tcPr>
          <w:p w14:paraId="4BA6CCA3" w14:textId="6E3A78C5" w:rsidR="00B313DB" w:rsidRPr="00F4451F" w:rsidRDefault="00B313DB" w:rsidP="00B313DB">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B313DB" w:rsidRPr="00F4451F" w:rsidRDefault="00B313DB" w:rsidP="00B313DB">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Pr="00F4451F">
              <w:rPr>
                <w:rFonts w:ascii="Times New Roman" w:eastAsia="Times New Roman" w:hAnsi="Times New Roman" w:cs="Times New Roman"/>
                <w:b/>
                <w:sz w:val="24"/>
                <w:szCs w:val="24"/>
                <w:vertAlign w:val="subscript"/>
              </w:rPr>
              <w:t>Autoch</w:t>
            </w:r>
          </w:p>
        </w:tc>
      </w:tr>
      <w:tr w:rsidR="00B313DB" w:rsidRPr="00B65ED4" w14:paraId="6285F544" w14:textId="77777777" w:rsidTr="00B313DB">
        <w:trPr>
          <w:trHeight w:val="352"/>
        </w:trPr>
        <w:tc>
          <w:tcPr>
            <w:tcW w:w="0" w:type="auto"/>
            <w:noWrap/>
            <w:vAlign w:val="center"/>
            <w:hideMark/>
          </w:tcPr>
          <w:p w14:paraId="1B5EF91C"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293B56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0.55</w:t>
            </w:r>
          </w:p>
        </w:tc>
        <w:tc>
          <w:tcPr>
            <w:tcW w:w="910" w:type="dxa"/>
            <w:vAlign w:val="center"/>
          </w:tcPr>
          <w:p w14:paraId="1B300257" w14:textId="1240875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-0.46</w:t>
            </w:r>
          </w:p>
        </w:tc>
        <w:tc>
          <w:tcPr>
            <w:tcW w:w="910" w:type="dxa"/>
            <w:vAlign w:val="center"/>
          </w:tcPr>
          <w:p w14:paraId="121EE3B5" w14:textId="41D3BA4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1.52</w:t>
            </w:r>
          </w:p>
        </w:tc>
        <w:tc>
          <w:tcPr>
            <w:tcW w:w="803" w:type="dxa"/>
            <w:vAlign w:val="center"/>
          </w:tcPr>
          <w:p w14:paraId="4DB21543" w14:textId="5561AC60"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-0.64</w:t>
            </w:r>
          </w:p>
        </w:tc>
        <w:tc>
          <w:tcPr>
            <w:tcW w:w="1890" w:type="dxa"/>
            <w:vAlign w:val="center"/>
          </w:tcPr>
          <w:p w14:paraId="6518F35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(2.1e-5)</w:t>
            </w:r>
          </w:p>
        </w:tc>
        <w:tc>
          <w:tcPr>
            <w:tcW w:w="1980" w:type="dxa"/>
            <w:vAlign w:val="center"/>
          </w:tcPr>
          <w:p w14:paraId="093C735A"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0.0034 (9.4e-5)</w:t>
            </w:r>
          </w:p>
        </w:tc>
        <w:tc>
          <w:tcPr>
            <w:tcW w:w="1328" w:type="dxa"/>
            <w:vAlign w:val="center"/>
          </w:tcPr>
          <w:p w14:paraId="6F220B4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(4.2e-5)</w:t>
            </w:r>
          </w:p>
        </w:tc>
        <w:tc>
          <w:tcPr>
            <w:tcW w:w="0" w:type="auto"/>
            <w:vAlign w:val="center"/>
          </w:tcPr>
          <w:p w14:paraId="0816820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0.8400 (2.2e-2)</w:t>
            </w:r>
          </w:p>
        </w:tc>
      </w:tr>
      <w:tr w:rsidR="00B313DB" w:rsidRPr="00B65ED4" w14:paraId="7C583CE7" w14:textId="77777777" w:rsidTr="00B313DB">
        <w:trPr>
          <w:trHeight w:val="350"/>
        </w:trPr>
        <w:tc>
          <w:tcPr>
            <w:tcW w:w="0" w:type="auto"/>
            <w:noWrap/>
            <w:vAlign w:val="center"/>
            <w:hideMark/>
          </w:tcPr>
          <w:p w14:paraId="481F258B"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1CCB94D0"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0.61</w:t>
            </w:r>
          </w:p>
        </w:tc>
        <w:tc>
          <w:tcPr>
            <w:tcW w:w="910" w:type="dxa"/>
            <w:vAlign w:val="center"/>
          </w:tcPr>
          <w:p w14:paraId="0DEB0F12" w14:textId="6ADFCC69"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0.31</w:t>
            </w:r>
          </w:p>
        </w:tc>
        <w:tc>
          <w:tcPr>
            <w:tcW w:w="910" w:type="dxa"/>
            <w:vAlign w:val="center"/>
          </w:tcPr>
          <w:p w14:paraId="478E2168" w14:textId="0B4F7DC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1.74</w:t>
            </w:r>
          </w:p>
        </w:tc>
        <w:tc>
          <w:tcPr>
            <w:tcW w:w="803" w:type="dxa"/>
            <w:vAlign w:val="center"/>
          </w:tcPr>
          <w:p w14:paraId="7FB7EE8C" w14:textId="6F11619D"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0.45</w:t>
            </w:r>
          </w:p>
        </w:tc>
        <w:tc>
          <w:tcPr>
            <w:tcW w:w="1890" w:type="dxa"/>
            <w:vAlign w:val="center"/>
          </w:tcPr>
          <w:p w14:paraId="7FCEC3AC"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0.0009 (9.3e-5)</w:t>
            </w:r>
          </w:p>
        </w:tc>
        <w:tc>
          <w:tcPr>
            <w:tcW w:w="1980" w:type="dxa"/>
            <w:vAlign w:val="center"/>
          </w:tcPr>
          <w:p w14:paraId="3A35953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0.1600 (1.3e-2)</w:t>
            </w:r>
          </w:p>
        </w:tc>
        <w:tc>
          <w:tcPr>
            <w:tcW w:w="1328" w:type="dxa"/>
            <w:vAlign w:val="center"/>
          </w:tcPr>
          <w:p w14:paraId="34AA696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0.4100 (3.2e-2)</w:t>
            </w:r>
          </w:p>
        </w:tc>
        <w:tc>
          <w:tcPr>
            <w:tcW w:w="0" w:type="auto"/>
            <w:vAlign w:val="center"/>
          </w:tcPr>
          <w:p w14:paraId="08994E2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0.6800 (3.5e-2)</w:t>
            </w:r>
          </w:p>
        </w:tc>
      </w:tr>
      <w:tr w:rsidR="00B313DB" w:rsidRPr="00B65ED4" w14:paraId="1F0D3AF4" w14:textId="77777777" w:rsidTr="00B313DB">
        <w:trPr>
          <w:trHeight w:val="305"/>
        </w:trPr>
        <w:tc>
          <w:tcPr>
            <w:tcW w:w="0" w:type="auto"/>
            <w:noWrap/>
            <w:vAlign w:val="center"/>
            <w:hideMark/>
          </w:tcPr>
          <w:p w14:paraId="60256B18"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7F7F1AD1"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0.47</w:t>
            </w:r>
          </w:p>
        </w:tc>
        <w:tc>
          <w:tcPr>
            <w:tcW w:w="910" w:type="dxa"/>
            <w:vAlign w:val="center"/>
          </w:tcPr>
          <w:p w14:paraId="6328CC14" w14:textId="1A293C88"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-0.20</w:t>
            </w:r>
          </w:p>
        </w:tc>
        <w:tc>
          <w:tcPr>
            <w:tcW w:w="910" w:type="dxa"/>
            <w:vAlign w:val="center"/>
          </w:tcPr>
          <w:p w14:paraId="688345F5" w14:textId="0889F75E"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w:t>
            </w:r>
            <w:r>
              <w:rPr>
                <w:rFonts w:ascii="Times New Roman" w:eastAsia="Times New Roman" w:hAnsi="Times New Roman" w:cs="Times New Roman"/>
                <w:sz w:val="24"/>
                <w:szCs w:val="24"/>
              </w:rPr>
              <w:t>86</w:t>
            </w:r>
          </w:p>
        </w:tc>
        <w:tc>
          <w:tcPr>
            <w:tcW w:w="803" w:type="dxa"/>
            <w:vAlign w:val="center"/>
          </w:tcPr>
          <w:p w14:paraId="27DFEC82" w14:textId="2CBC693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c>
          <w:tcPr>
            <w:tcW w:w="1890" w:type="dxa"/>
            <w:vAlign w:val="center"/>
          </w:tcPr>
          <w:p w14:paraId="083D98D8"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0.0025 (3.2e-5)</w:t>
            </w:r>
          </w:p>
        </w:tc>
        <w:tc>
          <w:tcPr>
            <w:tcW w:w="1980" w:type="dxa"/>
            <w:vAlign w:val="center"/>
          </w:tcPr>
          <w:p w14:paraId="3E1D5AC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0.0350 (5.6e-3)</w:t>
            </w:r>
          </w:p>
        </w:tc>
        <w:tc>
          <w:tcPr>
            <w:tcW w:w="1328" w:type="dxa"/>
            <w:vAlign w:val="center"/>
          </w:tcPr>
          <w:p w14:paraId="07315D7E"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1.0000 (1.4e-5)</w:t>
            </w:r>
          </w:p>
        </w:tc>
        <w:tc>
          <w:tcPr>
            <w:tcW w:w="0" w:type="auto"/>
            <w:vAlign w:val="center"/>
          </w:tcPr>
          <w:p w14:paraId="0BDC5749"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0.0310 (1.7e-2)</w:t>
            </w:r>
          </w:p>
        </w:tc>
      </w:tr>
      <w:tr w:rsidR="00B313DB" w:rsidRPr="00B65ED4" w14:paraId="49E161FD" w14:textId="77777777" w:rsidTr="00B313DB">
        <w:trPr>
          <w:trHeight w:val="305"/>
        </w:trPr>
        <w:tc>
          <w:tcPr>
            <w:tcW w:w="0" w:type="auto"/>
            <w:noWrap/>
            <w:vAlign w:val="center"/>
            <w:hideMark/>
          </w:tcPr>
          <w:p w14:paraId="599B554A" w14:textId="77777777" w:rsidR="00B313DB" w:rsidRPr="00B65ED4" w:rsidRDefault="00B313DB" w:rsidP="00B313DB">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0A8F967D"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0.51</w:t>
            </w:r>
          </w:p>
        </w:tc>
        <w:tc>
          <w:tcPr>
            <w:tcW w:w="910" w:type="dxa"/>
            <w:vAlign w:val="center"/>
          </w:tcPr>
          <w:p w14:paraId="799E281B" w14:textId="2EA27BAE"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0.52</w:t>
            </w:r>
          </w:p>
        </w:tc>
        <w:tc>
          <w:tcPr>
            <w:tcW w:w="910" w:type="dxa"/>
            <w:vAlign w:val="center"/>
          </w:tcPr>
          <w:p w14:paraId="4FDD9B9C" w14:textId="3A296FE7"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1.38</w:t>
            </w:r>
          </w:p>
        </w:tc>
        <w:tc>
          <w:tcPr>
            <w:tcW w:w="803" w:type="dxa"/>
            <w:vAlign w:val="center"/>
          </w:tcPr>
          <w:p w14:paraId="71CFA084" w14:textId="673C0ECC"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-1.42</w:t>
            </w:r>
          </w:p>
        </w:tc>
        <w:tc>
          <w:tcPr>
            <w:tcW w:w="1890" w:type="dxa"/>
            <w:vAlign w:val="center"/>
          </w:tcPr>
          <w:p w14:paraId="2FEFE7F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0.0014 (4.7e-5)</w:t>
            </w:r>
          </w:p>
        </w:tc>
        <w:tc>
          <w:tcPr>
            <w:tcW w:w="1980" w:type="dxa"/>
            <w:vAlign w:val="center"/>
          </w:tcPr>
          <w:p w14:paraId="21A26E35"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0.0320 (7.6e-3)</w:t>
            </w:r>
          </w:p>
        </w:tc>
        <w:tc>
          <w:tcPr>
            <w:tcW w:w="1328" w:type="dxa"/>
            <w:vAlign w:val="center"/>
          </w:tcPr>
          <w:p w14:paraId="6F6AB6A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0.9300 (2.4e-2)</w:t>
            </w:r>
          </w:p>
        </w:tc>
        <w:tc>
          <w:tcPr>
            <w:tcW w:w="0" w:type="auto"/>
            <w:vAlign w:val="center"/>
          </w:tcPr>
          <w:p w14:paraId="6BEEF95D"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0.8700 (2.8e-2)</w:t>
            </w:r>
          </w:p>
        </w:tc>
      </w:tr>
      <w:tr w:rsidR="00B313DB" w:rsidRPr="00B65ED4" w14:paraId="3BC7EE70" w14:textId="77777777" w:rsidTr="00B313DB">
        <w:trPr>
          <w:trHeight w:val="359"/>
        </w:trPr>
        <w:tc>
          <w:tcPr>
            <w:tcW w:w="0" w:type="auto"/>
            <w:noWrap/>
            <w:vAlign w:val="center"/>
            <w:hideMark/>
          </w:tcPr>
          <w:p w14:paraId="667914D4" w14:textId="7795F51D" w:rsidR="00B313DB" w:rsidRPr="00B65ED4" w:rsidRDefault="00B313DB" w:rsidP="00B313D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Vänern</w:t>
            </w:r>
          </w:p>
        </w:tc>
        <w:tc>
          <w:tcPr>
            <w:tcW w:w="1030" w:type="dxa"/>
            <w:noWrap/>
            <w:vAlign w:val="center"/>
            <w:hideMark/>
          </w:tcPr>
          <w:p w14:paraId="4E20F4C3" w14:textId="44DEDE3E" w:rsidR="00B313DB" w:rsidRPr="00B65ED4"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0.28</w:t>
            </w:r>
          </w:p>
        </w:tc>
        <w:tc>
          <w:tcPr>
            <w:tcW w:w="910" w:type="dxa"/>
            <w:vAlign w:val="center"/>
          </w:tcPr>
          <w:p w14:paraId="0D4F505C" w14:textId="26CFB306"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0.23</w:t>
            </w:r>
          </w:p>
        </w:tc>
        <w:tc>
          <w:tcPr>
            <w:tcW w:w="910" w:type="dxa"/>
            <w:vAlign w:val="center"/>
          </w:tcPr>
          <w:p w14:paraId="4C70227A" w14:textId="56B96094"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803" w:type="dxa"/>
            <w:vAlign w:val="center"/>
          </w:tcPr>
          <w:p w14:paraId="5654D4EF" w14:textId="5E03D372" w:rsidR="00B313DB" w:rsidRDefault="00B313DB" w:rsidP="00B313DB">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0.65</w:t>
            </w:r>
          </w:p>
        </w:tc>
        <w:tc>
          <w:tcPr>
            <w:tcW w:w="1890" w:type="dxa"/>
            <w:vAlign w:val="center"/>
          </w:tcPr>
          <w:p w14:paraId="714435B0"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0.0011 (5.1e-5)</w:t>
            </w:r>
          </w:p>
        </w:tc>
        <w:tc>
          <w:tcPr>
            <w:tcW w:w="1980" w:type="dxa"/>
            <w:vAlign w:val="center"/>
          </w:tcPr>
          <w:p w14:paraId="60CCA256"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0.4500 (8.0e-2)</w:t>
            </w:r>
          </w:p>
        </w:tc>
        <w:tc>
          <w:tcPr>
            <w:tcW w:w="1328" w:type="dxa"/>
            <w:vAlign w:val="center"/>
          </w:tcPr>
          <w:p w14:paraId="257CB1C2"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0.9500 (1.8e-2)</w:t>
            </w:r>
          </w:p>
        </w:tc>
        <w:tc>
          <w:tcPr>
            <w:tcW w:w="0" w:type="auto"/>
            <w:vAlign w:val="center"/>
          </w:tcPr>
          <w:p w14:paraId="3BBC2443" w14:textId="77777777" w:rsidR="00B313DB" w:rsidRPr="00B65ED4" w:rsidRDefault="00B313DB" w:rsidP="00B313DB">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0.5900 (4.7e-2)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35F518DF" w:rsidR="00672ADB" w:rsidRPr="00B65ED4" w:rsidRDefault="001901E2">
            <w:pPr>
              <w:rPr>
                <w:rFonts w:ascii="Times New Roman" w:hAnsi="Times New Roman" w:cs="Times New Roman"/>
                <w:sz w:val="24"/>
                <w:szCs w:val="24"/>
              </w:rPr>
            </w:pPr>
            <w:r>
              <w:rPr>
                <w:rFonts w:ascii="Times New Roman" w:hAnsi="Times New Roman" w:cs="Times New Roman"/>
                <w:sz w:val="24"/>
                <w:szCs w:val="24"/>
              </w:rPr>
              <w:t>Vänern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49C1CB3B" w:rsidR="00672ADB" w:rsidRPr="00B65ED4" w:rsidRDefault="001901E2">
            <w:pPr>
              <w:rPr>
                <w:rFonts w:ascii="Times New Roman" w:hAnsi="Times New Roman" w:cs="Times New Roman"/>
                <w:sz w:val="24"/>
                <w:szCs w:val="24"/>
              </w:rPr>
            </w:pPr>
            <w:r>
              <w:rPr>
                <w:rFonts w:ascii="Times New Roman" w:hAnsi="Times New Roman" w:cs="Times New Roman"/>
                <w:sz w:val="24"/>
                <w:szCs w:val="24"/>
              </w:rPr>
              <w:t>Vänern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2DBF8AF8" w:rsidR="00672ADB" w:rsidRPr="00B65ED4" w:rsidRDefault="001901E2">
            <w:pPr>
              <w:rPr>
                <w:rFonts w:ascii="Times New Roman" w:hAnsi="Times New Roman" w:cs="Times New Roman"/>
                <w:sz w:val="24"/>
                <w:szCs w:val="24"/>
              </w:rPr>
            </w:pPr>
            <w:r>
              <w:rPr>
                <w:rFonts w:ascii="Times New Roman" w:hAnsi="Times New Roman" w:cs="Times New Roman"/>
                <w:sz w:val="24"/>
                <w:szCs w:val="24"/>
              </w:rPr>
              <w:t>Vänern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7"/>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8">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9">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20">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52CA8AE7"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chthon</w:t>
      </w:r>
      <w:r w:rsidR="002B3835">
        <w:rPr>
          <w:color w:val="000000"/>
        </w:rPr>
        <w:t>ous inputs</w:t>
      </w:r>
      <w:r w:rsidR="003A1DB2" w:rsidRPr="00B65ED4">
        <w:rPr>
          <w:color w:val="000000"/>
        </w:rPr>
        <w:t xml:space="preserve">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377F24" w:rsidP="000233C2">
      <w:pPr>
        <w:pStyle w:val="NormalWeb"/>
        <w:spacing w:before="0" w:beforeAutospacing="0" w:after="0" w:afterAutospacing="0" w:line="480" w:lineRule="auto"/>
        <w:rPr>
          <w:b/>
        </w:rPr>
      </w:pPr>
      <w:r>
        <w:rPr>
          <w:b/>
          <w:noProof/>
        </w:rPr>
        <w:pict w14:anchorId="27A042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ardplot2" style="width:468pt;height:234.75pt;mso-width-percent:0;mso-height-percent:0;mso-width-percent:0;mso-height-percent:0">
            <v:imagedata r:id="rId21" o:title="beardplot2"/>
          </v:shape>
        </w:pict>
      </w:r>
    </w:p>
    <w:p w14:paraId="19495297" w14:textId="5D4412BB"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r w:rsidR="002B3835">
        <w:rPr>
          <w:color w:val="000000"/>
        </w:rPr>
        <w:t>ous</w:t>
      </w:r>
      <w:r w:rsidRPr="00B65ED4">
        <w:rPr>
          <w:color w:val="000000"/>
        </w:rPr>
        <w:t>/autochthon</w:t>
      </w:r>
      <w:r w:rsidR="002B3835">
        <w:rPr>
          <w:color w:val="000000"/>
        </w:rPr>
        <w:t>ous inputs</w:t>
      </w:r>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Hilary Dugan" w:date="2018-05-15T15:03:00Z" w:initials="HD">
    <w:p w14:paraId="23FA35BD" w14:textId="71E76CBE" w:rsidR="00377F24" w:rsidRDefault="00377F24">
      <w:pPr>
        <w:pStyle w:val="CommentText"/>
      </w:pPr>
      <w:r>
        <w:rPr>
          <w:rStyle w:val="CommentReference"/>
        </w:rPr>
        <w:annotationRef/>
      </w:r>
      <w:hyperlink r:id="rId1" w:history="1">
        <w:r w:rsidRPr="005B5C35">
          <w:rPr>
            <w:rStyle w:val="Hyperlink"/>
          </w:rPr>
          <w:t>https://aslopubs.onlinelibrary.wiley.com/action/doSearch?SeriesKey=23782242&amp;sortBy=Earliest</w:t>
        </w:r>
      </w:hyperlink>
    </w:p>
    <w:p w14:paraId="20E687AF" w14:textId="5643A5F0" w:rsidR="00377F24" w:rsidRDefault="00377F24">
      <w:pPr>
        <w:pStyle w:val="CommentText"/>
      </w:pPr>
    </w:p>
    <w:p w14:paraId="7C41DE32" w14:textId="15D65A5F" w:rsidR="00377F24" w:rsidRDefault="00377F24">
      <w:pPr>
        <w:pStyle w:val="CommentText"/>
      </w:pPr>
      <w:r>
        <w:t xml:space="preserve">We should pad the intro with some of these new carbon papers </w:t>
      </w:r>
    </w:p>
  </w:comment>
  <w:comment w:id="14" w:author="Hilary Dugan" w:date="2018-05-15T14:47:00Z" w:initials="HD">
    <w:p w14:paraId="48DF58D5" w14:textId="0FC96B7F" w:rsidR="00377F24" w:rsidRDefault="00377F24">
      <w:pPr>
        <w:pStyle w:val="CommentText"/>
      </w:pPr>
      <w:r>
        <w:rPr>
          <w:rStyle w:val="CommentReference"/>
        </w:rPr>
        <w:annotationRef/>
      </w:r>
      <w:r>
        <w:t xml:space="preserve">More citations? I think the reviewer had suggestions. Mirror Lake? </w:t>
      </w:r>
    </w:p>
  </w:comment>
  <w:comment w:id="30" w:author="HILARY A DUGAN" w:date="2018-05-18T11:15:00Z" w:initials="HAD">
    <w:p w14:paraId="30E6F3DC" w14:textId="762BA62F" w:rsidR="00377F24" w:rsidRDefault="00377F24">
      <w:pPr>
        <w:pStyle w:val="CommentText"/>
      </w:pPr>
      <w:r>
        <w:rPr>
          <w:rStyle w:val="CommentReference"/>
        </w:rPr>
        <w:annotationRef/>
      </w:r>
      <w:r>
        <w:t xml:space="preserve">We can elaborate on why in the discussion.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41DE32" w15:done="0"/>
  <w15:commentEx w15:paraId="48DF58D5" w15:done="0"/>
  <w15:commentEx w15:paraId="30E6F3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41DE32" w16cid:durableId="1EA57528"/>
  <w16cid:commentId w16cid:paraId="286FE000" w16cid:durableId="1EA55D7C"/>
  <w16cid:commentId w16cid:paraId="5E29A34B" w16cid:durableId="1EA57050"/>
  <w16cid:commentId w16cid:paraId="48DF58D5" w16cid:durableId="1EA5716C"/>
  <w16cid:commentId w16cid:paraId="7CC3AC19" w16cid:durableId="1EA57217"/>
  <w16cid:commentId w16cid:paraId="490F0BE0" w16cid:durableId="1EA55D7D"/>
  <w16cid:commentId w16cid:paraId="3B70BEDA" w16cid:durableId="1EA55D7E"/>
  <w16cid:commentId w16cid:paraId="5FA3E49D" w16cid:durableId="1EA55D7F"/>
  <w16cid:commentId w16cid:paraId="1CC04E89" w16cid:durableId="1EA55D80"/>
  <w16cid:commentId w16cid:paraId="25C3BEB6" w16cid:durableId="1EA55D81"/>
  <w16cid:commentId w16cid:paraId="7528271C" w16cid:durableId="1EA55D82"/>
  <w16cid:commentId w16cid:paraId="4A514842" w16cid:durableId="1EA57935"/>
  <w16cid:commentId w16cid:paraId="4919A722" w16cid:durableId="1EA55D83"/>
  <w16cid:commentId w16cid:paraId="556E0DFF" w16cid:durableId="1EA55D84"/>
  <w16cid:commentId w16cid:paraId="7B27B92C" w16cid:durableId="1EA579B8"/>
  <w16cid:commentId w16cid:paraId="66756843" w16cid:durableId="1EA55D85"/>
  <w16cid:commentId w16cid:paraId="01BD3E28" w16cid:durableId="1EA55D86"/>
  <w16cid:commentId w16cid:paraId="03B3635E" w16cid:durableId="1EA57DDF"/>
  <w16cid:commentId w16cid:paraId="30E6F3DC" w16cid:durableId="1EA93447"/>
  <w16cid:commentId w16cid:paraId="5AFDB43B" w16cid:durableId="1EA5613C"/>
  <w16cid:commentId w16cid:paraId="27CEFA08" w16cid:durableId="1EA56484"/>
  <w16cid:commentId w16cid:paraId="7EECFB38" w16cid:durableId="1EA55D87"/>
  <w16cid:commentId w16cid:paraId="7F6A5DD6" w16cid:durableId="1EA55FC7"/>
  <w16cid:commentId w16cid:paraId="6D61B8A5" w16cid:durableId="1EA55D8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4A78C9" w14:textId="77777777" w:rsidR="006C6470" w:rsidRDefault="006C6470">
      <w:pPr>
        <w:spacing w:line="240" w:lineRule="auto"/>
      </w:pPr>
      <w:r>
        <w:separator/>
      </w:r>
    </w:p>
  </w:endnote>
  <w:endnote w:type="continuationSeparator" w:id="0">
    <w:p w14:paraId="31535AF2" w14:textId="77777777" w:rsidR="006C6470" w:rsidRDefault="006C64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989F3E" w14:textId="77777777" w:rsidR="006C6470" w:rsidRDefault="006C6470">
      <w:pPr>
        <w:spacing w:line="240" w:lineRule="auto"/>
      </w:pPr>
      <w:r>
        <w:separator/>
      </w:r>
    </w:p>
  </w:footnote>
  <w:footnote w:type="continuationSeparator" w:id="0">
    <w:p w14:paraId="7827F93E" w14:textId="77777777" w:rsidR="006C6470" w:rsidRDefault="006C6470">
      <w:pPr>
        <w:spacing w:line="240" w:lineRule="auto"/>
      </w:pPr>
      <w:r>
        <w:continuationSeparator/>
      </w:r>
    </w:p>
  </w:footnote>
  <w:footnote w:id="1">
    <w:p w14:paraId="6318265D" w14:textId="77777777" w:rsidR="00377F24" w:rsidRDefault="00377F24">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5BEBD269" w:rsidR="00377F24" w:rsidRDefault="00377F24">
        <w:pPr>
          <w:pStyle w:val="Header"/>
          <w:jc w:val="right"/>
        </w:pPr>
        <w:r>
          <w:fldChar w:fldCharType="begin"/>
        </w:r>
        <w:r>
          <w:instrText xml:space="preserve"> PAGE   \* MERGEFORMAT </w:instrText>
        </w:r>
        <w:r>
          <w:fldChar w:fldCharType="separate"/>
        </w:r>
        <w:r w:rsidR="00780F7E">
          <w:rPr>
            <w:noProof/>
          </w:rPr>
          <w:t>28</w:t>
        </w:r>
        <w:r>
          <w:rPr>
            <w:noProof/>
          </w:rPr>
          <w:fldChar w:fldCharType="end"/>
        </w:r>
      </w:p>
    </w:sdtContent>
  </w:sdt>
  <w:p w14:paraId="69AD8F9A" w14:textId="77777777" w:rsidR="00377F24" w:rsidRDefault="00377F24">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ilary Dugan">
    <w15:presenceInfo w15:providerId="None" w15:userId="Hilary Dugan"/>
  </w15:person>
  <w15:person w15:author="immccull@gmail.com">
    <w15:presenceInfo w15:providerId="Windows Live" w15:userId="78f0df2372ec28c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54D8"/>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0DD"/>
    <w:rsid w:val="000D0C63"/>
    <w:rsid w:val="000D0D2C"/>
    <w:rsid w:val="000D12C7"/>
    <w:rsid w:val="000D1FD8"/>
    <w:rsid w:val="000D295F"/>
    <w:rsid w:val="000D2AA3"/>
    <w:rsid w:val="000D5154"/>
    <w:rsid w:val="000D6611"/>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52F60"/>
    <w:rsid w:val="001607F9"/>
    <w:rsid w:val="0016127A"/>
    <w:rsid w:val="00164D19"/>
    <w:rsid w:val="0016597D"/>
    <w:rsid w:val="0017143C"/>
    <w:rsid w:val="00175E38"/>
    <w:rsid w:val="001775B1"/>
    <w:rsid w:val="001801B2"/>
    <w:rsid w:val="0018140B"/>
    <w:rsid w:val="0018273A"/>
    <w:rsid w:val="0018401D"/>
    <w:rsid w:val="00186AD4"/>
    <w:rsid w:val="001901E2"/>
    <w:rsid w:val="00190FC1"/>
    <w:rsid w:val="00191220"/>
    <w:rsid w:val="00191702"/>
    <w:rsid w:val="00191DFF"/>
    <w:rsid w:val="0019247B"/>
    <w:rsid w:val="001934AC"/>
    <w:rsid w:val="00194614"/>
    <w:rsid w:val="00194B1A"/>
    <w:rsid w:val="00195C20"/>
    <w:rsid w:val="00196059"/>
    <w:rsid w:val="00196B38"/>
    <w:rsid w:val="001A34D6"/>
    <w:rsid w:val="001A6EFA"/>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4100"/>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BEA"/>
    <w:rsid w:val="00306E93"/>
    <w:rsid w:val="003071E2"/>
    <w:rsid w:val="00307267"/>
    <w:rsid w:val="00307F27"/>
    <w:rsid w:val="0031151D"/>
    <w:rsid w:val="00313D45"/>
    <w:rsid w:val="003147D4"/>
    <w:rsid w:val="00316799"/>
    <w:rsid w:val="0031798E"/>
    <w:rsid w:val="00317B4F"/>
    <w:rsid w:val="0032009C"/>
    <w:rsid w:val="00320449"/>
    <w:rsid w:val="00321B70"/>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2E87"/>
    <w:rsid w:val="00373276"/>
    <w:rsid w:val="00377F24"/>
    <w:rsid w:val="00381FE6"/>
    <w:rsid w:val="00383EE0"/>
    <w:rsid w:val="00384BFB"/>
    <w:rsid w:val="00385FCA"/>
    <w:rsid w:val="003870E6"/>
    <w:rsid w:val="00387B57"/>
    <w:rsid w:val="0039062A"/>
    <w:rsid w:val="00393DA6"/>
    <w:rsid w:val="0039414A"/>
    <w:rsid w:val="003946F4"/>
    <w:rsid w:val="00395FD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4DE"/>
    <w:rsid w:val="003D3BA1"/>
    <w:rsid w:val="003D3D1B"/>
    <w:rsid w:val="003D494C"/>
    <w:rsid w:val="003E2335"/>
    <w:rsid w:val="003E2346"/>
    <w:rsid w:val="003E5013"/>
    <w:rsid w:val="003E6401"/>
    <w:rsid w:val="003E7E13"/>
    <w:rsid w:val="003E7F6E"/>
    <w:rsid w:val="003F00CA"/>
    <w:rsid w:val="003F309C"/>
    <w:rsid w:val="003F30A5"/>
    <w:rsid w:val="003F3A81"/>
    <w:rsid w:val="003F458E"/>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C63"/>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646B8"/>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096"/>
    <w:rsid w:val="006C4BC8"/>
    <w:rsid w:val="006C6470"/>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0F7E"/>
    <w:rsid w:val="007811FB"/>
    <w:rsid w:val="007832E3"/>
    <w:rsid w:val="00784081"/>
    <w:rsid w:val="007851CE"/>
    <w:rsid w:val="007857DD"/>
    <w:rsid w:val="00787E06"/>
    <w:rsid w:val="0079056D"/>
    <w:rsid w:val="00791B38"/>
    <w:rsid w:val="00793A49"/>
    <w:rsid w:val="00794881"/>
    <w:rsid w:val="00796693"/>
    <w:rsid w:val="00796923"/>
    <w:rsid w:val="00796F45"/>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0B69"/>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1951"/>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196"/>
    <w:rsid w:val="008F266D"/>
    <w:rsid w:val="008F4085"/>
    <w:rsid w:val="008F474E"/>
    <w:rsid w:val="008F606D"/>
    <w:rsid w:val="008F6A65"/>
    <w:rsid w:val="008F6F4B"/>
    <w:rsid w:val="009029E7"/>
    <w:rsid w:val="009038F7"/>
    <w:rsid w:val="009048FB"/>
    <w:rsid w:val="00904B7D"/>
    <w:rsid w:val="009144E8"/>
    <w:rsid w:val="0091453F"/>
    <w:rsid w:val="009147CB"/>
    <w:rsid w:val="0091605E"/>
    <w:rsid w:val="0091752D"/>
    <w:rsid w:val="0091765A"/>
    <w:rsid w:val="00917B72"/>
    <w:rsid w:val="00922FBC"/>
    <w:rsid w:val="009232BA"/>
    <w:rsid w:val="0092428F"/>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62E"/>
    <w:rsid w:val="009F7A5F"/>
    <w:rsid w:val="00A008FA"/>
    <w:rsid w:val="00A01987"/>
    <w:rsid w:val="00A022F0"/>
    <w:rsid w:val="00A044C0"/>
    <w:rsid w:val="00A04699"/>
    <w:rsid w:val="00A05E7C"/>
    <w:rsid w:val="00A06FA1"/>
    <w:rsid w:val="00A07492"/>
    <w:rsid w:val="00A07511"/>
    <w:rsid w:val="00A10AD3"/>
    <w:rsid w:val="00A11487"/>
    <w:rsid w:val="00A117C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AF7748"/>
    <w:rsid w:val="00B00015"/>
    <w:rsid w:val="00B01E3F"/>
    <w:rsid w:val="00B033EF"/>
    <w:rsid w:val="00B038FE"/>
    <w:rsid w:val="00B061A7"/>
    <w:rsid w:val="00B10770"/>
    <w:rsid w:val="00B12B4A"/>
    <w:rsid w:val="00B12BFC"/>
    <w:rsid w:val="00B2277E"/>
    <w:rsid w:val="00B23873"/>
    <w:rsid w:val="00B239D0"/>
    <w:rsid w:val="00B243BC"/>
    <w:rsid w:val="00B24C73"/>
    <w:rsid w:val="00B274D9"/>
    <w:rsid w:val="00B313DB"/>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6B6D"/>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0E69"/>
    <w:rsid w:val="00BF1559"/>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0D2"/>
    <w:rsid w:val="00DE2990"/>
    <w:rsid w:val="00DE29FA"/>
    <w:rsid w:val="00DE2CEC"/>
    <w:rsid w:val="00DE4EF7"/>
    <w:rsid w:val="00DE6417"/>
    <w:rsid w:val="00DE7066"/>
    <w:rsid w:val="00DF13AB"/>
    <w:rsid w:val="00DF1622"/>
    <w:rsid w:val="00DF162D"/>
    <w:rsid w:val="00DF4B96"/>
    <w:rsid w:val="00DF5407"/>
    <w:rsid w:val="00DF5532"/>
    <w:rsid w:val="00DF5DF6"/>
    <w:rsid w:val="00DF7A7C"/>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2">
    <w:name w:val="Unresolved Mention2"/>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 w:type="character" w:customStyle="1" w:styleId="UnresolvedMention">
    <w:name w:val="Unresolved Mention"/>
    <w:basedOn w:val="DefaultParagraphFont"/>
    <w:uiPriority w:val="99"/>
    <w:semiHidden/>
    <w:unhideWhenUsed/>
    <w:rsid w:val="000854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1974630271">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slopubs.onlinelibrary.wiley.com/action/doSearch?SeriesKey=23782242&amp;sortBy=Earliest"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jstatsoft.org/v33/i03" TargetMode="External"/><Relationship Id="rId18" Type="http://schemas.openxmlformats.org/officeDocument/2006/relationships/image" Target="media/image2.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github.com/GLEON/SOS" TargetMode="External"/><Relationship Id="rId17" Type="http://schemas.openxmlformats.org/officeDocument/2006/relationships/image" Target="media/image1.png"/><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s://lter.limnology.wisc.edu/datacatalog/search"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microsoft.com/office/2011/relationships/people" Target="people.xml"/><Relationship Id="rId10" Type="http://schemas.openxmlformats.org/officeDocument/2006/relationships/hyperlink" Target="mailto:immccull@gmail.com" TargetMode="External"/><Relationship Id="rId19" Type="http://schemas.openxmlformats.org/officeDocument/2006/relationships/image" Target="media/image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hzambran.github.io/hydroGOF/"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7BAA37-A029-47FD-8D6B-72973A0B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10603</TotalTime>
  <Pages>1</Pages>
  <Words>9703</Words>
  <Characters>55311</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110</cp:revision>
  <cp:lastPrinted>2017-11-14T13:33:00Z</cp:lastPrinted>
  <dcterms:created xsi:type="dcterms:W3CDTF">2017-11-16T20:12:00Z</dcterms:created>
  <dcterms:modified xsi:type="dcterms:W3CDTF">2018-05-18T20:30:00Z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