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7852763" w14:textId="3F0538CD"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Running head: </w:t>
      </w:r>
      <w:r w:rsidR="006F4C36" w:rsidRPr="00B65ED4">
        <w:rPr>
          <w:rFonts w:ascii="Times New Roman" w:eastAsia="Times New Roman" w:hAnsi="Times New Roman" w:cs="Times New Roman"/>
          <w:sz w:val="24"/>
          <w:szCs w:val="24"/>
        </w:rPr>
        <w:t>Organic carbon fates</w:t>
      </w:r>
      <w:r w:rsidR="009E6399">
        <w:rPr>
          <w:rFonts w:ascii="Times New Roman" w:eastAsia="Times New Roman" w:hAnsi="Times New Roman" w:cs="Times New Roman"/>
          <w:sz w:val="24"/>
          <w:szCs w:val="24"/>
        </w:rPr>
        <w:t xml:space="preserve"> in lakes</w:t>
      </w:r>
    </w:p>
    <w:p w14:paraId="5A44E66B" w14:textId="77777777" w:rsidR="0032009C" w:rsidRPr="00B65ED4" w:rsidRDefault="0032009C" w:rsidP="002F35B3">
      <w:pPr>
        <w:spacing w:line="480" w:lineRule="auto"/>
        <w:rPr>
          <w:rFonts w:ascii="Times New Roman" w:hAnsi="Times New Roman" w:cs="Times New Roman"/>
          <w:sz w:val="24"/>
          <w:szCs w:val="24"/>
        </w:rPr>
      </w:pPr>
    </w:p>
    <w:p w14:paraId="51714A7A" w14:textId="389C18A3" w:rsidR="00E801C4" w:rsidRDefault="00E801C4" w:rsidP="002F35B3">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Tracking the carbon footprint of lakes: dynamic modeling of organic carbon fates in lake ecosystems</w:t>
      </w:r>
    </w:p>
    <w:p w14:paraId="5769ECC5" w14:textId="77777777" w:rsidR="00846D7B" w:rsidRDefault="00846D7B" w:rsidP="002F35B3">
      <w:pPr>
        <w:spacing w:line="480" w:lineRule="auto"/>
        <w:rPr>
          <w:rFonts w:ascii="Times New Roman" w:eastAsia="Times New Roman" w:hAnsi="Times New Roman" w:cs="Times New Roman"/>
          <w:sz w:val="24"/>
          <w:szCs w:val="24"/>
        </w:rPr>
      </w:pPr>
    </w:p>
    <w:p w14:paraId="6375010D" w14:textId="21F90B98"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rPr>
        <w:t>Ian M. McCullough</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Hilary A. Dugan</w:t>
      </w:r>
      <w:r w:rsidRPr="00B65ED4">
        <w:rPr>
          <w:rFonts w:ascii="Times New Roman" w:eastAsia="Times New Roman" w:hAnsi="Times New Roman" w:cs="Times New Roman"/>
          <w:sz w:val="24"/>
          <w:szCs w:val="24"/>
          <w:vertAlign w:val="superscript"/>
        </w:rPr>
        <w:t>2,14</w:t>
      </w:r>
      <w:r w:rsidRPr="00B65ED4">
        <w:rPr>
          <w:rFonts w:ascii="Times New Roman" w:eastAsia="Times New Roman" w:hAnsi="Times New Roman" w:cs="Times New Roman"/>
          <w:sz w:val="24"/>
          <w:szCs w:val="24"/>
        </w:rPr>
        <w:t>, Kaitlin J. Farrell</w:t>
      </w:r>
      <w:r w:rsidRPr="00B65ED4">
        <w:rPr>
          <w:rFonts w:ascii="Times New Roman" w:eastAsia="Times New Roman" w:hAnsi="Times New Roman" w:cs="Times New Roman"/>
          <w:sz w:val="24"/>
          <w:szCs w:val="24"/>
          <w:vertAlign w:val="superscript"/>
        </w:rPr>
        <w:t>3</w:t>
      </w:r>
      <w:r w:rsidR="00B32522" w:rsidRPr="00B65ED4">
        <w:rPr>
          <w:rStyle w:val="FootnoteReference"/>
          <w:rFonts w:ascii="Times New Roman" w:eastAsia="Times New Roman" w:hAnsi="Times New Roman" w:cs="Times New Roman"/>
          <w:sz w:val="24"/>
          <w:szCs w:val="24"/>
        </w:rPr>
        <w:footnoteReference w:customMarkFollows="1" w:id="1"/>
        <w:sym w:font="Symbol" w:char="F0D9"/>
      </w:r>
      <w:r w:rsidRPr="00B65ED4">
        <w:rPr>
          <w:rFonts w:ascii="Times New Roman" w:eastAsia="Times New Roman" w:hAnsi="Times New Roman" w:cs="Times New Roman"/>
          <w:sz w:val="24"/>
          <w:szCs w:val="24"/>
        </w:rPr>
        <w:t>, Ana M. Morales-Williams</w:t>
      </w:r>
      <w:r w:rsidR="008B57C5" w:rsidRPr="00B65ED4">
        <w:rPr>
          <w:rFonts w:ascii="Times New Roman" w:eastAsia="Times New Roman" w:hAnsi="Times New Roman" w:cs="Times New Roman"/>
          <w:sz w:val="24"/>
          <w:szCs w:val="24"/>
          <w:vertAlign w:val="superscript"/>
        </w:rPr>
        <w:t>4</w:t>
      </w:r>
      <w:r w:rsidRPr="00B65ED4">
        <w:rPr>
          <w:rFonts w:ascii="Times New Roman" w:eastAsia="Times New Roman" w:hAnsi="Times New Roman" w:cs="Times New Roman"/>
          <w:sz w:val="24"/>
          <w:szCs w:val="24"/>
        </w:rPr>
        <w:t>, Zutao Ouyang</w:t>
      </w:r>
      <w:r w:rsidRPr="00B65ED4">
        <w:rPr>
          <w:rFonts w:ascii="Times New Roman" w:eastAsia="Times New Roman" w:hAnsi="Times New Roman" w:cs="Times New Roman"/>
          <w:sz w:val="24"/>
          <w:szCs w:val="24"/>
          <w:vertAlign w:val="superscript"/>
        </w:rPr>
        <w:t>5</w:t>
      </w:r>
      <w:r w:rsidRPr="00B65ED4">
        <w:rPr>
          <w:rFonts w:ascii="Times New Roman" w:eastAsia="Times New Roman" w:hAnsi="Times New Roman" w:cs="Times New Roman"/>
          <w:sz w:val="24"/>
          <w:szCs w:val="24"/>
        </w:rPr>
        <w:t>, Derek Roberts</w:t>
      </w:r>
      <w:r w:rsidRPr="00B65ED4">
        <w:rPr>
          <w:rFonts w:ascii="Times New Roman" w:eastAsia="Times New Roman" w:hAnsi="Times New Roman" w:cs="Times New Roman"/>
          <w:sz w:val="24"/>
          <w:szCs w:val="24"/>
          <w:vertAlign w:val="superscript"/>
        </w:rPr>
        <w:t>6</w:t>
      </w:r>
      <w:r w:rsidRPr="00B65ED4">
        <w:rPr>
          <w:rFonts w:ascii="Times New Roman" w:eastAsia="Times New Roman" w:hAnsi="Times New Roman" w:cs="Times New Roman"/>
          <w:sz w:val="24"/>
          <w:szCs w:val="24"/>
        </w:rPr>
        <w:t>, Facundo Scordo</w:t>
      </w:r>
      <w:r w:rsidRPr="00B65ED4">
        <w:rPr>
          <w:rFonts w:ascii="Times New Roman" w:eastAsia="Times New Roman" w:hAnsi="Times New Roman" w:cs="Times New Roman"/>
          <w:sz w:val="24"/>
          <w:szCs w:val="24"/>
          <w:vertAlign w:val="superscript"/>
        </w:rPr>
        <w:t>7</w:t>
      </w:r>
      <w:r w:rsidRPr="00B65ED4">
        <w:rPr>
          <w:rFonts w:ascii="Times New Roman" w:eastAsia="Times New Roman" w:hAnsi="Times New Roman" w:cs="Times New Roman"/>
          <w:sz w:val="24"/>
          <w:szCs w:val="24"/>
        </w:rPr>
        <w:t>, Sarah L. Bartlett</w:t>
      </w:r>
      <w:r w:rsidRPr="00B65ED4">
        <w:rPr>
          <w:rFonts w:ascii="Times New Roman" w:eastAsia="Times New Roman" w:hAnsi="Times New Roman" w:cs="Times New Roman"/>
          <w:sz w:val="24"/>
          <w:szCs w:val="24"/>
          <w:vertAlign w:val="superscript"/>
        </w:rPr>
        <w:t>8</w:t>
      </w:r>
      <w:r w:rsidRPr="00B65ED4">
        <w:rPr>
          <w:rFonts w:ascii="Times New Roman" w:eastAsia="Times New Roman" w:hAnsi="Times New Roman" w:cs="Times New Roman"/>
          <w:sz w:val="24"/>
          <w:szCs w:val="24"/>
        </w:rPr>
        <w:t>, Samantha M. Burke</w:t>
      </w:r>
      <w:r w:rsidRPr="00B65ED4">
        <w:rPr>
          <w:rFonts w:ascii="Times New Roman" w:eastAsia="Times New Roman" w:hAnsi="Times New Roman" w:cs="Times New Roman"/>
          <w:sz w:val="24"/>
          <w:szCs w:val="24"/>
          <w:vertAlign w:val="superscript"/>
        </w:rPr>
        <w:t>9</w:t>
      </w:r>
      <w:r w:rsidRPr="00B65ED4">
        <w:rPr>
          <w:rFonts w:ascii="Times New Roman" w:eastAsia="Times New Roman" w:hAnsi="Times New Roman" w:cs="Times New Roman"/>
          <w:sz w:val="24"/>
          <w:szCs w:val="24"/>
        </w:rPr>
        <w:t>, Jonathan P. Doubek</w:t>
      </w: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Flora E. Krivak-Tetley</w:t>
      </w: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Nicholas K. Skaff</w:t>
      </w: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Jamie C. Summers</w:t>
      </w: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Kathleen C. Weathers</w:t>
      </w:r>
      <w:r w:rsidRPr="00B65ED4">
        <w:rPr>
          <w:rFonts w:ascii="Times New Roman" w:eastAsia="Times New Roman" w:hAnsi="Times New Roman" w:cs="Times New Roman"/>
          <w:sz w:val="24"/>
          <w:szCs w:val="24"/>
          <w:vertAlign w:val="superscript"/>
        </w:rPr>
        <w:t>14</w:t>
      </w:r>
      <w:r w:rsidR="00BB2DA5" w:rsidRPr="00B65ED4">
        <w:rPr>
          <w:rFonts w:ascii="Times New Roman" w:eastAsia="Times New Roman" w:hAnsi="Times New Roman" w:cs="Times New Roman"/>
          <w:sz w:val="24"/>
          <w:szCs w:val="24"/>
          <w:vertAlign w:val="superscript"/>
        </w:rPr>
        <w:t xml:space="preserve">   </w:t>
      </w:r>
      <w:r w:rsidR="00BB2DA5" w:rsidRPr="00B65ED4">
        <w:rPr>
          <w:rFonts w:ascii="Times New Roman" w:eastAsia="Times New Roman" w:hAnsi="Times New Roman" w:cs="Times New Roman"/>
          <w:sz w:val="24"/>
          <w:szCs w:val="24"/>
        </w:rPr>
        <w:t>and Paul C. Hanson</w:t>
      </w:r>
      <w:r w:rsidR="00BB2DA5" w:rsidRPr="00B65ED4">
        <w:rPr>
          <w:rFonts w:ascii="Times New Roman" w:eastAsia="Times New Roman" w:hAnsi="Times New Roman" w:cs="Times New Roman"/>
          <w:sz w:val="24"/>
          <w:szCs w:val="24"/>
          <w:vertAlign w:val="superscript"/>
        </w:rPr>
        <w:t>2</w:t>
      </w:r>
    </w:p>
    <w:p w14:paraId="1AB63913" w14:textId="77777777" w:rsidR="0032009C" w:rsidRPr="00B65ED4" w:rsidRDefault="0032009C" w:rsidP="002F35B3">
      <w:pPr>
        <w:spacing w:line="480" w:lineRule="auto"/>
        <w:rPr>
          <w:rFonts w:ascii="Times New Roman" w:eastAsia="Times New Roman" w:hAnsi="Times New Roman" w:cs="Times New Roman"/>
          <w:sz w:val="24"/>
          <w:szCs w:val="24"/>
          <w:vertAlign w:val="superscript"/>
        </w:rPr>
      </w:pPr>
    </w:p>
    <w:p w14:paraId="5BB85036" w14:textId="77777777" w:rsidR="0032009C" w:rsidRPr="00B65ED4" w:rsidRDefault="00B80037" w:rsidP="002F35B3">
      <w:pPr>
        <w:spacing w:line="480" w:lineRule="auto"/>
        <w:rPr>
          <w:rFonts w:ascii="Times New Roman" w:eastAsia="Times New Roman" w:hAnsi="Times New Roman" w:cs="Times New Roman"/>
          <w:sz w:val="24"/>
          <w:szCs w:val="24"/>
          <w:vertAlign w:val="superscript"/>
        </w:rPr>
      </w:pPr>
      <w:r w:rsidRPr="00B65ED4">
        <w:rPr>
          <w:rFonts w:ascii="Times New Roman" w:eastAsia="Times New Roman" w:hAnsi="Times New Roman" w:cs="Times New Roman"/>
          <w:sz w:val="24"/>
          <w:szCs w:val="24"/>
          <w:vertAlign w:val="superscript"/>
        </w:rPr>
        <w:t xml:space="preserve">1 </w:t>
      </w:r>
      <w:r w:rsidRPr="00B65ED4">
        <w:rPr>
          <w:rFonts w:ascii="Times New Roman" w:eastAsia="Times New Roman" w:hAnsi="Times New Roman" w:cs="Times New Roman"/>
          <w:sz w:val="24"/>
          <w:szCs w:val="24"/>
        </w:rPr>
        <w:t xml:space="preserve">Bren School of Environmental Science and Management, </w:t>
      </w:r>
      <w:r w:rsidRPr="00B65ED4">
        <w:rPr>
          <w:rFonts w:ascii="Times New Roman" w:eastAsia="Times New Roman" w:hAnsi="Times New Roman" w:cs="Times New Roman"/>
          <w:sz w:val="24"/>
          <w:szCs w:val="24"/>
          <w:highlight w:val="white"/>
        </w:rPr>
        <w:t xml:space="preserve">University of California, 2400 Bren Hall, Santa Barbara, </w:t>
      </w:r>
      <w:r w:rsidRPr="00B65ED4">
        <w:rPr>
          <w:rFonts w:ascii="Times New Roman" w:eastAsia="Times New Roman" w:hAnsi="Times New Roman" w:cs="Times New Roman"/>
          <w:sz w:val="24"/>
          <w:szCs w:val="24"/>
        </w:rPr>
        <w:t>CA, 93106, US</w:t>
      </w:r>
      <w:r w:rsidR="00CD35A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vertAlign w:val="superscript"/>
        </w:rPr>
        <w:t xml:space="preserve"> </w:t>
      </w:r>
    </w:p>
    <w:p w14:paraId="48EA1E4E" w14:textId="5D61AFE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2</w:t>
      </w:r>
      <w:r w:rsidR="003446FB">
        <w:rPr>
          <w:rFonts w:ascii="Times New Roman" w:eastAsia="Times New Roman" w:hAnsi="Times New Roman" w:cs="Times New Roman"/>
          <w:sz w:val="24"/>
          <w:szCs w:val="24"/>
          <w:vertAlign w:val="superscript"/>
        </w:rPr>
        <w:t xml:space="preserve"> </w:t>
      </w:r>
      <w:r w:rsidRPr="00B65ED4">
        <w:rPr>
          <w:rFonts w:ascii="Times New Roman" w:eastAsia="Times New Roman" w:hAnsi="Times New Roman" w:cs="Times New Roman"/>
          <w:sz w:val="24"/>
          <w:szCs w:val="24"/>
        </w:rPr>
        <w:t xml:space="preserve">Center for Limnology, University of Wisconsin-Madison, 680 N Park St, Madison, WI, </w:t>
      </w:r>
      <w:r w:rsidR="00DB4F36" w:rsidRPr="00B65ED4">
        <w:rPr>
          <w:rFonts w:ascii="Times New Roman" w:eastAsia="Times New Roman" w:hAnsi="Times New Roman" w:cs="Times New Roman"/>
          <w:sz w:val="24"/>
          <w:szCs w:val="24"/>
        </w:rPr>
        <w:t>53706</w:t>
      </w:r>
      <w:r w:rsidRPr="00B65ED4">
        <w:rPr>
          <w:rFonts w:ascii="Times New Roman" w:eastAsia="Times New Roman" w:hAnsi="Times New Roman" w:cs="Times New Roman"/>
          <w:sz w:val="24"/>
          <w:szCs w:val="24"/>
        </w:rPr>
        <w:t>, US</w:t>
      </w:r>
      <w:r w:rsidR="00CD35AF" w:rsidRPr="00B65ED4">
        <w:rPr>
          <w:rFonts w:ascii="Times New Roman" w:eastAsia="Times New Roman" w:hAnsi="Times New Roman" w:cs="Times New Roman"/>
          <w:sz w:val="24"/>
          <w:szCs w:val="24"/>
        </w:rPr>
        <w:t>.</w:t>
      </w:r>
    </w:p>
    <w:p w14:paraId="58996562"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3</w:t>
      </w:r>
      <w:r w:rsidRPr="00B65ED4">
        <w:rPr>
          <w:rFonts w:ascii="Times New Roman" w:eastAsia="Times New Roman" w:hAnsi="Times New Roman" w:cs="Times New Roman"/>
          <w:sz w:val="24"/>
          <w:szCs w:val="24"/>
        </w:rPr>
        <w:t xml:space="preserve"> Odum School of Ecology, University of Georgia, 140 E. Green Street, Athens, GA, 30602, US</w:t>
      </w:r>
      <w:r w:rsidR="00E110D8" w:rsidRPr="00B65ED4">
        <w:rPr>
          <w:rFonts w:ascii="Times New Roman" w:eastAsia="Times New Roman" w:hAnsi="Times New Roman" w:cs="Times New Roman"/>
          <w:sz w:val="24"/>
          <w:szCs w:val="24"/>
        </w:rPr>
        <w:t>.</w:t>
      </w:r>
    </w:p>
    <w:p w14:paraId="0FD352A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4 </w:t>
      </w:r>
      <w:r w:rsidR="00B32522" w:rsidRPr="00B65ED4">
        <w:rPr>
          <w:rFonts w:ascii="Times New Roman" w:eastAsia="Times New Roman" w:hAnsi="Times New Roman" w:cs="Times New Roman"/>
          <w:sz w:val="24"/>
          <w:szCs w:val="24"/>
        </w:rPr>
        <w:t>Rubenstein School of Environment and Natural Resources, University of Vermont, 81 Carrigan Drive, Burlington, VT, 05405.</w:t>
      </w:r>
    </w:p>
    <w:p w14:paraId="391648F3"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5 </w:t>
      </w:r>
      <w:r w:rsidRPr="00B65ED4">
        <w:rPr>
          <w:rFonts w:ascii="Times New Roman" w:eastAsia="Times New Roman" w:hAnsi="Times New Roman" w:cs="Times New Roman"/>
          <w:sz w:val="24"/>
          <w:szCs w:val="24"/>
        </w:rPr>
        <w:t>Center for Global Change and Earth Observation</w:t>
      </w:r>
      <w:r w:rsidR="00E14FF3"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Michigan State University, 1405, S. Harrison Rd. East Lansing, MI, 48823, US</w:t>
      </w:r>
      <w:r w:rsidR="00E110D8" w:rsidRPr="00B65ED4">
        <w:rPr>
          <w:rFonts w:ascii="Times New Roman" w:eastAsia="Times New Roman" w:hAnsi="Times New Roman" w:cs="Times New Roman"/>
          <w:sz w:val="24"/>
          <w:szCs w:val="24"/>
        </w:rPr>
        <w:t>.</w:t>
      </w:r>
    </w:p>
    <w:p w14:paraId="26F97748"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lastRenderedPageBreak/>
        <w:t xml:space="preserve">6 </w:t>
      </w:r>
      <w:r w:rsidRPr="00B65ED4">
        <w:rPr>
          <w:rFonts w:ascii="Times New Roman" w:eastAsia="Times New Roman" w:hAnsi="Times New Roman" w:cs="Times New Roman"/>
          <w:sz w:val="24"/>
          <w:szCs w:val="24"/>
        </w:rPr>
        <w:t>Department of Civil &amp; Environmental Engineering, University of California, 1 Shields Avenue, Davis, CA, 95616, US. UC Davis Tahoe Environmental Research Center, 291 Country Club Drive, Incline Village, NV, 89451, US.</w:t>
      </w:r>
    </w:p>
    <w:p w14:paraId="4B61D94D" w14:textId="77777777" w:rsidR="0032009C" w:rsidRPr="00B65ED4" w:rsidRDefault="00F63154" w:rsidP="002F35B3">
      <w:pPr>
        <w:spacing w:line="480" w:lineRule="auto"/>
        <w:rPr>
          <w:rFonts w:ascii="Times New Roman" w:eastAsia="Times New Roman" w:hAnsi="Times New Roman" w:cs="Times New Roman"/>
          <w:sz w:val="24"/>
          <w:szCs w:val="24"/>
          <w:lang w:val="es-AR"/>
        </w:rPr>
      </w:pPr>
      <w:r w:rsidRPr="00B65ED4">
        <w:rPr>
          <w:rFonts w:ascii="Times New Roman" w:eastAsia="Times New Roman" w:hAnsi="Times New Roman" w:cs="Times New Roman"/>
          <w:sz w:val="24"/>
          <w:szCs w:val="24"/>
          <w:vertAlign w:val="superscript"/>
          <w:lang w:val="es-AR"/>
        </w:rPr>
        <w:t xml:space="preserve">7 </w:t>
      </w:r>
      <w:r w:rsidRPr="00B65ED4">
        <w:rPr>
          <w:rFonts w:ascii="Times New Roman" w:eastAsia="Times New Roman" w:hAnsi="Times New Roman" w:cs="Times New Roman"/>
          <w:sz w:val="24"/>
          <w:szCs w:val="24"/>
          <w:lang w:val="es-AR"/>
        </w:rPr>
        <w:t>Instituto Argentino de Oceanografía, Universidad Nacional del Sur - CONICET, 8000 Florida St,</w:t>
      </w:r>
      <w:r w:rsidR="00EB3F8A" w:rsidRPr="00B65ED4">
        <w:rPr>
          <w:rFonts w:ascii="Times New Roman" w:hAnsi="Times New Roman" w:cs="Times New Roman"/>
          <w:sz w:val="24"/>
          <w:szCs w:val="24"/>
          <w:lang w:val="es-AR"/>
        </w:rPr>
        <w:t xml:space="preserve"> Bahía Blanca, B8000BFW, Buenos Aires, Argentina</w:t>
      </w:r>
      <w:r w:rsidR="00E110D8" w:rsidRPr="00B65ED4">
        <w:rPr>
          <w:rFonts w:ascii="Times New Roman" w:hAnsi="Times New Roman" w:cs="Times New Roman"/>
          <w:sz w:val="24"/>
          <w:szCs w:val="24"/>
          <w:lang w:val="es-AR"/>
        </w:rPr>
        <w:t>.</w:t>
      </w:r>
    </w:p>
    <w:p w14:paraId="03DA3824"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8 </w:t>
      </w:r>
      <w:r w:rsidRPr="00B65ED4">
        <w:rPr>
          <w:rFonts w:ascii="Times New Roman" w:eastAsia="Times New Roman" w:hAnsi="Times New Roman" w:cs="Times New Roman"/>
          <w:sz w:val="24"/>
          <w:szCs w:val="24"/>
        </w:rPr>
        <w:t>School of Freshwater Sciences, University of Wisconsin-Milwaukee, 600 E Greenfield Ave, Milwaukee, WI, 53204, US</w:t>
      </w:r>
      <w:r w:rsidR="00CD35AF" w:rsidRPr="00B65ED4">
        <w:rPr>
          <w:rFonts w:ascii="Times New Roman" w:eastAsia="Times New Roman" w:hAnsi="Times New Roman" w:cs="Times New Roman"/>
          <w:sz w:val="24"/>
          <w:szCs w:val="24"/>
        </w:rPr>
        <w:t>.</w:t>
      </w:r>
    </w:p>
    <w:p w14:paraId="65A87665"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9 </w:t>
      </w:r>
      <w:r w:rsidRPr="00B65ED4">
        <w:rPr>
          <w:rFonts w:ascii="Times New Roman" w:eastAsia="Times New Roman" w:hAnsi="Times New Roman" w:cs="Times New Roman"/>
          <w:sz w:val="24"/>
          <w:szCs w:val="24"/>
        </w:rPr>
        <w:t>Department of Biology, University of Waterloo, 200 University Ave. W, Waterloo, ON, N2L 3G1, Canada</w:t>
      </w:r>
      <w:r w:rsidR="00CD35AF" w:rsidRPr="00B65ED4">
        <w:rPr>
          <w:rFonts w:ascii="Times New Roman" w:eastAsia="Times New Roman" w:hAnsi="Times New Roman" w:cs="Times New Roman"/>
          <w:sz w:val="24"/>
          <w:szCs w:val="24"/>
        </w:rPr>
        <w:t>.</w:t>
      </w:r>
    </w:p>
    <w:p w14:paraId="0AD2FF2D"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10</w:t>
      </w:r>
      <w:r w:rsidRPr="00B65ED4">
        <w:rPr>
          <w:rFonts w:ascii="Times New Roman" w:eastAsia="Times New Roman" w:hAnsi="Times New Roman" w:cs="Times New Roman"/>
          <w:sz w:val="24"/>
          <w:szCs w:val="24"/>
        </w:rPr>
        <w:t xml:space="preserve"> Department of Biological Sciences, Virginia Tech, 926 West Campus Drive, Blacksburg, VA, 24061, US</w:t>
      </w:r>
      <w:r w:rsidR="00CD35AF" w:rsidRPr="00B65ED4">
        <w:rPr>
          <w:rFonts w:ascii="Times New Roman" w:eastAsia="Times New Roman" w:hAnsi="Times New Roman" w:cs="Times New Roman"/>
          <w:sz w:val="24"/>
          <w:szCs w:val="24"/>
        </w:rPr>
        <w:t>.</w:t>
      </w:r>
    </w:p>
    <w:p w14:paraId="5B9405D6"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11</w:t>
      </w:r>
      <w:r w:rsidRPr="00B65ED4">
        <w:rPr>
          <w:rFonts w:ascii="Times New Roman" w:eastAsia="Times New Roman" w:hAnsi="Times New Roman" w:cs="Times New Roman"/>
          <w:sz w:val="24"/>
          <w:szCs w:val="24"/>
        </w:rPr>
        <w:t xml:space="preserve"> Department of Biological Sciences, Dartmouth College, Hanover, NH, 03755, US</w:t>
      </w:r>
      <w:r w:rsidR="00CD35AF" w:rsidRPr="00B65ED4">
        <w:rPr>
          <w:rFonts w:ascii="Times New Roman" w:eastAsia="Times New Roman" w:hAnsi="Times New Roman" w:cs="Times New Roman"/>
          <w:sz w:val="24"/>
          <w:szCs w:val="24"/>
        </w:rPr>
        <w:t>.</w:t>
      </w:r>
    </w:p>
    <w:p w14:paraId="58B0CE30"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12</w:t>
      </w:r>
      <w:r w:rsidRPr="00B65ED4">
        <w:rPr>
          <w:rFonts w:ascii="Times New Roman" w:eastAsia="Times New Roman" w:hAnsi="Times New Roman" w:cs="Times New Roman"/>
          <w:sz w:val="24"/>
          <w:szCs w:val="24"/>
        </w:rPr>
        <w:t xml:space="preserve"> Department of Fisheries and Wildlife, Michigan State University, 13 Natural Resources Building, East Lansing, MI, 48824, US.</w:t>
      </w:r>
    </w:p>
    <w:p w14:paraId="11E2F36A"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13</w:t>
      </w:r>
      <w:r w:rsidRPr="00B65ED4">
        <w:rPr>
          <w:rFonts w:ascii="Times New Roman" w:eastAsia="Times New Roman" w:hAnsi="Times New Roman" w:cs="Times New Roman"/>
          <w:sz w:val="24"/>
          <w:szCs w:val="24"/>
        </w:rPr>
        <w:t xml:space="preserve"> Department of Biology, Queen’s University, 99 University Ave, Kingston, ON, K7L 3N6, Canada</w:t>
      </w:r>
      <w:r w:rsidR="00CD35AF" w:rsidRPr="00B65ED4">
        <w:rPr>
          <w:rFonts w:ascii="Times New Roman" w:eastAsia="Times New Roman" w:hAnsi="Times New Roman" w:cs="Times New Roman"/>
          <w:sz w:val="24"/>
          <w:szCs w:val="24"/>
        </w:rPr>
        <w:t>.</w:t>
      </w:r>
    </w:p>
    <w:p w14:paraId="4AA0D32B" w14:textId="77777777"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vertAlign w:val="superscript"/>
        </w:rPr>
        <w:t xml:space="preserve">14 </w:t>
      </w:r>
      <w:r w:rsidRPr="00B65ED4">
        <w:rPr>
          <w:rFonts w:ascii="Times New Roman" w:eastAsia="Times New Roman" w:hAnsi="Times New Roman" w:cs="Times New Roman"/>
          <w:sz w:val="24"/>
          <w:szCs w:val="24"/>
        </w:rPr>
        <w:t>Cary Institute of Ecosystem Studies, Box AB, Millbrook, NY, 12545, US</w:t>
      </w:r>
      <w:r w:rsidR="00CD35AF" w:rsidRPr="00B65ED4">
        <w:rPr>
          <w:rFonts w:ascii="Times New Roman" w:eastAsia="Times New Roman" w:hAnsi="Times New Roman" w:cs="Times New Roman"/>
          <w:sz w:val="24"/>
          <w:szCs w:val="24"/>
        </w:rPr>
        <w:t>.</w:t>
      </w:r>
    </w:p>
    <w:p w14:paraId="16D1F22A" w14:textId="77777777" w:rsidR="0032009C" w:rsidRPr="00B65ED4" w:rsidRDefault="00B80037"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sz w:val="24"/>
          <w:szCs w:val="24"/>
        </w:rPr>
        <w:t>*Corresponding author:</w:t>
      </w:r>
      <w:r w:rsidR="00370B48" w:rsidRPr="00B65ED4">
        <w:rPr>
          <w:rFonts w:ascii="Times New Roman" w:eastAsia="Times New Roman" w:hAnsi="Times New Roman" w:cs="Times New Roman"/>
          <w:sz w:val="24"/>
          <w:szCs w:val="24"/>
        </w:rPr>
        <w:t xml:space="preserve"> Current address: Department of Fisheries and Wildlife, Michigan State University, 13 Natural Resources Building, East Lansing, MI, 48824, US.</w:t>
      </w:r>
      <w:r w:rsidRPr="00B65ED4">
        <w:rPr>
          <w:rFonts w:ascii="Times New Roman" w:eastAsia="Times New Roman" w:hAnsi="Times New Roman" w:cs="Times New Roman"/>
          <w:sz w:val="24"/>
          <w:szCs w:val="24"/>
        </w:rPr>
        <w:t xml:space="preserve"> </w:t>
      </w:r>
      <w:hyperlink r:id="rId8">
        <w:r w:rsidRPr="00B65ED4">
          <w:rPr>
            <w:rFonts w:ascii="Times New Roman" w:eastAsia="Times New Roman" w:hAnsi="Times New Roman" w:cs="Times New Roman"/>
            <w:color w:val="1155CC"/>
            <w:sz w:val="24"/>
            <w:szCs w:val="24"/>
            <w:u w:val="single"/>
          </w:rPr>
          <w:t>immccull@gmail.com</w:t>
        </w:r>
      </w:hyperlink>
      <w:r w:rsidR="00370B48" w:rsidRPr="00B65ED4">
        <w:rPr>
          <w:rFonts w:ascii="Times New Roman" w:eastAsia="Times New Roman" w:hAnsi="Times New Roman" w:cs="Times New Roman"/>
          <w:color w:val="1155CC"/>
          <w:sz w:val="24"/>
          <w:szCs w:val="24"/>
          <w:u w:val="single"/>
        </w:rPr>
        <w:t xml:space="preserve"> </w:t>
      </w:r>
    </w:p>
    <w:p w14:paraId="0F43EB0F" w14:textId="77777777" w:rsidR="006F4EC1" w:rsidRPr="00B65ED4" w:rsidRDefault="006F4EC1" w:rsidP="002F35B3">
      <w:pPr>
        <w:spacing w:line="480" w:lineRule="auto"/>
        <w:rPr>
          <w:rFonts w:ascii="Times New Roman" w:eastAsia="Times New Roman" w:hAnsi="Times New Roman" w:cs="Times New Roman"/>
          <w:color w:val="1155CC"/>
          <w:sz w:val="24"/>
          <w:szCs w:val="24"/>
          <w:u w:val="single"/>
        </w:rPr>
      </w:pPr>
      <w:r w:rsidRPr="00B65ED4">
        <w:rPr>
          <w:rFonts w:ascii="Times New Roman" w:eastAsia="Times New Roman" w:hAnsi="Times New Roman" w:cs="Times New Roman"/>
          <w:color w:val="1155CC"/>
          <w:sz w:val="24"/>
          <w:szCs w:val="24"/>
          <w:u w:val="single"/>
        </w:rPr>
        <w:br w:type="page"/>
      </w:r>
    </w:p>
    <w:p w14:paraId="3B9D61F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sz w:val="24"/>
          <w:szCs w:val="24"/>
        </w:rPr>
      </w:pPr>
      <w:bookmarkStart w:id="0" w:name="_6hiy0534m7k8" w:colFirst="0" w:colLast="0"/>
      <w:bookmarkEnd w:id="0"/>
      <w:r w:rsidRPr="00B65ED4">
        <w:rPr>
          <w:rFonts w:ascii="Times New Roman" w:eastAsia="Times New Roman" w:hAnsi="Times New Roman" w:cs="Times New Roman"/>
          <w:b/>
          <w:sz w:val="24"/>
          <w:szCs w:val="24"/>
        </w:rPr>
        <w:lastRenderedPageBreak/>
        <w:t>ABSTRACT</w:t>
      </w:r>
      <w:r w:rsidRPr="00B65ED4">
        <w:rPr>
          <w:rFonts w:ascii="Times New Roman" w:eastAsia="Times New Roman" w:hAnsi="Times New Roman" w:cs="Times New Roman"/>
          <w:sz w:val="24"/>
          <w:szCs w:val="24"/>
        </w:rPr>
        <w:t xml:space="preserve"> </w:t>
      </w:r>
    </w:p>
    <w:p w14:paraId="1FC3E719" w14:textId="1F8FDEB9"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Lakes are active processors of organic carbon (OC) and play important roles in landscape and global carbon cycl</w:t>
      </w:r>
      <w:r w:rsidR="00F870E0" w:rsidRPr="00B65ED4">
        <w:rPr>
          <w:rFonts w:ascii="Times New Roman" w:eastAsia="Times New Roman" w:hAnsi="Times New Roman" w:cs="Times New Roman"/>
          <w:sz w:val="24"/>
          <w:szCs w:val="24"/>
        </w:rPr>
        <w:t>ing</w:t>
      </w:r>
      <w:r w:rsidRPr="00B65ED4">
        <w:rPr>
          <w:rFonts w:ascii="Times New Roman" w:eastAsia="Times New Roman" w:hAnsi="Times New Roman" w:cs="Times New Roman"/>
          <w:sz w:val="24"/>
          <w:szCs w:val="24"/>
        </w:rPr>
        <w:t xml:space="preserve">. </w:t>
      </w:r>
      <w:r w:rsidR="00413341" w:rsidRPr="00B65ED4">
        <w:rPr>
          <w:rFonts w:ascii="Times New Roman" w:eastAsia="Times New Roman" w:hAnsi="Times New Roman" w:cs="Times New Roman"/>
          <w:sz w:val="24"/>
          <w:szCs w:val="24"/>
        </w:rPr>
        <w:t xml:space="preserve">Allochthonous </w:t>
      </w:r>
      <w:r w:rsidR="00A5184D" w:rsidRPr="00B65ED4">
        <w:rPr>
          <w:rFonts w:ascii="Times New Roman" w:eastAsia="Times New Roman" w:hAnsi="Times New Roman" w:cs="Times New Roman"/>
          <w:sz w:val="24"/>
          <w:szCs w:val="24"/>
        </w:rPr>
        <w:t xml:space="preserve">OC </w:t>
      </w:r>
      <w:r w:rsidR="002A0000" w:rsidRPr="00B65ED4">
        <w:rPr>
          <w:rFonts w:ascii="Times New Roman" w:eastAsia="Times New Roman" w:hAnsi="Times New Roman" w:cs="Times New Roman"/>
          <w:sz w:val="24"/>
          <w:szCs w:val="24"/>
        </w:rPr>
        <w:t xml:space="preserve">loads from the landscape, along with internal OC </w:t>
      </w:r>
      <w:r w:rsidR="005024E3" w:rsidRPr="00B65ED4">
        <w:rPr>
          <w:rFonts w:ascii="Times New Roman" w:eastAsia="Times New Roman" w:hAnsi="Times New Roman" w:cs="Times New Roman"/>
          <w:sz w:val="24"/>
          <w:szCs w:val="24"/>
        </w:rPr>
        <w:t xml:space="preserve">autochthonous </w:t>
      </w:r>
      <w:r w:rsidR="002A0000" w:rsidRPr="00B65ED4">
        <w:rPr>
          <w:rFonts w:ascii="Times New Roman" w:eastAsia="Times New Roman" w:hAnsi="Times New Roman" w:cs="Times New Roman"/>
          <w:sz w:val="24"/>
          <w:szCs w:val="24"/>
        </w:rPr>
        <w:t>loads from</w:t>
      </w:r>
      <w:r w:rsidR="00A5184D" w:rsidRPr="00B65ED4">
        <w:rPr>
          <w:rFonts w:ascii="Times New Roman" w:eastAsia="Times New Roman" w:hAnsi="Times New Roman" w:cs="Times New Roman"/>
          <w:sz w:val="24"/>
          <w:szCs w:val="24"/>
        </w:rPr>
        <w:t xml:space="preserve"> primary production</w:t>
      </w:r>
      <w:r w:rsidR="002A0000" w:rsidRPr="00B65ED4">
        <w:rPr>
          <w:rFonts w:ascii="Times New Roman" w:eastAsia="Times New Roman" w:hAnsi="Times New Roman" w:cs="Times New Roman"/>
          <w:sz w:val="24"/>
          <w:szCs w:val="24"/>
        </w:rPr>
        <w:t xml:space="preserve">, </w:t>
      </w:r>
      <w:r w:rsidR="005E7B71" w:rsidRPr="00B65ED4">
        <w:rPr>
          <w:rFonts w:ascii="Times New Roman" w:eastAsia="Times New Roman" w:hAnsi="Times New Roman" w:cs="Times New Roman"/>
          <w:sz w:val="24"/>
          <w:szCs w:val="24"/>
        </w:rPr>
        <w:t>are</w:t>
      </w:r>
      <w:r w:rsidR="002A0000" w:rsidRPr="00B65ED4">
        <w:rPr>
          <w:rFonts w:ascii="Times New Roman" w:eastAsia="Times New Roman" w:hAnsi="Times New Roman" w:cs="Times New Roman"/>
          <w:sz w:val="24"/>
          <w:szCs w:val="24"/>
        </w:rPr>
        <w:t xml:space="preserve"> mineralized</w:t>
      </w:r>
      <w:r w:rsidR="00A5184D" w:rsidRPr="00B65ED4">
        <w:rPr>
          <w:rFonts w:ascii="Times New Roman" w:eastAsia="Times New Roman" w:hAnsi="Times New Roman" w:cs="Times New Roman"/>
          <w:sz w:val="24"/>
          <w:szCs w:val="24"/>
        </w:rPr>
        <w:t xml:space="preserve"> in lakes, buried in lake sediments</w:t>
      </w:r>
      <w:r w:rsidR="005024E3" w:rsidRPr="00B65ED4">
        <w:rPr>
          <w:rFonts w:ascii="Times New Roman" w:eastAsia="Times New Roman" w:hAnsi="Times New Roman" w:cs="Times New Roman"/>
          <w:sz w:val="24"/>
          <w:szCs w:val="24"/>
        </w:rPr>
        <w:t>,</w:t>
      </w:r>
      <w:r w:rsidR="00A5184D" w:rsidRPr="00B65ED4">
        <w:rPr>
          <w:rFonts w:ascii="Times New Roman" w:eastAsia="Times New Roman" w:hAnsi="Times New Roman" w:cs="Times New Roman"/>
          <w:sz w:val="24"/>
          <w:szCs w:val="24"/>
        </w:rPr>
        <w:t xml:space="preserve"> and exported via surface or groundwater outflows.</w:t>
      </w:r>
      <w:r w:rsidR="009B3B8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Although these processes provide a basis for a conceptual understanding of lake OC budgets, few studies have integrated these fluxes under a </w:t>
      </w:r>
      <w:r w:rsidR="00D64296" w:rsidRPr="00B65ED4">
        <w:rPr>
          <w:rFonts w:ascii="Times New Roman" w:eastAsia="Times New Roman" w:hAnsi="Times New Roman" w:cs="Times New Roman"/>
          <w:sz w:val="24"/>
          <w:szCs w:val="24"/>
        </w:rPr>
        <w:t xml:space="preserve">dynamic </w:t>
      </w:r>
      <w:r w:rsidRPr="00B65ED4">
        <w:rPr>
          <w:rFonts w:ascii="Times New Roman" w:eastAsia="Times New Roman" w:hAnsi="Times New Roman" w:cs="Times New Roman"/>
          <w:sz w:val="24"/>
          <w:szCs w:val="24"/>
        </w:rPr>
        <w:t>modeling framework to examine their interactions and relative magnitudes. We develop</w:t>
      </w:r>
      <w:r w:rsidR="006A79B4"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a </w:t>
      </w:r>
      <w:r w:rsidR="002A0000" w:rsidRPr="00B65ED4">
        <w:rPr>
          <w:rFonts w:ascii="Times New Roman" w:eastAsia="Times New Roman" w:hAnsi="Times New Roman" w:cs="Times New Roman"/>
          <w:sz w:val="24"/>
          <w:szCs w:val="24"/>
        </w:rPr>
        <w:t>simple</w:t>
      </w:r>
      <w:r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mass balance model for OC</w:t>
      </w:r>
      <w:r w:rsidR="00E110D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applied the model to </w:t>
      </w:r>
      <w:r w:rsidR="008E2573" w:rsidRPr="00B65ED4">
        <w:rPr>
          <w:rFonts w:ascii="Times New Roman" w:eastAsia="Times New Roman" w:hAnsi="Times New Roman" w:cs="Times New Roman"/>
          <w:sz w:val="24"/>
          <w:szCs w:val="24"/>
        </w:rPr>
        <w:t xml:space="preserve">a set of </w:t>
      </w:r>
      <w:r w:rsidR="001D5C98" w:rsidRPr="00B65ED4">
        <w:rPr>
          <w:rFonts w:ascii="Times New Roman" w:eastAsia="Times New Roman" w:hAnsi="Times New Roman" w:cs="Times New Roman"/>
          <w:sz w:val="24"/>
          <w:szCs w:val="24"/>
        </w:rPr>
        <w:t>five</w:t>
      </w:r>
      <w:r w:rsidRPr="00B65ED4">
        <w:rPr>
          <w:rFonts w:ascii="Times New Roman" w:eastAsia="Times New Roman" w:hAnsi="Times New Roman" w:cs="Times New Roman"/>
          <w:sz w:val="24"/>
          <w:szCs w:val="24"/>
        </w:rPr>
        <w:t xml:space="preserve"> lakes. We examined the relative</w:t>
      </w:r>
      <w:r w:rsidR="00322B5F" w:rsidRPr="00B65ED4">
        <w:rPr>
          <w:rFonts w:ascii="Times New Roman" w:eastAsia="Times New Roman" w:hAnsi="Times New Roman" w:cs="Times New Roman"/>
          <w:sz w:val="24"/>
          <w:szCs w:val="24"/>
        </w:rPr>
        <w:t xml:space="preserve"> magnitudes</w:t>
      </w:r>
      <w:r w:rsidRPr="00B65ED4">
        <w:rPr>
          <w:rFonts w:ascii="Times New Roman" w:eastAsia="Times New Roman" w:hAnsi="Times New Roman" w:cs="Times New Roman"/>
          <w:sz w:val="24"/>
          <w:szCs w:val="24"/>
        </w:rPr>
        <w:t xml:space="preserve"> of OC fluxes and found that long-term</w:t>
      </w:r>
      <w:r w:rsidR="00313D45"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(&gt; 10 year) </w:t>
      </w:r>
      <w:r w:rsidRPr="00B65ED4">
        <w:rPr>
          <w:rFonts w:ascii="Times New Roman" w:eastAsia="Times New Roman" w:hAnsi="Times New Roman" w:cs="Times New Roman"/>
          <w:sz w:val="24"/>
          <w:szCs w:val="24"/>
        </w:rPr>
        <w:t xml:space="preserve">lake OC dynamics were predominantly driven by allochthonous loads in </w:t>
      </w:r>
      <w:r w:rsidR="001D5C98" w:rsidRPr="00B65ED4">
        <w:rPr>
          <w:rFonts w:ascii="Times New Roman" w:eastAsia="Times New Roman" w:hAnsi="Times New Roman" w:cs="Times New Roman"/>
          <w:sz w:val="24"/>
          <w:szCs w:val="24"/>
        </w:rPr>
        <w:t xml:space="preserve">four </w:t>
      </w:r>
      <w:r w:rsidRPr="00B65ED4">
        <w:rPr>
          <w:rFonts w:ascii="Times New Roman" w:eastAsia="Times New Roman" w:hAnsi="Times New Roman" w:cs="Times New Roman"/>
          <w:sz w:val="24"/>
          <w:szCs w:val="24"/>
        </w:rPr>
        <w:t xml:space="preserve">of the </w:t>
      </w:r>
      <w:r w:rsidR="001D5C98"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underscoring the importance of terrestrially-derived OC in </w:t>
      </w:r>
      <w:r w:rsidR="00ED6458">
        <w:rPr>
          <w:rFonts w:ascii="Times New Roman" w:eastAsia="Times New Roman" w:hAnsi="Times New Roman" w:cs="Times New Roman"/>
          <w:sz w:val="24"/>
          <w:szCs w:val="24"/>
        </w:rPr>
        <w:t>north</w:t>
      </w:r>
      <w:r w:rsidR="00A10AD3">
        <w:rPr>
          <w:rFonts w:ascii="Times New Roman" w:eastAsia="Times New Roman" w:hAnsi="Times New Roman" w:cs="Times New Roman"/>
          <w:sz w:val="24"/>
          <w:szCs w:val="24"/>
        </w:rPr>
        <w:t xml:space="preserve">ern </w:t>
      </w:r>
      <w:r w:rsidRPr="00B65ED4">
        <w:rPr>
          <w:rFonts w:ascii="Times New Roman" w:eastAsia="Times New Roman" w:hAnsi="Times New Roman" w:cs="Times New Roman"/>
          <w:sz w:val="24"/>
          <w:szCs w:val="24"/>
        </w:rPr>
        <w:t xml:space="preserve">lake ecosystems. </w:t>
      </w:r>
      <w:r w:rsidR="009876C9" w:rsidRPr="00B65ED4">
        <w:rPr>
          <w:rFonts w:ascii="Times New Roman" w:eastAsia="Times New Roman" w:hAnsi="Times New Roman" w:cs="Times New Roman"/>
          <w:sz w:val="24"/>
          <w:szCs w:val="24"/>
        </w:rPr>
        <w:t>Respiration, the</w:t>
      </w:r>
      <w:r w:rsidR="000E47C5" w:rsidRPr="00B65ED4">
        <w:rPr>
          <w:rFonts w:ascii="Times New Roman" w:eastAsia="Times New Roman" w:hAnsi="Times New Roman" w:cs="Times New Roman"/>
          <w:sz w:val="24"/>
          <w:szCs w:val="24"/>
        </w:rPr>
        <w:t xml:space="preserve"> primary</w:t>
      </w:r>
      <w:r w:rsidR="009876C9" w:rsidRPr="00B65ED4">
        <w:rPr>
          <w:rFonts w:ascii="Times New Roman" w:eastAsia="Times New Roman" w:hAnsi="Times New Roman" w:cs="Times New Roman"/>
          <w:sz w:val="24"/>
          <w:szCs w:val="24"/>
        </w:rPr>
        <w:t xml:space="preserve"> mechanism by which lakes </w:t>
      </w:r>
      <w:r w:rsidR="002A0000" w:rsidRPr="00B65ED4">
        <w:rPr>
          <w:rFonts w:ascii="Times New Roman" w:eastAsia="Times New Roman" w:hAnsi="Times New Roman" w:cs="Times New Roman"/>
          <w:sz w:val="24"/>
          <w:szCs w:val="24"/>
        </w:rPr>
        <w:t xml:space="preserve">convert OC to inorganic </w:t>
      </w:r>
      <w:r w:rsidR="009876C9" w:rsidRPr="00B65ED4">
        <w:rPr>
          <w:rFonts w:ascii="Times New Roman" w:eastAsia="Times New Roman" w:hAnsi="Times New Roman" w:cs="Times New Roman"/>
          <w:sz w:val="24"/>
          <w:szCs w:val="24"/>
        </w:rPr>
        <w:t>carbon, ranged from</w:t>
      </w:r>
      <w:r w:rsidRPr="00B65ED4">
        <w:rPr>
          <w:rFonts w:ascii="Times New Roman" w:eastAsia="Times New Roman" w:hAnsi="Times New Roman" w:cs="Times New Roman"/>
          <w:sz w:val="24"/>
          <w:szCs w:val="24"/>
        </w:rPr>
        <w:t xml:space="preserve"> 1</w:t>
      </w:r>
      <w:r w:rsidR="00A022F0" w:rsidRPr="00B65ED4">
        <w:rPr>
          <w:rFonts w:ascii="Times New Roman" w:eastAsia="Times New Roman" w:hAnsi="Times New Roman" w:cs="Times New Roman"/>
          <w:sz w:val="24"/>
          <w:szCs w:val="24"/>
        </w:rPr>
        <w:t>4</w:t>
      </w:r>
      <w:r w:rsidRPr="00B65ED4">
        <w:rPr>
          <w:rFonts w:ascii="Times New Roman" w:eastAsia="Times New Roman" w:hAnsi="Times New Roman" w:cs="Times New Roman"/>
          <w:sz w:val="24"/>
          <w:szCs w:val="24"/>
        </w:rPr>
        <w:t>-</w:t>
      </w:r>
      <w:r w:rsidR="003446FB">
        <w:rPr>
          <w:rFonts w:ascii="Times New Roman" w:eastAsia="Times New Roman" w:hAnsi="Times New Roman" w:cs="Times New Roman"/>
          <w:sz w:val="24"/>
          <w:szCs w:val="24"/>
        </w:rPr>
        <w:t>76</w:t>
      </w:r>
      <w:r w:rsidRPr="00B65ED4">
        <w:rPr>
          <w:rFonts w:ascii="Times New Roman" w:eastAsia="Times New Roman" w:hAnsi="Times New Roman" w:cs="Times New Roman"/>
          <w:sz w:val="24"/>
          <w:szCs w:val="24"/>
        </w:rPr>
        <w:t xml:space="preserve">% of total </w:t>
      </w:r>
      <w:r w:rsidR="00B76C17" w:rsidRPr="00B65ED4">
        <w:rPr>
          <w:rFonts w:ascii="Times New Roman" w:eastAsia="Times New Roman" w:hAnsi="Times New Roman" w:cs="Times New Roman"/>
          <w:sz w:val="24"/>
          <w:szCs w:val="24"/>
        </w:rPr>
        <w:t xml:space="preserve">OC </w:t>
      </w:r>
      <w:r w:rsidR="008F6F4B" w:rsidRPr="00B65ED4">
        <w:rPr>
          <w:rFonts w:ascii="Times New Roman" w:eastAsia="Times New Roman" w:hAnsi="Times New Roman" w:cs="Times New Roman"/>
          <w:sz w:val="24"/>
          <w:szCs w:val="24"/>
        </w:rPr>
        <w:t>loads</w:t>
      </w:r>
      <w:r w:rsidR="002A0000" w:rsidRPr="00B65ED4">
        <w:rPr>
          <w:rFonts w:ascii="Times New Roman" w:eastAsia="Times New Roman" w:hAnsi="Times New Roman" w:cs="Times New Roman"/>
          <w:sz w:val="24"/>
          <w:szCs w:val="24"/>
        </w:rPr>
        <w:t xml:space="preserve"> (allochthony + autochthony)</w:t>
      </w:r>
      <w:r w:rsidR="00457CF5">
        <w:rPr>
          <w:rFonts w:ascii="Times New Roman" w:eastAsia="Times New Roman" w:hAnsi="Times New Roman" w:cs="Times New Roman"/>
          <w:sz w:val="24"/>
          <w:szCs w:val="24"/>
        </w:rPr>
        <w:t xml:space="preserve">. In contrast, </w:t>
      </w:r>
      <w:r w:rsidR="00036C4D" w:rsidRPr="00B65ED4">
        <w:rPr>
          <w:rFonts w:ascii="Times New Roman" w:eastAsia="Times New Roman" w:hAnsi="Times New Roman" w:cs="Times New Roman"/>
          <w:sz w:val="24"/>
          <w:szCs w:val="24"/>
        </w:rPr>
        <w:t>burial</w:t>
      </w:r>
      <w:r w:rsidR="00457CF5">
        <w:rPr>
          <w:rFonts w:ascii="Times New Roman" w:eastAsia="Times New Roman" w:hAnsi="Times New Roman" w:cs="Times New Roman"/>
          <w:sz w:val="24"/>
          <w:szCs w:val="24"/>
        </w:rPr>
        <w:t>,</w:t>
      </w:r>
      <w:r w:rsidR="00036C4D" w:rsidRPr="00B65ED4">
        <w:rPr>
          <w:rFonts w:ascii="Times New Roman" w:eastAsia="Times New Roman" w:hAnsi="Times New Roman" w:cs="Times New Roman"/>
          <w:sz w:val="24"/>
          <w:szCs w:val="24"/>
        </w:rPr>
        <w:t xml:space="preserve"> </w:t>
      </w:r>
      <w:r w:rsidR="00457CF5" w:rsidRPr="00B65ED4">
        <w:rPr>
          <w:rFonts w:ascii="Times New Roman" w:eastAsia="Times New Roman" w:hAnsi="Times New Roman" w:cs="Times New Roman"/>
          <w:sz w:val="24"/>
          <w:szCs w:val="24"/>
        </w:rPr>
        <w:t>the main OC storage mechanism in lakes</w:t>
      </w:r>
      <w:r w:rsidR="00457CF5">
        <w:rPr>
          <w:rFonts w:ascii="Times New Roman" w:eastAsia="Times New Roman" w:hAnsi="Times New Roman" w:cs="Times New Roman"/>
          <w:sz w:val="24"/>
          <w:szCs w:val="24"/>
        </w:rPr>
        <w:t>,</w:t>
      </w:r>
      <w:r w:rsidR="00457CF5" w:rsidRPr="00B65ED4">
        <w:rPr>
          <w:rFonts w:ascii="Times New Roman" w:eastAsia="Times New Roman" w:hAnsi="Times New Roman" w:cs="Times New Roman"/>
          <w:sz w:val="24"/>
          <w:szCs w:val="24"/>
        </w:rPr>
        <w:t xml:space="preserve"> represented a relatively small component of </w:t>
      </w:r>
      <w:r w:rsidR="00457CF5">
        <w:rPr>
          <w:rFonts w:ascii="Times New Roman" w:eastAsia="Times New Roman" w:hAnsi="Times New Roman" w:cs="Times New Roman"/>
          <w:sz w:val="24"/>
          <w:szCs w:val="24"/>
        </w:rPr>
        <w:t>total OC loads (</w:t>
      </w:r>
      <w:r w:rsidR="003446FB">
        <w:rPr>
          <w:rFonts w:ascii="Times New Roman" w:eastAsia="Times New Roman" w:hAnsi="Times New Roman" w:cs="Times New Roman"/>
          <w:sz w:val="24"/>
          <w:szCs w:val="24"/>
        </w:rPr>
        <w:t>7</w:t>
      </w:r>
      <w:r w:rsidR="008F6F4B" w:rsidRPr="00B65ED4">
        <w:rPr>
          <w:rFonts w:ascii="Times New Roman" w:eastAsia="Times New Roman" w:hAnsi="Times New Roman" w:cs="Times New Roman"/>
          <w:sz w:val="24"/>
          <w:szCs w:val="24"/>
        </w:rPr>
        <w:t>-37%</w:t>
      </w:r>
      <w:r w:rsidR="00457CF5">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0B5E17">
        <w:rPr>
          <w:rFonts w:ascii="Times New Roman" w:eastAsia="Times New Roman" w:hAnsi="Times New Roman" w:cs="Times New Roman"/>
          <w:sz w:val="24"/>
          <w:szCs w:val="24"/>
        </w:rPr>
        <w:t>Our model highlighted seasonal patterns in</w:t>
      </w:r>
      <w:r w:rsidRPr="00B65ED4">
        <w:rPr>
          <w:rFonts w:ascii="Times New Roman" w:eastAsia="Times New Roman" w:hAnsi="Times New Roman" w:cs="Times New Roman"/>
          <w:sz w:val="24"/>
          <w:szCs w:val="24"/>
        </w:rPr>
        <w:t xml:space="preserve"> lake</w:t>
      </w:r>
      <w:r w:rsidR="006F4C36" w:rsidRPr="00B65ED4">
        <w:rPr>
          <w:rFonts w:ascii="Times New Roman" w:eastAsia="Times New Roman" w:hAnsi="Times New Roman" w:cs="Times New Roman"/>
          <w:sz w:val="24"/>
          <w:szCs w:val="24"/>
        </w:rPr>
        <w:t xml:space="preserve"> OC budgets</w:t>
      </w:r>
      <w:r w:rsidR="000B5E17">
        <w:rPr>
          <w:rFonts w:ascii="Times New Roman" w:eastAsia="Times New Roman" w:hAnsi="Times New Roman" w:cs="Times New Roman"/>
          <w:sz w:val="24"/>
          <w:szCs w:val="24"/>
        </w:rPr>
        <w:t>, with increasing water temperatures and lake productivity throughout the growing season corresponding to a transition</w:t>
      </w:r>
      <w:r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from burial- to respiration-dominated</w:t>
      </w:r>
      <w:r w:rsidR="000B5E17">
        <w:rPr>
          <w:rFonts w:ascii="Times New Roman" w:eastAsia="Times New Roman" w:hAnsi="Times New Roman" w:cs="Times New Roman"/>
          <w:sz w:val="24"/>
          <w:szCs w:val="24"/>
        </w:rPr>
        <w:t xml:space="preserve"> OC fates</w:t>
      </w:r>
      <w:r w:rsidR="00370B48" w:rsidRPr="00B65ED4">
        <w:rPr>
          <w:rFonts w:ascii="Times New Roman" w:eastAsia="Times New Roman" w:hAnsi="Times New Roman" w:cs="Times New Roman"/>
          <w:sz w:val="24"/>
          <w:szCs w:val="24"/>
        </w:rPr>
        <w:t xml:space="preserve">. </w:t>
      </w:r>
      <w:r w:rsidR="008239E8" w:rsidRPr="00B65ED4">
        <w:rPr>
          <w:rFonts w:ascii="Times New Roman" w:eastAsia="Times New Roman" w:hAnsi="Times New Roman" w:cs="Times New Roman"/>
          <w:sz w:val="24"/>
          <w:szCs w:val="24"/>
        </w:rPr>
        <w:t xml:space="preserve">Ratios of respiration to burial, however, were </w:t>
      </w:r>
      <w:r w:rsidR="00673144" w:rsidRPr="00B65ED4">
        <w:rPr>
          <w:rFonts w:ascii="Times New Roman" w:eastAsia="Times New Roman" w:hAnsi="Times New Roman" w:cs="Times New Roman"/>
          <w:sz w:val="24"/>
          <w:szCs w:val="24"/>
        </w:rPr>
        <w:t xml:space="preserve">also </w:t>
      </w:r>
      <w:r w:rsidR="008239E8" w:rsidRPr="00B65ED4">
        <w:rPr>
          <w:rFonts w:ascii="Times New Roman" w:eastAsia="Times New Roman" w:hAnsi="Times New Roman" w:cs="Times New Roman"/>
          <w:sz w:val="24"/>
          <w:szCs w:val="24"/>
        </w:rPr>
        <w:t xml:space="preserve">mediated by the </w:t>
      </w:r>
      <w:r w:rsidR="00FC0147">
        <w:rPr>
          <w:rFonts w:ascii="Times New Roman" w:eastAsia="Times New Roman" w:hAnsi="Times New Roman" w:cs="Times New Roman"/>
          <w:sz w:val="24"/>
          <w:szCs w:val="24"/>
        </w:rPr>
        <w:t>sou</w:t>
      </w:r>
      <w:r w:rsidR="0042238D">
        <w:rPr>
          <w:rFonts w:ascii="Times New Roman" w:eastAsia="Times New Roman" w:hAnsi="Times New Roman" w:cs="Times New Roman"/>
          <w:sz w:val="24"/>
          <w:szCs w:val="24"/>
        </w:rPr>
        <w:t>r</w:t>
      </w:r>
      <w:r w:rsidR="00FC0147">
        <w:rPr>
          <w:rFonts w:ascii="Times New Roman" w:eastAsia="Times New Roman" w:hAnsi="Times New Roman" w:cs="Times New Roman"/>
          <w:sz w:val="24"/>
          <w:szCs w:val="24"/>
        </w:rPr>
        <w:t>ce</w:t>
      </w:r>
      <w:r w:rsidR="008239E8" w:rsidRPr="00B65ED4">
        <w:rPr>
          <w:rFonts w:ascii="Times New Roman" w:eastAsia="Times New Roman" w:hAnsi="Times New Roman" w:cs="Times New Roman"/>
          <w:sz w:val="24"/>
          <w:szCs w:val="24"/>
        </w:rPr>
        <w:t xml:space="preserve"> (autoc</w:t>
      </w:r>
      <w:r w:rsidR="00FC0147">
        <w:rPr>
          <w:rFonts w:ascii="Times New Roman" w:eastAsia="Times New Roman" w:hAnsi="Times New Roman" w:cs="Times New Roman"/>
          <w:sz w:val="24"/>
          <w:szCs w:val="24"/>
        </w:rPr>
        <w:t>h</w:t>
      </w:r>
      <w:r w:rsidR="008239E8" w:rsidRPr="00B65ED4">
        <w:rPr>
          <w:rFonts w:ascii="Times New Roman" w:eastAsia="Times New Roman" w:hAnsi="Times New Roman" w:cs="Times New Roman"/>
          <w:sz w:val="24"/>
          <w:szCs w:val="24"/>
        </w:rPr>
        <w:t>thony vs. allochthony) of total OC loads</w:t>
      </w:r>
      <w:r w:rsidR="006149A4" w:rsidRPr="00B65ED4">
        <w:rPr>
          <w:rFonts w:ascii="Times New Roman" w:eastAsia="Times New Roman" w:hAnsi="Times New Roman" w:cs="Times New Roman"/>
          <w:sz w:val="24"/>
          <w:szCs w:val="24"/>
        </w:rPr>
        <w:t>.</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 xml:space="preserve">Autochthonous OC is more readily respired and may therefore proportionally reduce burial under a warming climate, but allochthonous OC may increase burial </w:t>
      </w:r>
      <w:r w:rsidR="006149A4" w:rsidRPr="00B65ED4">
        <w:rPr>
          <w:rFonts w:ascii="Times New Roman" w:eastAsia="Times New Roman" w:hAnsi="Times New Roman" w:cs="Times New Roman"/>
          <w:sz w:val="24"/>
          <w:szCs w:val="24"/>
        </w:rPr>
        <w:t>due to changes in precipitation. Interactions between ratios of autochthony vs. allochthony and respiration vs. burial</w:t>
      </w:r>
      <w:r w:rsidR="008239E8" w:rsidRPr="00B65ED4">
        <w:rPr>
          <w:rFonts w:ascii="Times New Roman" w:eastAsia="Times New Roman" w:hAnsi="Times New Roman" w:cs="Times New Roman"/>
          <w:sz w:val="24"/>
          <w:szCs w:val="24"/>
        </w:rPr>
        <w:t xml:space="preserve"> </w:t>
      </w:r>
      <w:r w:rsidR="00673144" w:rsidRPr="00B65ED4">
        <w:rPr>
          <w:rFonts w:ascii="Times New Roman" w:eastAsia="Times New Roman" w:hAnsi="Times New Roman" w:cs="Times New Roman"/>
          <w:sz w:val="24"/>
          <w:szCs w:val="24"/>
        </w:rPr>
        <w:t>demonstrate</w:t>
      </w:r>
      <w:r w:rsidR="008239E8" w:rsidRPr="00B65ED4">
        <w:rPr>
          <w:rFonts w:ascii="Times New Roman" w:eastAsia="Times New Roman" w:hAnsi="Times New Roman" w:cs="Times New Roman"/>
          <w:sz w:val="24"/>
          <w:szCs w:val="24"/>
        </w:rPr>
        <w:t xml:space="preserve"> th</w:t>
      </w:r>
      <w:r w:rsidR="00673144" w:rsidRPr="00B65ED4">
        <w:rPr>
          <w:rFonts w:ascii="Times New Roman" w:eastAsia="Times New Roman" w:hAnsi="Times New Roman" w:cs="Times New Roman"/>
          <w:sz w:val="24"/>
          <w:szCs w:val="24"/>
        </w:rPr>
        <w:t>e importance of dynamic models</w:t>
      </w:r>
      <w:r w:rsidR="008239E8" w:rsidRPr="00B65ED4">
        <w:rPr>
          <w:rFonts w:ascii="Times New Roman" w:eastAsia="Times New Roman" w:hAnsi="Times New Roman" w:cs="Times New Roman"/>
          <w:sz w:val="24"/>
          <w:szCs w:val="24"/>
        </w:rPr>
        <w:t xml:space="preserve"> for examining</w:t>
      </w:r>
      <w:r w:rsidR="00A54C7C">
        <w:rPr>
          <w:rFonts w:ascii="Times New Roman" w:eastAsia="Times New Roman" w:hAnsi="Times New Roman" w:cs="Times New Roman"/>
          <w:sz w:val="24"/>
          <w:szCs w:val="24"/>
        </w:rPr>
        <w:t xml:space="preserve"> both the seasonal and inter-annual</w:t>
      </w:r>
      <w:r w:rsidR="008239E8" w:rsidRPr="00B65ED4">
        <w:rPr>
          <w:rFonts w:ascii="Times New Roman" w:eastAsia="Times New Roman" w:hAnsi="Times New Roman" w:cs="Times New Roman"/>
          <w:sz w:val="24"/>
          <w:szCs w:val="24"/>
        </w:rPr>
        <w:t xml:space="preserve"> role</w:t>
      </w:r>
      <w:r w:rsidR="00A54C7C">
        <w:rPr>
          <w:rFonts w:ascii="Times New Roman" w:eastAsia="Times New Roman" w:hAnsi="Times New Roman" w:cs="Times New Roman"/>
          <w:sz w:val="24"/>
          <w:szCs w:val="24"/>
        </w:rPr>
        <w:t>s</w:t>
      </w:r>
      <w:r w:rsidR="008239E8" w:rsidRPr="00B65ED4">
        <w:rPr>
          <w:rFonts w:ascii="Times New Roman" w:eastAsia="Times New Roman" w:hAnsi="Times New Roman" w:cs="Times New Roman"/>
          <w:sz w:val="24"/>
          <w:szCs w:val="24"/>
        </w:rPr>
        <w:t xml:space="preserve"> of lakes in landscape and global carbon cyc</w:t>
      </w:r>
      <w:r w:rsidR="006149A4" w:rsidRPr="00B65ED4">
        <w:rPr>
          <w:rFonts w:ascii="Times New Roman" w:eastAsia="Times New Roman" w:hAnsi="Times New Roman" w:cs="Times New Roman"/>
          <w:sz w:val="24"/>
          <w:szCs w:val="24"/>
        </w:rPr>
        <w:t>ling, particularly in a global change context.</w:t>
      </w:r>
      <w:r w:rsidR="008239E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Finally, we highlight</w:t>
      </w:r>
      <w:r w:rsidR="00F07D20" w:rsidRPr="00B65ED4">
        <w:rPr>
          <w:rFonts w:ascii="Times New Roman" w:eastAsia="Times New Roman" w:hAnsi="Times New Roman" w:cs="Times New Roman"/>
          <w:sz w:val="24"/>
          <w:szCs w:val="24"/>
        </w:rPr>
        <w:t>ed</w:t>
      </w:r>
      <w:r w:rsidR="00370B48" w:rsidRPr="00B65ED4">
        <w:rPr>
          <w:rFonts w:ascii="Times New Roman" w:eastAsia="Times New Roman" w:hAnsi="Times New Roman" w:cs="Times New Roman"/>
          <w:sz w:val="24"/>
          <w:szCs w:val="24"/>
        </w:rPr>
        <w:t xml:space="preserve"> critical </w:t>
      </w:r>
      <w:r w:rsidR="005064A6" w:rsidRPr="00B65ED4">
        <w:rPr>
          <w:rFonts w:ascii="Times New Roman" w:eastAsia="Times New Roman" w:hAnsi="Times New Roman" w:cs="Times New Roman"/>
          <w:sz w:val="24"/>
          <w:szCs w:val="24"/>
        </w:rPr>
        <w:lastRenderedPageBreak/>
        <w:t xml:space="preserve">data </w:t>
      </w:r>
      <w:r w:rsidR="00370B48" w:rsidRPr="00B65ED4">
        <w:rPr>
          <w:rFonts w:ascii="Times New Roman" w:eastAsia="Times New Roman" w:hAnsi="Times New Roman" w:cs="Times New Roman"/>
          <w:sz w:val="24"/>
          <w:szCs w:val="24"/>
        </w:rPr>
        <w:t xml:space="preserve">needs, which include surface water DOC observations in paired tributary and lake </w:t>
      </w:r>
      <w:r w:rsidR="003A4445" w:rsidRPr="00B65ED4">
        <w:rPr>
          <w:rFonts w:ascii="Times New Roman" w:eastAsia="Times New Roman" w:hAnsi="Times New Roman" w:cs="Times New Roman"/>
          <w:sz w:val="24"/>
          <w:szCs w:val="24"/>
        </w:rPr>
        <w:t>systems</w:t>
      </w:r>
      <w:r w:rsidR="00370B48" w:rsidRPr="00B65ED4">
        <w:rPr>
          <w:rFonts w:ascii="Times New Roman" w:eastAsia="Times New Roman" w:hAnsi="Times New Roman" w:cs="Times New Roman"/>
          <w:sz w:val="24"/>
          <w:szCs w:val="24"/>
        </w:rPr>
        <w:t xml:space="preserve">, measurements of OC burial rates, and budgets of particulate OC. </w:t>
      </w:r>
    </w:p>
    <w:p w14:paraId="709AF082" w14:textId="77777777" w:rsidR="008239E8" w:rsidRPr="00B65ED4" w:rsidRDefault="008239E8" w:rsidP="002F35B3">
      <w:pPr>
        <w:spacing w:line="480" w:lineRule="auto"/>
        <w:rPr>
          <w:rFonts w:ascii="Times New Roman" w:eastAsia="Times New Roman" w:hAnsi="Times New Roman" w:cs="Times New Roman"/>
          <w:sz w:val="24"/>
          <w:szCs w:val="24"/>
        </w:rPr>
      </w:pPr>
    </w:p>
    <w:p w14:paraId="0E4E9528" w14:textId="2C880FF6" w:rsidR="0032009C" w:rsidRPr="00B65ED4" w:rsidRDefault="00B80037" w:rsidP="002F35B3">
      <w:pPr>
        <w:spacing w:line="480" w:lineRule="auto"/>
        <w:rPr>
          <w:rFonts w:ascii="Times New Roman" w:hAnsi="Times New Roman" w:cs="Times New Roman"/>
          <w:sz w:val="24"/>
          <w:szCs w:val="24"/>
        </w:rPr>
      </w:pPr>
      <w:r w:rsidRPr="00B65ED4">
        <w:rPr>
          <w:rFonts w:ascii="Times New Roman" w:eastAsia="Times New Roman" w:hAnsi="Times New Roman" w:cs="Times New Roman"/>
          <w:sz w:val="24"/>
          <w:szCs w:val="24"/>
        </w:rPr>
        <w:t xml:space="preserve">Key words: carbon cycle, </w:t>
      </w:r>
      <w:r w:rsidR="009751C5" w:rsidRPr="00B65ED4">
        <w:rPr>
          <w:rFonts w:ascii="Times New Roman" w:eastAsia="Times New Roman" w:hAnsi="Times New Roman" w:cs="Times New Roman"/>
          <w:sz w:val="24"/>
          <w:szCs w:val="24"/>
        </w:rPr>
        <w:t xml:space="preserve">carbon flux, </w:t>
      </w:r>
      <w:r w:rsidRPr="00B65ED4">
        <w:rPr>
          <w:rFonts w:ascii="Times New Roman" w:eastAsia="Times New Roman" w:hAnsi="Times New Roman" w:cs="Times New Roman"/>
          <w:sz w:val="24"/>
          <w:szCs w:val="24"/>
        </w:rPr>
        <w:t>limnology, mass balance, allochthony, autochthony, sedimentation, dissolved organic carbon, particulate organic carbon, LTER</w:t>
      </w:r>
      <w:r w:rsidR="00BF6FEF" w:rsidRPr="00B65ED4">
        <w:rPr>
          <w:rFonts w:ascii="Times New Roman" w:eastAsia="Times New Roman" w:hAnsi="Times New Roman" w:cs="Times New Roman"/>
          <w:sz w:val="24"/>
          <w:szCs w:val="24"/>
        </w:rPr>
        <w:t>, GLEON</w:t>
      </w:r>
      <w:bookmarkStart w:id="1" w:name="_rwp1srpn25su" w:colFirst="0" w:colLast="0"/>
      <w:bookmarkEnd w:id="1"/>
      <w:r w:rsidRPr="00B65ED4">
        <w:rPr>
          <w:rFonts w:ascii="Times New Roman" w:hAnsi="Times New Roman" w:cs="Times New Roman"/>
          <w:sz w:val="24"/>
          <w:szCs w:val="24"/>
        </w:rPr>
        <w:br w:type="page"/>
      </w:r>
    </w:p>
    <w:p w14:paraId="77BCC764"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2" w:name="_kfraquamimep" w:colFirst="0" w:colLast="0"/>
      <w:bookmarkStart w:id="3" w:name="_a19hf2z0hrxx" w:colFirst="0" w:colLast="0"/>
      <w:bookmarkEnd w:id="2"/>
      <w:bookmarkEnd w:id="3"/>
      <w:r w:rsidRPr="00B65ED4">
        <w:rPr>
          <w:rFonts w:ascii="Times New Roman" w:eastAsia="Times New Roman" w:hAnsi="Times New Roman" w:cs="Times New Roman"/>
          <w:b/>
          <w:sz w:val="24"/>
          <w:szCs w:val="24"/>
        </w:rPr>
        <w:lastRenderedPageBreak/>
        <w:t xml:space="preserve">INTRODUCTION </w:t>
      </w:r>
    </w:p>
    <w:p w14:paraId="203A3972" w14:textId="508B5E3B" w:rsidR="0032009C" w:rsidRDefault="0035552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w:t>
      </w:r>
      <w:r w:rsidR="00B80037" w:rsidRPr="00B65ED4">
        <w:rPr>
          <w:rFonts w:ascii="Times New Roman" w:eastAsia="Times New Roman" w:hAnsi="Times New Roman" w:cs="Times New Roman"/>
          <w:sz w:val="24"/>
          <w:szCs w:val="24"/>
        </w:rPr>
        <w:t xml:space="preserve">akes </w:t>
      </w:r>
      <w:r w:rsidR="00EA06F4" w:rsidRPr="00B65ED4">
        <w:rPr>
          <w:rFonts w:ascii="Times New Roman" w:eastAsia="Times New Roman" w:hAnsi="Times New Roman" w:cs="Times New Roman"/>
          <w:sz w:val="24"/>
          <w:szCs w:val="24"/>
        </w:rPr>
        <w:t xml:space="preserve">are dynamic </w:t>
      </w:r>
      <w:r w:rsidR="00961449" w:rsidRPr="00B65ED4">
        <w:rPr>
          <w:rFonts w:ascii="Times New Roman" w:eastAsia="Times New Roman" w:hAnsi="Times New Roman" w:cs="Times New Roman"/>
          <w:sz w:val="24"/>
          <w:szCs w:val="24"/>
        </w:rPr>
        <w:t>components</w:t>
      </w:r>
      <w:r w:rsidR="00344999" w:rsidRPr="00B65ED4">
        <w:rPr>
          <w:rFonts w:ascii="Times New Roman" w:eastAsia="Times New Roman" w:hAnsi="Times New Roman" w:cs="Times New Roman"/>
          <w:sz w:val="24"/>
          <w:szCs w:val="24"/>
        </w:rPr>
        <w:t xml:space="preserve"> of the landscape that </w:t>
      </w:r>
      <w:r w:rsidR="00B80037" w:rsidRPr="00B65ED4">
        <w:rPr>
          <w:rFonts w:ascii="Times New Roman" w:eastAsia="Times New Roman" w:hAnsi="Times New Roman" w:cs="Times New Roman"/>
          <w:sz w:val="24"/>
          <w:szCs w:val="24"/>
        </w:rPr>
        <w:t>actively process</w:t>
      </w:r>
      <w:r w:rsidR="00522DCD" w:rsidRPr="00B65ED4">
        <w:rPr>
          <w:rFonts w:ascii="Times New Roman" w:eastAsia="Times New Roman" w:hAnsi="Times New Roman" w:cs="Times New Roman"/>
          <w:sz w:val="24"/>
          <w:szCs w:val="24"/>
        </w:rPr>
        <w:t>, store,</w:t>
      </w:r>
      <w:r w:rsidR="00B80037" w:rsidRPr="00B65ED4">
        <w:rPr>
          <w:rFonts w:ascii="Times New Roman" w:eastAsia="Times New Roman" w:hAnsi="Times New Roman" w:cs="Times New Roman"/>
          <w:sz w:val="24"/>
          <w:szCs w:val="24"/>
        </w:rPr>
        <w:t xml:space="preserve"> </w:t>
      </w:r>
      <w:r w:rsidR="00344999"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transport terrestrially derived</w:t>
      </w:r>
      <w:r w:rsidR="00A20C11" w:rsidRPr="00B65ED4">
        <w:rPr>
          <w:rFonts w:ascii="Times New Roman" w:eastAsia="Times New Roman" w:hAnsi="Times New Roman" w:cs="Times New Roman"/>
          <w:sz w:val="24"/>
          <w:szCs w:val="24"/>
        </w:rPr>
        <w:t xml:space="preserve"> organic carbon</w:t>
      </w:r>
      <w:r w:rsidR="00B80037" w:rsidRPr="00B65ED4">
        <w:rPr>
          <w:rFonts w:ascii="Times New Roman" w:eastAsia="Times New Roman" w:hAnsi="Times New Roman" w:cs="Times New Roman"/>
          <w:sz w:val="24"/>
          <w:szCs w:val="24"/>
        </w:rPr>
        <w:t xml:space="preserve"> </w:t>
      </w:r>
      <w:r w:rsidR="00A20C11"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OC</w:t>
      </w:r>
      <w:r w:rsidR="009D5D62" w:rsidRPr="00B65ED4">
        <w:rPr>
          <w:rFonts w:ascii="Times New Roman" w:eastAsia="Times New Roman" w:hAnsi="Times New Roman" w:cs="Times New Roman"/>
          <w:sz w:val="24"/>
          <w:szCs w:val="24"/>
        </w:rPr>
        <w:t>) (</w:t>
      </w:r>
      <w:r w:rsidR="00B80037" w:rsidRPr="00B65ED4">
        <w:rPr>
          <w:rFonts w:ascii="Times New Roman" w:eastAsia="Times New Roman" w:hAnsi="Times New Roman" w:cs="Times New Roman"/>
          <w:sz w:val="24"/>
          <w:szCs w:val="24"/>
        </w:rPr>
        <w:t>Cole et al. 2007, Tranvik et al. 2009</w:t>
      </w:r>
      <w:r w:rsidR="00F13910" w:rsidRPr="00B65ED4">
        <w:rPr>
          <w:rFonts w:ascii="Times New Roman" w:eastAsia="Times New Roman" w:hAnsi="Times New Roman" w:cs="Times New Roman"/>
          <w:sz w:val="24"/>
          <w:szCs w:val="24"/>
        </w:rPr>
        <w:t>, Tanentzap et al. 2017</w:t>
      </w:r>
      <w:r w:rsidR="00B80037" w:rsidRPr="00B65ED4">
        <w:rPr>
          <w:rFonts w:ascii="Times New Roman" w:eastAsia="Times New Roman" w:hAnsi="Times New Roman" w:cs="Times New Roman"/>
          <w:sz w:val="24"/>
          <w:szCs w:val="24"/>
        </w:rPr>
        <w:t xml:space="preserve">), as well as emit inorganic carbon to the atmosphere (Arvola et al. 2002, </w:t>
      </w:r>
      <w:r w:rsidR="003E6401" w:rsidRPr="00B65ED4">
        <w:rPr>
          <w:rFonts w:ascii="Times New Roman" w:eastAsia="Times New Roman" w:hAnsi="Times New Roman" w:cs="Times New Roman"/>
          <w:sz w:val="24"/>
          <w:szCs w:val="24"/>
        </w:rPr>
        <w:t xml:space="preserve">Raymond et al., 2013, </w:t>
      </w:r>
      <w:r w:rsidR="00B80037" w:rsidRPr="00B65ED4">
        <w:rPr>
          <w:rFonts w:ascii="Times New Roman" w:eastAsia="Times New Roman" w:hAnsi="Times New Roman" w:cs="Times New Roman"/>
          <w:sz w:val="24"/>
          <w:szCs w:val="24"/>
        </w:rPr>
        <w:t>Weyhenmeyer et al. 2015)</w:t>
      </w:r>
      <w:r w:rsidR="00F04862" w:rsidRPr="00B65ED4">
        <w:rPr>
          <w:rFonts w:ascii="Times New Roman" w:eastAsia="Times New Roman" w:hAnsi="Times New Roman" w:cs="Times New Roman"/>
          <w:sz w:val="24"/>
          <w:szCs w:val="24"/>
        </w:rPr>
        <w:t xml:space="preserve">, making them </w:t>
      </w:r>
      <w:r w:rsidR="00D851E4" w:rsidRPr="00B65ED4">
        <w:rPr>
          <w:rFonts w:ascii="Times New Roman" w:eastAsia="Times New Roman" w:hAnsi="Times New Roman" w:cs="Times New Roman"/>
          <w:sz w:val="24"/>
          <w:szCs w:val="24"/>
        </w:rPr>
        <w:t xml:space="preserve">important </w:t>
      </w:r>
      <w:r w:rsidR="001D3A1D" w:rsidRPr="00B65ED4">
        <w:rPr>
          <w:rFonts w:ascii="Times New Roman" w:eastAsia="Times New Roman" w:hAnsi="Times New Roman" w:cs="Times New Roman"/>
          <w:sz w:val="24"/>
          <w:szCs w:val="24"/>
        </w:rPr>
        <w:t>in</w:t>
      </w:r>
      <w:r w:rsidR="003D494C" w:rsidRPr="00B65ED4">
        <w:rPr>
          <w:rFonts w:ascii="Times New Roman" w:eastAsia="Times New Roman" w:hAnsi="Times New Roman" w:cs="Times New Roman"/>
          <w:sz w:val="24"/>
          <w:szCs w:val="24"/>
        </w:rPr>
        <w:t xml:space="preserve"> global carbon </w:t>
      </w:r>
      <w:r w:rsidR="001D3A1D" w:rsidRPr="00B65ED4">
        <w:rPr>
          <w:rFonts w:ascii="Times New Roman" w:eastAsia="Times New Roman" w:hAnsi="Times New Roman" w:cs="Times New Roman"/>
          <w:sz w:val="24"/>
          <w:szCs w:val="24"/>
        </w:rPr>
        <w:t xml:space="preserve">(C) </w:t>
      </w:r>
      <w:r w:rsidR="003D494C" w:rsidRPr="00B65ED4">
        <w:rPr>
          <w:rFonts w:ascii="Times New Roman" w:eastAsia="Times New Roman" w:hAnsi="Times New Roman" w:cs="Times New Roman"/>
          <w:sz w:val="24"/>
          <w:szCs w:val="24"/>
        </w:rPr>
        <w:t>cycl</w:t>
      </w:r>
      <w:r w:rsidR="001D3A1D" w:rsidRPr="00B65ED4">
        <w:rPr>
          <w:rFonts w:ascii="Times New Roman" w:eastAsia="Times New Roman" w:hAnsi="Times New Roman" w:cs="Times New Roman"/>
          <w:sz w:val="24"/>
          <w:szCs w:val="24"/>
        </w:rPr>
        <w:t>ing</w:t>
      </w:r>
      <w:r w:rsidR="008E2573" w:rsidRPr="00B65ED4">
        <w:rPr>
          <w:rFonts w:ascii="Times New Roman" w:eastAsia="Times New Roman" w:hAnsi="Times New Roman" w:cs="Times New Roman"/>
          <w:sz w:val="24"/>
          <w:szCs w:val="24"/>
        </w:rPr>
        <w:t>.</w:t>
      </w:r>
      <w:r w:rsidR="001D3A1D" w:rsidRPr="00B65ED4">
        <w:rPr>
          <w:rFonts w:ascii="Times New Roman" w:eastAsia="Times New Roman" w:hAnsi="Times New Roman" w:cs="Times New Roman"/>
          <w:sz w:val="24"/>
          <w:szCs w:val="24"/>
        </w:rPr>
        <w:t xml:space="preserve"> </w:t>
      </w:r>
      <w:r w:rsidR="00665918" w:rsidRPr="00B65ED4">
        <w:rPr>
          <w:rFonts w:ascii="Times New Roman" w:eastAsia="Times New Roman" w:hAnsi="Times New Roman" w:cs="Times New Roman"/>
          <w:sz w:val="24"/>
          <w:szCs w:val="24"/>
        </w:rPr>
        <w:t>Owing to a dearth of ecosystem-scale studies</w:t>
      </w:r>
      <w:r w:rsidR="00522DCD" w:rsidRPr="00B65ED4">
        <w:rPr>
          <w:rFonts w:ascii="Times New Roman" w:eastAsia="Times New Roman" w:hAnsi="Times New Roman" w:cs="Times New Roman"/>
          <w:sz w:val="24"/>
          <w:szCs w:val="24"/>
        </w:rPr>
        <w:t xml:space="preserve"> that fully account for OC budgets (Hanson et al. 2014</w:t>
      </w:r>
      <w:r w:rsidR="00F060B1" w:rsidRPr="00B65ED4">
        <w:rPr>
          <w:rFonts w:ascii="Times New Roman" w:eastAsia="Times New Roman" w:hAnsi="Times New Roman" w:cs="Times New Roman"/>
          <w:color w:val="auto"/>
          <w:sz w:val="24"/>
          <w:szCs w:val="24"/>
        </w:rPr>
        <w:t>,</w:t>
      </w:r>
      <w:r w:rsidR="00F060B1" w:rsidRPr="00B65ED4">
        <w:rPr>
          <w:rFonts w:ascii="Times New Roman" w:eastAsia="Times New Roman" w:hAnsi="Times New Roman" w:cs="Times New Roman"/>
          <w:color w:val="FF0000"/>
          <w:sz w:val="24"/>
          <w:szCs w:val="24"/>
        </w:rPr>
        <w:t xml:space="preserve"> </w:t>
      </w:r>
      <w:r w:rsidR="00F060B1" w:rsidRPr="00B65ED4">
        <w:rPr>
          <w:rFonts w:ascii="Times New Roman" w:eastAsia="Times New Roman" w:hAnsi="Times New Roman" w:cs="Times New Roman"/>
          <w:color w:val="auto"/>
          <w:sz w:val="24"/>
          <w:szCs w:val="24"/>
        </w:rPr>
        <w:t>2015</w:t>
      </w:r>
      <w:r w:rsidR="00522DCD" w:rsidRPr="00B65ED4">
        <w:rPr>
          <w:rFonts w:ascii="Times New Roman" w:eastAsia="Times New Roman" w:hAnsi="Times New Roman" w:cs="Times New Roman"/>
          <w:sz w:val="24"/>
          <w:szCs w:val="24"/>
        </w:rPr>
        <w:t>)</w:t>
      </w:r>
      <w:r w:rsidR="00665918" w:rsidRPr="00B65ED4">
        <w:rPr>
          <w:rFonts w:ascii="Times New Roman" w:eastAsia="Times New Roman" w:hAnsi="Times New Roman" w:cs="Times New Roman"/>
          <w:sz w:val="24"/>
          <w:szCs w:val="24"/>
        </w:rPr>
        <w:t>, there remains a considerable knowledge gap in lake OC dynamics</w:t>
      </w:r>
      <w:r w:rsidR="00BF6FEF" w:rsidRPr="00B65ED4">
        <w:rPr>
          <w:rFonts w:ascii="Times New Roman" w:eastAsia="Times New Roman" w:hAnsi="Times New Roman" w:cs="Times New Roman"/>
          <w:sz w:val="24"/>
          <w:szCs w:val="24"/>
        </w:rPr>
        <w:t>, and thus in fully understanding the role of lakes in the global C cycle</w:t>
      </w:r>
      <w:r w:rsidR="00665918"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 </w:t>
      </w:r>
      <w:r w:rsidR="00E7562C" w:rsidRPr="00B65ED4">
        <w:rPr>
          <w:rFonts w:ascii="Times New Roman" w:eastAsia="Times New Roman" w:hAnsi="Times New Roman" w:cs="Times New Roman"/>
          <w:sz w:val="24"/>
          <w:szCs w:val="24"/>
        </w:rPr>
        <w:t>Global estimates of CO</w:t>
      </w:r>
      <w:r w:rsidR="00E7562C" w:rsidRPr="00B65ED4">
        <w:rPr>
          <w:rFonts w:ascii="Times New Roman" w:eastAsia="Times New Roman" w:hAnsi="Times New Roman" w:cs="Times New Roman"/>
          <w:sz w:val="24"/>
          <w:szCs w:val="24"/>
          <w:vertAlign w:val="subscript"/>
        </w:rPr>
        <w:t>2</w:t>
      </w:r>
      <w:r w:rsidR="00E7562C" w:rsidRPr="00B65ED4">
        <w:rPr>
          <w:rFonts w:ascii="Times New Roman" w:eastAsia="Times New Roman" w:hAnsi="Times New Roman" w:cs="Times New Roman"/>
          <w:sz w:val="24"/>
          <w:szCs w:val="24"/>
        </w:rPr>
        <w:t xml:space="preserve"> emissions (i.e., evasion) from lakes and reservoirs are 0.32 </w:t>
      </w:r>
      <w:r w:rsidR="0025112D" w:rsidRPr="00B65ED4">
        <w:rPr>
          <w:rFonts w:ascii="Times New Roman" w:eastAsia="Times New Roman" w:hAnsi="Times New Roman" w:cs="Times New Roman"/>
          <w:sz w:val="24"/>
          <w:szCs w:val="24"/>
        </w:rPr>
        <w:t>Pg (</w:t>
      </w:r>
      <w:r w:rsidR="00E7562C" w:rsidRPr="00B65ED4">
        <w:rPr>
          <w:rFonts w:ascii="Times New Roman" w:eastAsia="Times New Roman" w:hAnsi="Times New Roman" w:cs="Times New Roman"/>
          <w:sz w:val="24"/>
          <w:szCs w:val="24"/>
        </w:rPr>
        <w:t>petagrams</w:t>
      </w:r>
      <w:r w:rsidR="0025112D" w:rsidRPr="00B65ED4">
        <w:rPr>
          <w:rFonts w:ascii="Times New Roman" w:eastAsia="Times New Roman" w:hAnsi="Times New Roman" w:cs="Times New Roman"/>
          <w:sz w:val="24"/>
          <w:szCs w:val="24"/>
        </w:rPr>
        <w:t>)</w:t>
      </w:r>
      <w:r w:rsidR="00E7562C" w:rsidRPr="00B65ED4">
        <w:rPr>
          <w:rFonts w:ascii="Times New Roman" w:eastAsia="Times New Roman" w:hAnsi="Times New Roman" w:cs="Times New Roman"/>
          <w:sz w:val="24"/>
          <w:szCs w:val="24"/>
        </w:rPr>
        <w:t xml:space="preserve"> C yr</w:t>
      </w:r>
      <w:r w:rsidR="00E7562C" w:rsidRPr="00B65ED4">
        <w:rPr>
          <w:rFonts w:ascii="Times New Roman" w:eastAsia="Times New Roman" w:hAnsi="Times New Roman" w:cs="Times New Roman"/>
          <w:sz w:val="24"/>
          <w:szCs w:val="24"/>
          <w:vertAlign w:val="superscript"/>
        </w:rPr>
        <w:t>-1</w:t>
      </w:r>
      <w:r w:rsidR="00E7562C" w:rsidRPr="00B65ED4">
        <w:rPr>
          <w:rFonts w:ascii="Times New Roman" w:eastAsia="Times New Roman" w:hAnsi="Times New Roman" w:cs="Times New Roman"/>
          <w:sz w:val="24"/>
          <w:szCs w:val="24"/>
        </w:rPr>
        <w:t xml:space="preserve"> (Raymond et al. 2013)</w:t>
      </w:r>
      <w:r w:rsidR="0025112D" w:rsidRPr="00B65ED4">
        <w:rPr>
          <w:rFonts w:ascii="Times New Roman" w:eastAsia="Times New Roman" w:hAnsi="Times New Roman" w:cs="Times New Roman"/>
          <w:sz w:val="24"/>
          <w:szCs w:val="24"/>
        </w:rPr>
        <w:t>, whereas 0.02-0.07</w:t>
      </w:r>
      <w:r w:rsidR="00E7562C" w:rsidRPr="00B65ED4">
        <w:rPr>
          <w:rFonts w:ascii="Times New Roman" w:eastAsia="Times New Roman" w:hAnsi="Times New Roman" w:cs="Times New Roman"/>
          <w:sz w:val="24"/>
          <w:szCs w:val="24"/>
        </w:rPr>
        <w:t xml:space="preserve"> </w:t>
      </w:r>
      <w:r w:rsidR="0025112D" w:rsidRPr="00B65ED4">
        <w:rPr>
          <w:rFonts w:ascii="Times New Roman" w:eastAsia="Times New Roman" w:hAnsi="Times New Roman" w:cs="Times New Roman"/>
          <w:sz w:val="24"/>
          <w:szCs w:val="24"/>
        </w:rPr>
        <w:t>Pg C yr</w:t>
      </w:r>
      <w:r w:rsidR="0025112D" w:rsidRPr="00B65ED4">
        <w:rPr>
          <w:rFonts w:ascii="Times New Roman" w:eastAsia="Times New Roman" w:hAnsi="Times New Roman" w:cs="Times New Roman"/>
          <w:sz w:val="24"/>
          <w:szCs w:val="24"/>
          <w:vertAlign w:val="superscript"/>
        </w:rPr>
        <w:t xml:space="preserve">-1 </w:t>
      </w:r>
      <w:r w:rsidR="0025112D" w:rsidRPr="00B65ED4">
        <w:rPr>
          <w:rFonts w:ascii="Times New Roman" w:eastAsia="Times New Roman" w:hAnsi="Times New Roman" w:cs="Times New Roman"/>
          <w:sz w:val="24"/>
          <w:szCs w:val="24"/>
        </w:rPr>
        <w:t>are stored in sediments (Tranvik et al. 2009). These estimates, however, are highly uncertain</w:t>
      </w:r>
      <w:r w:rsidR="00922FBC">
        <w:rPr>
          <w:rFonts w:ascii="Times New Roman" w:eastAsia="Times New Roman" w:hAnsi="Times New Roman" w:cs="Times New Roman"/>
          <w:sz w:val="24"/>
          <w:szCs w:val="24"/>
        </w:rPr>
        <w:t>,</w:t>
      </w:r>
      <w:r w:rsidR="0025112D" w:rsidRPr="00B65ED4">
        <w:rPr>
          <w:rFonts w:ascii="Times New Roman" w:eastAsia="Times New Roman" w:hAnsi="Times New Roman" w:cs="Times New Roman"/>
          <w:sz w:val="24"/>
          <w:szCs w:val="24"/>
        </w:rPr>
        <w:t xml:space="preserve"> and m</w:t>
      </w:r>
      <w:r w:rsidR="00522DCD" w:rsidRPr="00B65ED4">
        <w:rPr>
          <w:rFonts w:ascii="Times New Roman" w:eastAsia="Times New Roman" w:hAnsi="Times New Roman" w:cs="Times New Roman"/>
          <w:sz w:val="24"/>
          <w:szCs w:val="24"/>
        </w:rPr>
        <w:t>odels that fully account for major OC fluxes and storage terms in lakes and that explore uncertainties around those terms are needed to advance our understanding of lake OC cycling</w:t>
      </w:r>
      <w:r w:rsidR="00922FBC">
        <w:rPr>
          <w:rFonts w:ascii="Times New Roman" w:eastAsia="Times New Roman" w:hAnsi="Times New Roman" w:cs="Times New Roman"/>
          <w:sz w:val="24"/>
          <w:szCs w:val="24"/>
        </w:rPr>
        <w:t xml:space="preserve"> and </w:t>
      </w:r>
      <w:r w:rsidR="00030915">
        <w:rPr>
          <w:rFonts w:ascii="Times New Roman" w:eastAsia="Times New Roman" w:hAnsi="Times New Roman" w:cs="Times New Roman"/>
          <w:sz w:val="24"/>
          <w:szCs w:val="24"/>
        </w:rPr>
        <w:t>their</w:t>
      </w:r>
      <w:r w:rsidR="00922FBC">
        <w:rPr>
          <w:rFonts w:ascii="Times New Roman" w:eastAsia="Times New Roman" w:hAnsi="Times New Roman" w:cs="Times New Roman"/>
          <w:sz w:val="24"/>
          <w:szCs w:val="24"/>
        </w:rPr>
        <w:t xml:space="preserve"> contribution to</w:t>
      </w:r>
      <w:r w:rsidR="00522DCD"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global </w:t>
      </w:r>
      <w:r w:rsidR="00F126CA" w:rsidRPr="00B65ED4">
        <w:rPr>
          <w:rFonts w:ascii="Times New Roman" w:eastAsia="Times New Roman" w:hAnsi="Times New Roman" w:cs="Times New Roman"/>
          <w:sz w:val="24"/>
          <w:szCs w:val="24"/>
        </w:rPr>
        <w:t xml:space="preserve">C </w:t>
      </w:r>
      <w:r w:rsidR="001C1B04" w:rsidRPr="00B65ED4">
        <w:rPr>
          <w:rFonts w:ascii="Times New Roman" w:eastAsia="Times New Roman" w:hAnsi="Times New Roman" w:cs="Times New Roman"/>
          <w:sz w:val="24"/>
          <w:szCs w:val="24"/>
        </w:rPr>
        <w:t>budgets</w:t>
      </w:r>
      <w:r w:rsidR="009A2119" w:rsidRPr="00B65ED4">
        <w:rPr>
          <w:rFonts w:ascii="Times New Roman" w:eastAsia="Times New Roman" w:hAnsi="Times New Roman" w:cs="Times New Roman"/>
          <w:sz w:val="24"/>
          <w:szCs w:val="24"/>
        </w:rPr>
        <w:t xml:space="preserve"> (Hanson et al. 2015). </w:t>
      </w:r>
      <w:r w:rsidR="00522DCD" w:rsidRPr="00B65ED4">
        <w:rPr>
          <w:rFonts w:ascii="Times New Roman" w:eastAsia="Times New Roman" w:hAnsi="Times New Roman" w:cs="Times New Roman"/>
          <w:sz w:val="24"/>
          <w:szCs w:val="24"/>
        </w:rPr>
        <w:t>E</w:t>
      </w:r>
      <w:r w:rsidR="00F13910" w:rsidRPr="00B65ED4">
        <w:rPr>
          <w:rFonts w:ascii="Times New Roman" w:eastAsia="Times New Roman" w:hAnsi="Times New Roman" w:cs="Times New Roman"/>
          <w:sz w:val="24"/>
          <w:szCs w:val="24"/>
        </w:rPr>
        <w:t xml:space="preserve">xisting </w:t>
      </w:r>
      <w:r w:rsidR="00B80037" w:rsidRPr="00B65ED4">
        <w:rPr>
          <w:rFonts w:ascii="Times New Roman" w:eastAsia="Times New Roman" w:hAnsi="Times New Roman" w:cs="Times New Roman"/>
          <w:sz w:val="24"/>
          <w:szCs w:val="24"/>
        </w:rPr>
        <w:t>mass balance</w:t>
      </w:r>
      <w:r w:rsidR="00522DCD" w:rsidRPr="00B65ED4">
        <w:rPr>
          <w:rFonts w:ascii="Times New Roman" w:eastAsia="Times New Roman" w:hAnsi="Times New Roman" w:cs="Times New Roman"/>
          <w:sz w:val="24"/>
          <w:szCs w:val="24"/>
        </w:rPr>
        <w:t xml:space="preserve"> models</w:t>
      </w:r>
      <w:r w:rsidR="00B80037" w:rsidRPr="00B65ED4">
        <w:rPr>
          <w:rFonts w:ascii="Times New Roman" w:eastAsia="Times New Roman" w:hAnsi="Times New Roman" w:cs="Times New Roman"/>
          <w:sz w:val="24"/>
          <w:szCs w:val="24"/>
        </w:rPr>
        <w:t xml:space="preserve"> are generally </w:t>
      </w:r>
      <w:r w:rsidR="00DA4018" w:rsidRPr="00B65ED4">
        <w:rPr>
          <w:rFonts w:ascii="Times New Roman" w:eastAsia="Times New Roman" w:hAnsi="Times New Roman" w:cs="Times New Roman"/>
          <w:sz w:val="24"/>
          <w:szCs w:val="24"/>
        </w:rPr>
        <w:t xml:space="preserve">based on low </w:t>
      </w:r>
      <w:r w:rsidR="00BF6FEF" w:rsidRPr="00B65ED4">
        <w:rPr>
          <w:rFonts w:ascii="Times New Roman" w:eastAsia="Times New Roman" w:hAnsi="Times New Roman" w:cs="Times New Roman"/>
          <w:sz w:val="24"/>
          <w:szCs w:val="24"/>
        </w:rPr>
        <w:t>spa</w:t>
      </w:r>
      <w:r w:rsidR="00313D45" w:rsidRPr="00B65ED4">
        <w:rPr>
          <w:rFonts w:ascii="Times New Roman" w:eastAsia="Times New Roman" w:hAnsi="Times New Roman" w:cs="Times New Roman"/>
          <w:sz w:val="24"/>
          <w:szCs w:val="24"/>
        </w:rPr>
        <w:t>ti</w:t>
      </w:r>
      <w:r w:rsidR="00BF6FEF" w:rsidRPr="00B65ED4">
        <w:rPr>
          <w:rFonts w:ascii="Times New Roman" w:eastAsia="Times New Roman" w:hAnsi="Times New Roman" w:cs="Times New Roman"/>
          <w:sz w:val="24"/>
          <w:szCs w:val="24"/>
        </w:rPr>
        <w:t>o</w:t>
      </w:r>
      <w:r w:rsidR="00313D45" w:rsidRPr="00B65ED4">
        <w:rPr>
          <w:rFonts w:ascii="Times New Roman" w:eastAsia="Times New Roman" w:hAnsi="Times New Roman" w:cs="Times New Roman"/>
          <w:sz w:val="24"/>
          <w:szCs w:val="24"/>
        </w:rPr>
        <w:t>-</w:t>
      </w:r>
      <w:r w:rsidR="00BF6FEF" w:rsidRPr="00B65ED4">
        <w:rPr>
          <w:rFonts w:ascii="Times New Roman" w:eastAsia="Times New Roman" w:hAnsi="Times New Roman" w:cs="Times New Roman"/>
          <w:sz w:val="24"/>
          <w:szCs w:val="24"/>
        </w:rPr>
        <w:t xml:space="preserve">temporal </w:t>
      </w:r>
      <w:r w:rsidR="00DA4018" w:rsidRPr="00B65ED4">
        <w:rPr>
          <w:rFonts w:ascii="Times New Roman" w:eastAsia="Times New Roman" w:hAnsi="Times New Roman" w:cs="Times New Roman"/>
          <w:sz w:val="24"/>
          <w:szCs w:val="24"/>
        </w:rPr>
        <w:t xml:space="preserve">frequency data, </w:t>
      </w:r>
      <w:r w:rsidR="00B80037" w:rsidRPr="00B65ED4">
        <w:rPr>
          <w:rFonts w:ascii="Times New Roman" w:eastAsia="Times New Roman" w:hAnsi="Times New Roman" w:cs="Times New Roman"/>
          <w:sz w:val="24"/>
          <w:szCs w:val="24"/>
        </w:rPr>
        <w:t>confined to single lakes</w:t>
      </w:r>
      <w:r w:rsidR="00DA401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ins w:id="4" w:author="immccull@gmail.com" w:date="2018-05-11T10:12:00Z">
        <w:r w:rsidR="003446FB">
          <w:rPr>
            <w:rFonts w:ascii="Times New Roman" w:eastAsia="Times New Roman" w:hAnsi="Times New Roman" w:cs="Times New Roman"/>
            <w:sz w:val="24"/>
            <w:szCs w:val="24"/>
          </w:rPr>
          <w:t>are predominantly from</w:t>
        </w:r>
      </w:ins>
      <w:del w:id="5" w:author="immccull@gmail.com" w:date="2018-05-11T10:11:00Z">
        <w:r w:rsidR="00B80037" w:rsidRPr="00B65ED4" w:rsidDel="003446FB">
          <w:rPr>
            <w:rFonts w:ascii="Times New Roman" w:eastAsia="Times New Roman" w:hAnsi="Times New Roman" w:cs="Times New Roman"/>
            <w:sz w:val="24"/>
            <w:szCs w:val="24"/>
          </w:rPr>
          <w:delText xml:space="preserve">tend to be concentrated </w:delText>
        </w:r>
      </w:del>
      <w:del w:id="6" w:author="immccull@gmail.com" w:date="2018-05-11T10:12:00Z">
        <w:r w:rsidR="00B80037" w:rsidRPr="00B65ED4" w:rsidDel="003446FB">
          <w:rPr>
            <w:rFonts w:ascii="Times New Roman" w:eastAsia="Times New Roman" w:hAnsi="Times New Roman" w:cs="Times New Roman"/>
            <w:sz w:val="24"/>
            <w:szCs w:val="24"/>
          </w:rPr>
          <w:delText>in</w:delText>
        </w:r>
      </w:del>
      <w:r w:rsidR="00B80037" w:rsidRPr="00B65ED4">
        <w:rPr>
          <w:rFonts w:ascii="Times New Roman" w:eastAsia="Times New Roman" w:hAnsi="Times New Roman" w:cs="Times New Roman"/>
          <w:sz w:val="24"/>
          <w:szCs w:val="24"/>
        </w:rPr>
        <w:t xml:space="preserve"> boreal regions (Jonsson et al. 2001, Urban et al. 2005, Andersson and Sobek 2006, Cremona et al. 2014). </w:t>
      </w:r>
      <w:r w:rsidR="001C1B04" w:rsidRPr="00B65ED4">
        <w:rPr>
          <w:rFonts w:ascii="Times New Roman" w:eastAsia="Times New Roman" w:hAnsi="Times New Roman" w:cs="Times New Roman"/>
          <w:sz w:val="24"/>
          <w:szCs w:val="24"/>
        </w:rPr>
        <w:t xml:space="preserve"> </w:t>
      </w:r>
      <w:r w:rsidR="00030915">
        <w:rPr>
          <w:rFonts w:ascii="Times New Roman" w:eastAsia="Times New Roman" w:hAnsi="Times New Roman" w:cs="Times New Roman"/>
          <w:sz w:val="24"/>
          <w:szCs w:val="24"/>
        </w:rPr>
        <w:t>In a first step in overcoming some of these limitations, h</w:t>
      </w:r>
      <w:r w:rsidR="001C1B04" w:rsidRPr="00B65ED4">
        <w:rPr>
          <w:rFonts w:ascii="Times New Roman" w:eastAsia="Times New Roman" w:hAnsi="Times New Roman" w:cs="Times New Roman"/>
          <w:sz w:val="24"/>
          <w:szCs w:val="24"/>
        </w:rPr>
        <w:t>ere we develop</w:t>
      </w:r>
      <w:r w:rsidR="003E6401" w:rsidRPr="00B65ED4">
        <w:rPr>
          <w:rFonts w:ascii="Times New Roman" w:eastAsia="Times New Roman" w:hAnsi="Times New Roman" w:cs="Times New Roman"/>
          <w:sz w:val="24"/>
          <w:szCs w:val="24"/>
        </w:rPr>
        <w:t>ed</w:t>
      </w:r>
      <w:r w:rsidR="001C1B04" w:rsidRPr="00B65ED4">
        <w:rPr>
          <w:rFonts w:ascii="Times New Roman" w:eastAsia="Times New Roman" w:hAnsi="Times New Roman" w:cs="Times New Roman"/>
          <w:sz w:val="24"/>
          <w:szCs w:val="24"/>
        </w:rPr>
        <w:t xml:space="preserve"> and </w:t>
      </w:r>
      <w:r w:rsidR="003E6401" w:rsidRPr="00B65ED4">
        <w:rPr>
          <w:rFonts w:ascii="Times New Roman" w:eastAsia="Times New Roman" w:hAnsi="Times New Roman" w:cs="Times New Roman"/>
          <w:sz w:val="24"/>
          <w:szCs w:val="24"/>
        </w:rPr>
        <w:t>applied</w:t>
      </w:r>
      <w:r w:rsidR="001C1B04" w:rsidRPr="00B65ED4">
        <w:rPr>
          <w:rFonts w:ascii="Times New Roman" w:eastAsia="Times New Roman" w:hAnsi="Times New Roman" w:cs="Times New Roman"/>
          <w:sz w:val="24"/>
          <w:szCs w:val="24"/>
        </w:rPr>
        <w:t xml:space="preserve"> a </w:t>
      </w:r>
      <w:r w:rsidR="00F07D20" w:rsidRPr="00B65ED4">
        <w:rPr>
          <w:rFonts w:ascii="Times New Roman" w:eastAsia="Times New Roman" w:hAnsi="Times New Roman" w:cs="Times New Roman"/>
          <w:sz w:val="24"/>
          <w:szCs w:val="24"/>
        </w:rPr>
        <w:t>dynamic</w:t>
      </w:r>
      <w:r w:rsidR="003E6401" w:rsidRPr="00B65ED4">
        <w:rPr>
          <w:rFonts w:ascii="Times New Roman" w:eastAsia="Times New Roman" w:hAnsi="Times New Roman" w:cs="Times New Roman"/>
          <w:sz w:val="24"/>
          <w:szCs w:val="24"/>
        </w:rPr>
        <w:t xml:space="preserve"> </w:t>
      </w:r>
      <w:r w:rsidR="001C1B04" w:rsidRPr="00B65ED4">
        <w:rPr>
          <w:rFonts w:ascii="Times New Roman" w:eastAsia="Times New Roman" w:hAnsi="Times New Roman" w:cs="Times New Roman"/>
          <w:sz w:val="24"/>
          <w:szCs w:val="24"/>
        </w:rPr>
        <w:t xml:space="preserve">mass balance model to examine </w:t>
      </w:r>
      <w:r w:rsidR="00BA6634" w:rsidRPr="00B65ED4">
        <w:rPr>
          <w:rFonts w:ascii="Times New Roman" w:eastAsia="Times New Roman" w:hAnsi="Times New Roman" w:cs="Times New Roman"/>
          <w:sz w:val="24"/>
          <w:szCs w:val="24"/>
        </w:rPr>
        <w:t xml:space="preserve">the relative magnitudes of OC fluxes </w:t>
      </w:r>
      <w:r w:rsidR="007B2ACE" w:rsidRPr="00B65ED4">
        <w:rPr>
          <w:rFonts w:ascii="Times New Roman" w:eastAsia="Times New Roman" w:hAnsi="Times New Roman" w:cs="Times New Roman"/>
          <w:sz w:val="24"/>
          <w:szCs w:val="24"/>
        </w:rPr>
        <w:t xml:space="preserve">across a </w:t>
      </w:r>
      <w:r w:rsidR="003446FB">
        <w:rPr>
          <w:rFonts w:ascii="Times New Roman" w:eastAsia="Times New Roman" w:hAnsi="Times New Roman" w:cs="Times New Roman"/>
          <w:sz w:val="24"/>
          <w:szCs w:val="24"/>
        </w:rPr>
        <w:t>set of five lakes with whole-</w:t>
      </w:r>
      <w:r w:rsidR="00313D45" w:rsidRPr="00B65ED4">
        <w:rPr>
          <w:rFonts w:ascii="Times New Roman" w:eastAsia="Times New Roman" w:hAnsi="Times New Roman" w:cs="Times New Roman"/>
          <w:sz w:val="24"/>
          <w:szCs w:val="24"/>
        </w:rPr>
        <w:t xml:space="preserve">ecosystem OC budget data. </w:t>
      </w:r>
    </w:p>
    <w:p w14:paraId="48953656"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74BA9677"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7" w:name="_fgbmh3q8shl8" w:colFirst="0" w:colLast="0"/>
      <w:bookmarkEnd w:id="7"/>
      <w:r w:rsidRPr="00B65ED4">
        <w:rPr>
          <w:rFonts w:ascii="Times New Roman" w:eastAsia="Times New Roman" w:hAnsi="Times New Roman" w:cs="Times New Roman"/>
          <w:i/>
          <w:color w:val="000000"/>
          <w:sz w:val="24"/>
          <w:szCs w:val="24"/>
        </w:rPr>
        <w:t>Overview of concepts of key OC fluxes in lake ecosystems</w:t>
      </w:r>
    </w:p>
    <w:p w14:paraId="2D9D54DB" w14:textId="4AAD24F8" w:rsidR="0012032C" w:rsidRDefault="007728A8" w:rsidP="00A10AD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For lakes, t</w:t>
      </w:r>
      <w:r w:rsidR="00B80037" w:rsidRPr="00B65ED4">
        <w:rPr>
          <w:rFonts w:ascii="Times New Roman" w:eastAsia="Times New Roman" w:hAnsi="Times New Roman" w:cs="Times New Roman"/>
          <w:sz w:val="24"/>
          <w:szCs w:val="24"/>
        </w:rPr>
        <w:t xml:space="preserve">he term “mass balance” has been broadly used to quantify </w:t>
      </w:r>
      <w:r w:rsidR="005024E3" w:rsidRPr="00B65ED4">
        <w:rPr>
          <w:rFonts w:ascii="Times New Roman" w:eastAsia="Times New Roman" w:hAnsi="Times New Roman" w:cs="Times New Roman"/>
          <w:sz w:val="24"/>
          <w:szCs w:val="24"/>
        </w:rPr>
        <w:t xml:space="preserve">carbon or nutrient </w:t>
      </w:r>
      <w:r w:rsidR="00B80037" w:rsidRPr="00B65ED4">
        <w:rPr>
          <w:rFonts w:ascii="Times New Roman" w:eastAsia="Times New Roman" w:hAnsi="Times New Roman" w:cs="Times New Roman"/>
          <w:sz w:val="24"/>
          <w:szCs w:val="24"/>
        </w:rPr>
        <w:t xml:space="preserve">budgets </w:t>
      </w:r>
      <w:r w:rsidR="003A0D4C" w:rsidRPr="00B65ED4">
        <w:rPr>
          <w:rFonts w:ascii="Times New Roman" w:eastAsia="Times New Roman" w:hAnsi="Times New Roman" w:cs="Times New Roman"/>
          <w:sz w:val="24"/>
          <w:szCs w:val="24"/>
        </w:rPr>
        <w:t>as the combination</w:t>
      </w:r>
      <w:r w:rsidR="00B80037" w:rsidRPr="00B65ED4">
        <w:rPr>
          <w:rFonts w:ascii="Times New Roman" w:eastAsia="Times New Roman" w:hAnsi="Times New Roman" w:cs="Times New Roman"/>
          <w:sz w:val="24"/>
          <w:szCs w:val="24"/>
        </w:rPr>
        <w:t xml:space="preserve"> of inputs</w:t>
      </w:r>
      <w:r w:rsidR="00CD39CC" w:rsidRPr="00B65ED4">
        <w:rPr>
          <w:rFonts w:ascii="Times New Roman" w:eastAsia="Times New Roman" w:hAnsi="Times New Roman" w:cs="Times New Roman"/>
          <w:sz w:val="24"/>
          <w:szCs w:val="24"/>
        </w:rPr>
        <w:t>, outputs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and changes to standing </w:t>
      </w:r>
      <w:r w:rsidR="005938FB" w:rsidRPr="00B65ED4">
        <w:rPr>
          <w:rFonts w:ascii="Times New Roman" w:eastAsia="Times New Roman" w:hAnsi="Times New Roman" w:cs="Times New Roman"/>
          <w:sz w:val="24"/>
          <w:szCs w:val="24"/>
        </w:rPr>
        <w:t xml:space="preserve">stocks in the </w:t>
      </w:r>
      <w:r w:rsidR="00E66C36" w:rsidRPr="00B65ED4">
        <w:rPr>
          <w:rFonts w:ascii="Times New Roman" w:eastAsia="Times New Roman" w:hAnsi="Times New Roman" w:cs="Times New Roman"/>
          <w:sz w:val="24"/>
          <w:szCs w:val="24"/>
        </w:rPr>
        <w:t xml:space="preserve">water </w:t>
      </w:r>
      <w:r w:rsidR="00E66C36" w:rsidRPr="00B65ED4">
        <w:rPr>
          <w:rFonts w:ascii="Times New Roman" w:eastAsia="Times New Roman" w:hAnsi="Times New Roman" w:cs="Times New Roman"/>
          <w:sz w:val="24"/>
          <w:szCs w:val="24"/>
        </w:rPr>
        <w:lastRenderedPageBreak/>
        <w:t>column</w:t>
      </w:r>
      <w:r w:rsidR="00CD39CC" w:rsidRPr="00B65ED4">
        <w:rPr>
          <w:rFonts w:ascii="Times New Roman" w:eastAsia="Times New Roman" w:hAnsi="Times New Roman" w:cs="Times New Roman"/>
          <w:sz w:val="24"/>
          <w:szCs w:val="24"/>
        </w:rPr>
        <w:t xml:space="preserve"> </w:t>
      </w:r>
      <w:r w:rsidR="009038F7" w:rsidRPr="00B65ED4">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sediments</w:t>
      </w:r>
      <w:r w:rsidR="00F07D20" w:rsidRPr="00B65ED4">
        <w:rPr>
          <w:rFonts w:ascii="Times New Roman" w:eastAsia="Times New Roman" w:hAnsi="Times New Roman" w:cs="Times New Roman"/>
          <w:sz w:val="24"/>
          <w:szCs w:val="24"/>
        </w:rPr>
        <w:t xml:space="preserve"> (Pace and Lovett 2013)</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Inputs</w:t>
      </w:r>
      <w:r w:rsidR="00152F60" w:rsidRPr="00B65ED4">
        <w:rPr>
          <w:rFonts w:ascii="Times New Roman" w:eastAsia="Times New Roman" w:hAnsi="Times New Roman" w:cs="Times New Roman"/>
          <w:sz w:val="24"/>
          <w:szCs w:val="24"/>
        </w:rPr>
        <w:t xml:space="preserve"> </w:t>
      </w:r>
      <w:r w:rsidR="003C62A7" w:rsidRPr="00B65ED4">
        <w:rPr>
          <w:rFonts w:ascii="Times New Roman" w:eastAsia="Times New Roman" w:hAnsi="Times New Roman" w:cs="Times New Roman"/>
          <w:sz w:val="24"/>
          <w:szCs w:val="24"/>
        </w:rPr>
        <w:t>to</w:t>
      </w:r>
      <w:r w:rsidR="0008600F"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lake</w:t>
      </w:r>
      <w:r w:rsidR="003C62A7" w:rsidRPr="00B65ED4">
        <w:rPr>
          <w:rFonts w:ascii="Times New Roman" w:eastAsia="Times New Roman" w:hAnsi="Times New Roman" w:cs="Times New Roman"/>
          <w:sz w:val="24"/>
          <w:szCs w:val="24"/>
        </w:rPr>
        <w:t xml:space="preserve"> ecosystem </w:t>
      </w:r>
      <w:r w:rsidR="00B339A2" w:rsidRPr="00B65ED4">
        <w:rPr>
          <w:rFonts w:ascii="Times New Roman" w:eastAsia="Times New Roman" w:hAnsi="Times New Roman" w:cs="Times New Roman"/>
          <w:sz w:val="24"/>
          <w:szCs w:val="24"/>
        </w:rPr>
        <w:t>O</w:t>
      </w:r>
      <w:r w:rsidR="003C62A7" w:rsidRPr="00B65ED4">
        <w:rPr>
          <w:rFonts w:ascii="Times New Roman" w:eastAsia="Times New Roman" w:hAnsi="Times New Roman" w:cs="Times New Roman"/>
          <w:sz w:val="24"/>
          <w:szCs w:val="24"/>
        </w:rPr>
        <w:t xml:space="preserve">C budgets are </w:t>
      </w:r>
      <w:r w:rsidR="00B80037" w:rsidRPr="00B65ED4">
        <w:rPr>
          <w:rFonts w:ascii="Times New Roman" w:eastAsia="Times New Roman" w:hAnsi="Times New Roman" w:cs="Times New Roman"/>
          <w:sz w:val="24"/>
          <w:szCs w:val="24"/>
        </w:rPr>
        <w:t>the sum of allochthonous (external</w:t>
      </w:r>
      <w:r w:rsidR="00B629D3" w:rsidRPr="00B65ED4">
        <w:rPr>
          <w:rFonts w:ascii="Times New Roman" w:eastAsia="Times New Roman" w:hAnsi="Times New Roman" w:cs="Times New Roman"/>
          <w:sz w:val="24"/>
          <w:szCs w:val="24"/>
        </w:rPr>
        <w:t>ly</w:t>
      </w:r>
      <w:r w:rsidR="00B80037" w:rsidRPr="00B65ED4">
        <w:rPr>
          <w:rFonts w:ascii="Times New Roman" w:eastAsia="Times New Roman" w:hAnsi="Times New Roman" w:cs="Times New Roman"/>
          <w:sz w:val="24"/>
          <w:szCs w:val="24"/>
        </w:rPr>
        <w:t xml:space="preserve"> </w:t>
      </w:r>
      <w:r w:rsidR="00152F60" w:rsidRPr="00B65ED4">
        <w:rPr>
          <w:rFonts w:ascii="Times New Roman" w:eastAsia="Times New Roman" w:hAnsi="Times New Roman" w:cs="Times New Roman"/>
          <w:sz w:val="24"/>
          <w:szCs w:val="24"/>
        </w:rPr>
        <w:t>derived</w:t>
      </w:r>
      <w:r w:rsidR="00B80037" w:rsidRPr="00B65ED4">
        <w:rPr>
          <w:rFonts w:ascii="Times New Roman" w:eastAsia="Times New Roman" w:hAnsi="Times New Roman" w:cs="Times New Roman"/>
          <w:sz w:val="24"/>
          <w:szCs w:val="24"/>
        </w:rPr>
        <w:t xml:space="preserve">) dissolved (DOC) and particulate </w:t>
      </w:r>
      <w:r w:rsidR="005024E3" w:rsidRPr="00B65ED4">
        <w:rPr>
          <w:rFonts w:ascii="Times New Roman" w:eastAsia="Times New Roman" w:hAnsi="Times New Roman" w:cs="Times New Roman"/>
          <w:sz w:val="24"/>
          <w:szCs w:val="24"/>
        </w:rPr>
        <w:t>OC (POC) inflows from surface and</w:t>
      </w:r>
      <w:r w:rsidR="00B80037" w:rsidRPr="00B65ED4">
        <w:rPr>
          <w:rFonts w:ascii="Times New Roman" w:eastAsia="Times New Roman" w:hAnsi="Times New Roman" w:cs="Times New Roman"/>
          <w:sz w:val="24"/>
          <w:szCs w:val="24"/>
        </w:rPr>
        <w:t xml:space="preserve"> groundwater sources, </w:t>
      </w:r>
      <w:r w:rsidR="008D2A7D" w:rsidRPr="00B65ED4">
        <w:rPr>
          <w:rFonts w:ascii="Times New Roman" w:eastAsia="Times New Roman" w:hAnsi="Times New Roman" w:cs="Times New Roman"/>
          <w:sz w:val="24"/>
          <w:szCs w:val="24"/>
        </w:rPr>
        <w:t xml:space="preserve">atmospheric deposition via </w:t>
      </w:r>
      <w:r w:rsidR="00B80037" w:rsidRPr="00B65ED4">
        <w:rPr>
          <w:rFonts w:ascii="Times New Roman" w:eastAsia="Times New Roman" w:hAnsi="Times New Roman" w:cs="Times New Roman"/>
          <w:sz w:val="24"/>
          <w:szCs w:val="24"/>
        </w:rPr>
        <w:t>precipitation</w:t>
      </w:r>
      <w:r w:rsidR="003F3A81" w:rsidRPr="00B65ED4">
        <w:rPr>
          <w:rFonts w:ascii="Times New Roman" w:eastAsia="Times New Roman" w:hAnsi="Times New Roman" w:cs="Times New Roman"/>
          <w:sz w:val="24"/>
          <w:szCs w:val="24"/>
        </w:rPr>
        <w:t>, dry deposits,</w:t>
      </w:r>
      <w:r w:rsidR="00B80037" w:rsidRPr="00B65ED4">
        <w:rPr>
          <w:rFonts w:ascii="Times New Roman" w:eastAsia="Times New Roman" w:hAnsi="Times New Roman" w:cs="Times New Roman"/>
          <w:sz w:val="24"/>
          <w:szCs w:val="24"/>
        </w:rPr>
        <w:t xml:space="preserve"> and litterfall</w:t>
      </w:r>
      <w:r w:rsidR="00CD39CC" w:rsidRPr="00B65ED4">
        <w:rPr>
          <w:rFonts w:ascii="Times New Roman" w:eastAsia="Times New Roman" w:hAnsi="Times New Roman" w:cs="Times New Roman"/>
          <w:sz w:val="24"/>
          <w:szCs w:val="24"/>
        </w:rPr>
        <w:t xml:space="preserve">, </w:t>
      </w:r>
      <w:r w:rsidR="005024E3" w:rsidRPr="00B65ED4">
        <w:rPr>
          <w:rFonts w:ascii="Times New Roman" w:eastAsia="Times New Roman" w:hAnsi="Times New Roman" w:cs="Times New Roman"/>
          <w:sz w:val="24"/>
          <w:szCs w:val="24"/>
        </w:rPr>
        <w:t>and</w:t>
      </w:r>
      <w:r w:rsidR="00CD39CC" w:rsidRPr="00B65ED4">
        <w:rPr>
          <w:rFonts w:ascii="Times New Roman" w:eastAsia="Times New Roman" w:hAnsi="Times New Roman" w:cs="Times New Roman"/>
          <w:sz w:val="24"/>
          <w:szCs w:val="24"/>
        </w:rPr>
        <w:t xml:space="preserve"> autochthonous (internally derived) DOC and POC from</w:t>
      </w:r>
      <w:r w:rsidR="00DB61D4">
        <w:rPr>
          <w:rFonts w:ascii="Times New Roman" w:eastAsia="Times New Roman" w:hAnsi="Times New Roman" w:cs="Times New Roman"/>
          <w:sz w:val="24"/>
          <w:szCs w:val="24"/>
        </w:rPr>
        <w:t xml:space="preserve"> </w:t>
      </w:r>
      <w:r w:rsidR="00002D44">
        <w:rPr>
          <w:rFonts w:ascii="Times New Roman" w:eastAsia="Times New Roman" w:hAnsi="Times New Roman" w:cs="Times New Roman"/>
          <w:sz w:val="24"/>
          <w:szCs w:val="24"/>
        </w:rPr>
        <w:t>microbial exudates</w:t>
      </w:r>
      <w:r w:rsidR="00B560B0">
        <w:rPr>
          <w:rFonts w:ascii="Times New Roman" w:eastAsia="Times New Roman" w:hAnsi="Times New Roman" w:cs="Times New Roman"/>
          <w:sz w:val="24"/>
          <w:szCs w:val="24"/>
        </w:rPr>
        <w:t xml:space="preserve"> </w:t>
      </w:r>
      <w:r w:rsidR="003244A5">
        <w:rPr>
          <w:rFonts w:ascii="Times New Roman" w:eastAsia="Times New Roman" w:hAnsi="Times New Roman" w:cs="Times New Roman"/>
          <w:sz w:val="24"/>
          <w:szCs w:val="24"/>
        </w:rPr>
        <w:t xml:space="preserve">(Kawasaki and Benner 2006) </w:t>
      </w:r>
      <w:r w:rsidR="00B560B0">
        <w:rPr>
          <w:rFonts w:ascii="Times New Roman" w:eastAsia="Times New Roman" w:hAnsi="Times New Roman" w:cs="Times New Roman"/>
          <w:sz w:val="24"/>
          <w:szCs w:val="24"/>
        </w:rPr>
        <w:t xml:space="preserve">and </w:t>
      </w:r>
      <w:r w:rsidR="00CD39CC" w:rsidRPr="00B65ED4">
        <w:rPr>
          <w:rFonts w:ascii="Times New Roman" w:eastAsia="Times New Roman" w:hAnsi="Times New Roman" w:cs="Times New Roman"/>
          <w:sz w:val="24"/>
          <w:szCs w:val="24"/>
        </w:rPr>
        <w:t>primary production</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Outputs from the OC pool include </w:t>
      </w:r>
      <w:r w:rsidR="00B80037" w:rsidRPr="00B65ED4">
        <w:rPr>
          <w:rFonts w:ascii="Times New Roman" w:eastAsia="Times New Roman" w:hAnsi="Times New Roman" w:cs="Times New Roman"/>
          <w:sz w:val="24"/>
          <w:szCs w:val="24"/>
        </w:rPr>
        <w:t xml:space="preserve">mechanisms that </w:t>
      </w:r>
      <w:r w:rsidR="009038F7" w:rsidRPr="00B65ED4">
        <w:rPr>
          <w:rFonts w:ascii="Times New Roman" w:eastAsia="Times New Roman" w:hAnsi="Times New Roman" w:cs="Times New Roman"/>
          <w:sz w:val="24"/>
          <w:szCs w:val="24"/>
        </w:rPr>
        <w:t>mineralize</w:t>
      </w:r>
      <w:r w:rsidR="00B80037" w:rsidRPr="00B65ED4">
        <w:rPr>
          <w:rFonts w:ascii="Times New Roman" w:eastAsia="Times New Roman" w:hAnsi="Times New Roman" w:cs="Times New Roman"/>
          <w:sz w:val="24"/>
          <w:szCs w:val="24"/>
        </w:rPr>
        <w:t xml:space="preserve"> (i.e., </w:t>
      </w:r>
      <w:r w:rsidR="009038F7" w:rsidRPr="00B65ED4">
        <w:rPr>
          <w:rFonts w:ascii="Times New Roman" w:eastAsia="Times New Roman" w:hAnsi="Times New Roman" w:cs="Times New Roman"/>
          <w:sz w:val="24"/>
          <w:szCs w:val="24"/>
        </w:rPr>
        <w:t>photo-oxidation and</w:t>
      </w:r>
      <w:r w:rsidR="00CD39C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respiration)</w:t>
      </w:r>
      <w:r w:rsidR="00CD39CC" w:rsidRPr="00B65ED4">
        <w:rPr>
          <w:rFonts w:ascii="Times New Roman" w:eastAsia="Times New Roman" w:hAnsi="Times New Roman" w:cs="Times New Roman"/>
          <w:sz w:val="24"/>
          <w:szCs w:val="24"/>
        </w:rPr>
        <w:t xml:space="preserve"> and export </w:t>
      </w:r>
      <w:r w:rsidR="008F266D" w:rsidRPr="00B65ED4">
        <w:rPr>
          <w:rFonts w:ascii="Times New Roman" w:eastAsia="Times New Roman" w:hAnsi="Times New Roman" w:cs="Times New Roman"/>
          <w:sz w:val="24"/>
          <w:szCs w:val="24"/>
        </w:rPr>
        <w:t xml:space="preserve">OC </w:t>
      </w:r>
      <w:r w:rsidR="00B80037" w:rsidRPr="00B65ED4">
        <w:rPr>
          <w:rFonts w:ascii="Times New Roman" w:eastAsia="Times New Roman" w:hAnsi="Times New Roman" w:cs="Times New Roman"/>
          <w:sz w:val="24"/>
          <w:szCs w:val="24"/>
        </w:rPr>
        <w:t xml:space="preserve">via surface </w:t>
      </w:r>
      <w:r w:rsidR="005024E3" w:rsidRPr="00B65ED4">
        <w:rPr>
          <w:rFonts w:ascii="Times New Roman" w:eastAsia="Times New Roman" w:hAnsi="Times New Roman" w:cs="Times New Roman"/>
          <w:sz w:val="24"/>
          <w:szCs w:val="24"/>
        </w:rPr>
        <w:t>and</w:t>
      </w:r>
      <w:r w:rsidR="00B80037" w:rsidRPr="00B65ED4">
        <w:rPr>
          <w:rFonts w:ascii="Times New Roman" w:eastAsia="Times New Roman" w:hAnsi="Times New Roman" w:cs="Times New Roman"/>
          <w:sz w:val="24"/>
          <w:szCs w:val="24"/>
        </w:rPr>
        <w:t xml:space="preserve"> groundwater </w:t>
      </w:r>
      <w:r w:rsidR="00CD39CC" w:rsidRPr="00B65ED4">
        <w:rPr>
          <w:rFonts w:ascii="Times New Roman" w:eastAsia="Times New Roman" w:hAnsi="Times New Roman" w:cs="Times New Roman"/>
          <w:sz w:val="24"/>
          <w:szCs w:val="24"/>
        </w:rPr>
        <w:t>outflows</w:t>
      </w:r>
      <w:r w:rsidR="00B80037" w:rsidRPr="00B65ED4">
        <w:rPr>
          <w:rFonts w:ascii="Times New Roman" w:eastAsia="Times New Roman" w:hAnsi="Times New Roman" w:cs="Times New Roman"/>
          <w:sz w:val="24"/>
          <w:szCs w:val="24"/>
        </w:rPr>
        <w:t xml:space="preserve">. </w:t>
      </w:r>
      <w:r w:rsidR="00CD39CC"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Here, f</w:t>
      </w:r>
      <w:r w:rsidR="00894618" w:rsidRPr="00B65ED4">
        <w:rPr>
          <w:rFonts w:ascii="Times New Roman" w:eastAsia="Times New Roman" w:hAnsi="Times New Roman" w:cs="Times New Roman"/>
          <w:sz w:val="24"/>
          <w:szCs w:val="24"/>
        </w:rPr>
        <w:t>or simplicity, all mineralization processes</w:t>
      </w:r>
      <w:r w:rsidR="00A574F1" w:rsidRPr="00B65ED4">
        <w:rPr>
          <w:rFonts w:ascii="Times New Roman" w:eastAsia="Times New Roman" w:hAnsi="Times New Roman" w:cs="Times New Roman"/>
          <w:sz w:val="24"/>
          <w:szCs w:val="24"/>
        </w:rPr>
        <w:t xml:space="preserve"> that convert OC to CO</w:t>
      </w:r>
      <w:r w:rsidR="00A574F1" w:rsidRPr="00B65ED4">
        <w:rPr>
          <w:rFonts w:ascii="Times New Roman" w:eastAsia="Times New Roman" w:hAnsi="Times New Roman" w:cs="Times New Roman"/>
          <w:sz w:val="24"/>
          <w:szCs w:val="24"/>
          <w:vertAlign w:val="subscript"/>
        </w:rPr>
        <w:t>2</w:t>
      </w:r>
      <w:r w:rsidR="00894618" w:rsidRPr="00B65ED4">
        <w:rPr>
          <w:rFonts w:ascii="Times New Roman" w:eastAsia="Times New Roman" w:hAnsi="Times New Roman" w:cs="Times New Roman"/>
          <w:sz w:val="24"/>
          <w:szCs w:val="24"/>
        </w:rPr>
        <w:t xml:space="preserve"> </w:t>
      </w:r>
      <w:r w:rsidR="00370B48" w:rsidRPr="00B65ED4">
        <w:rPr>
          <w:rFonts w:ascii="Times New Roman" w:eastAsia="Times New Roman" w:hAnsi="Times New Roman" w:cs="Times New Roman"/>
          <w:sz w:val="24"/>
          <w:szCs w:val="24"/>
        </w:rPr>
        <w:t>are</w:t>
      </w:r>
      <w:r w:rsidR="00894618" w:rsidRPr="00B65ED4">
        <w:rPr>
          <w:rFonts w:ascii="Times New Roman" w:eastAsia="Times New Roman" w:hAnsi="Times New Roman" w:cs="Times New Roman"/>
          <w:sz w:val="24"/>
          <w:szCs w:val="24"/>
        </w:rPr>
        <w:t xml:space="preserve"> </w:t>
      </w:r>
      <w:r w:rsidR="00E01A83" w:rsidRPr="00B65ED4">
        <w:rPr>
          <w:rFonts w:ascii="Times New Roman" w:eastAsia="Times New Roman" w:hAnsi="Times New Roman" w:cs="Times New Roman"/>
          <w:sz w:val="24"/>
          <w:szCs w:val="24"/>
        </w:rPr>
        <w:t>collectively modeled as</w:t>
      </w:r>
      <w:r w:rsidR="00894618" w:rsidRPr="00B65ED4">
        <w:rPr>
          <w:rFonts w:ascii="Times New Roman" w:eastAsia="Times New Roman" w:hAnsi="Times New Roman" w:cs="Times New Roman"/>
          <w:sz w:val="24"/>
          <w:szCs w:val="24"/>
        </w:rPr>
        <w:t xml:space="preserve"> respiration. </w:t>
      </w:r>
      <w:r w:rsidR="00324768" w:rsidRPr="00B65ED4">
        <w:rPr>
          <w:rFonts w:ascii="Times New Roman" w:eastAsia="Times New Roman" w:hAnsi="Times New Roman" w:cs="Times New Roman"/>
          <w:sz w:val="24"/>
          <w:szCs w:val="24"/>
        </w:rPr>
        <w:t>T</w:t>
      </w:r>
      <w:r w:rsidR="00E01A83" w:rsidRPr="00B65ED4">
        <w:rPr>
          <w:rFonts w:ascii="Times New Roman" w:eastAsia="Times New Roman" w:hAnsi="Times New Roman" w:cs="Times New Roman"/>
          <w:sz w:val="24"/>
          <w:szCs w:val="24"/>
        </w:rPr>
        <w:t xml:space="preserve">he mass change in OC in </w:t>
      </w:r>
      <w:r w:rsidR="00CD39CC" w:rsidRPr="00B65ED4">
        <w:rPr>
          <w:rFonts w:ascii="Times New Roman" w:eastAsia="Times New Roman" w:hAnsi="Times New Roman" w:cs="Times New Roman"/>
          <w:sz w:val="24"/>
          <w:szCs w:val="24"/>
        </w:rPr>
        <w:t>the water column and lake sediments</w:t>
      </w:r>
      <w:r w:rsidR="00324768" w:rsidRPr="00B65ED4">
        <w:rPr>
          <w:rFonts w:ascii="Times New Roman" w:eastAsia="Times New Roman" w:hAnsi="Times New Roman" w:cs="Times New Roman"/>
          <w:sz w:val="24"/>
          <w:szCs w:val="24"/>
        </w:rPr>
        <w:t xml:space="preserve"> is considered as change in storage</w:t>
      </w:r>
      <w:r w:rsidR="00CD39CC" w:rsidRPr="00B65ED4">
        <w:rPr>
          <w:rFonts w:ascii="Times New Roman" w:eastAsia="Times New Roman" w:hAnsi="Times New Roman" w:cs="Times New Roman"/>
          <w:sz w:val="24"/>
          <w:szCs w:val="24"/>
        </w:rPr>
        <w:t xml:space="preserve">. </w:t>
      </w:r>
      <w:r w:rsidR="00660A44" w:rsidRPr="00B65ED4">
        <w:rPr>
          <w:rFonts w:ascii="Times New Roman" w:eastAsia="Times New Roman" w:hAnsi="Times New Roman" w:cs="Times New Roman"/>
          <w:sz w:val="24"/>
          <w:szCs w:val="24"/>
        </w:rPr>
        <w:t xml:space="preserve">Outputs and storage are the fates </w:t>
      </w:r>
      <w:r w:rsidR="00BE68CA" w:rsidRPr="00B65ED4">
        <w:rPr>
          <w:rFonts w:ascii="Times New Roman" w:eastAsia="Times New Roman" w:hAnsi="Times New Roman" w:cs="Times New Roman"/>
          <w:sz w:val="24"/>
          <w:szCs w:val="24"/>
        </w:rPr>
        <w:t xml:space="preserve">of OC </w:t>
      </w:r>
      <w:r w:rsidR="00660A44" w:rsidRPr="00B65ED4">
        <w:rPr>
          <w:rFonts w:ascii="Times New Roman" w:eastAsia="Times New Roman" w:hAnsi="Times New Roman" w:cs="Times New Roman"/>
          <w:sz w:val="24"/>
          <w:szCs w:val="24"/>
        </w:rPr>
        <w:t>loads</w:t>
      </w:r>
      <w:r w:rsidR="009038F7" w:rsidRPr="00B65ED4">
        <w:rPr>
          <w:rFonts w:ascii="Times New Roman" w:eastAsia="Times New Roman" w:hAnsi="Times New Roman" w:cs="Times New Roman"/>
          <w:sz w:val="24"/>
          <w:szCs w:val="24"/>
        </w:rPr>
        <w:t>,</w:t>
      </w:r>
      <w:r w:rsidR="00660A44" w:rsidRPr="00B65ED4">
        <w:rPr>
          <w:rFonts w:ascii="Times New Roman" w:eastAsia="Times New Roman" w:hAnsi="Times New Roman" w:cs="Times New Roman"/>
          <w:sz w:val="24"/>
          <w:szCs w:val="24"/>
        </w:rPr>
        <w:t xml:space="preserve"> and</w:t>
      </w:r>
      <w:r w:rsidR="00A10AD3">
        <w:rPr>
          <w:rFonts w:ascii="Times New Roman" w:eastAsia="Times New Roman" w:hAnsi="Times New Roman" w:cs="Times New Roman"/>
          <w:sz w:val="24"/>
          <w:szCs w:val="24"/>
        </w:rPr>
        <w:t xml:space="preserve"> their balances define the role of lakes in broader C cycling (Box 1, Fig. 1)</w:t>
      </w:r>
      <w:r w:rsidR="008F266D" w:rsidRPr="00B65ED4">
        <w:rPr>
          <w:rFonts w:ascii="Times New Roman" w:eastAsia="Times New Roman" w:hAnsi="Times New Roman" w:cs="Times New Roman"/>
          <w:noProof/>
          <w:sz w:val="24"/>
          <w:szCs w:val="24"/>
        </w:rPr>
        <mc:AlternateContent>
          <mc:Choice Requires="wps">
            <w:drawing>
              <wp:anchor distT="45720" distB="45720" distL="114300" distR="114300" simplePos="0" relativeHeight="251658240" behindDoc="0" locked="0" layoutInCell="1" allowOverlap="1" wp14:anchorId="2CC41FC9" wp14:editId="5176A7BA">
                <wp:simplePos x="0" y="0"/>
                <wp:positionH relativeFrom="margin">
                  <wp:posOffset>-28575</wp:posOffset>
                </wp:positionH>
                <wp:positionV relativeFrom="paragraph">
                  <wp:posOffset>3448050</wp:posOffset>
                </wp:positionV>
                <wp:extent cx="6191250" cy="1743075"/>
                <wp:effectExtent l="0" t="0" r="0"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1250" cy="1743075"/>
                        </a:xfrm>
                        <a:prstGeom prst="rect">
                          <a:avLst/>
                        </a:prstGeom>
                        <a:solidFill>
                          <a:srgbClr val="FFFFFF"/>
                        </a:solidFill>
                        <a:ln w="9525">
                          <a:solidFill>
                            <a:srgbClr val="000000"/>
                          </a:solidFill>
                          <a:miter lim="800000"/>
                          <a:headEnd/>
                          <a:tailEnd/>
                        </a:ln>
                      </wps:spPr>
                      <wps:txbx>
                        <w:txbxContent>
                          <w:p w14:paraId="6BBF0F84" w14:textId="77777777" w:rsidR="003446FB" w:rsidRPr="006F4EC1" w:rsidRDefault="003446F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446FB" w:rsidRDefault="003446F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446FB" w:rsidRDefault="003446F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446FB" w:rsidRDefault="003446F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CC41FC9" id="_x0000_t202" coordsize="21600,21600" o:spt="202" path="m,l,21600r21600,l21600,xe">
                <v:stroke joinstyle="miter"/>
                <v:path gradientshapeok="t" o:connecttype="rect"/>
              </v:shapetype>
              <v:shape id="Text Box 2" o:spid="_x0000_s1026" type="#_x0000_t202" style="position:absolute;left:0;text-align:left;margin-left:-2.25pt;margin-top:271.5pt;width:487.5pt;height:137.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">
                <v:textbox>
                  <w:txbxContent>
                    <w:p w14:paraId="6BBF0F84" w14:textId="77777777" w:rsidR="003446FB" w:rsidRPr="006F4EC1" w:rsidRDefault="003446FB" w:rsidP="006F4EC1">
                      <w:pPr>
                        <w:spacing w:line="480" w:lineRule="auto"/>
                        <w:rPr>
                          <w:rFonts w:ascii="Times New Roman" w:eastAsia="Times New Roman" w:hAnsi="Times New Roman" w:cs="Times New Roman"/>
                          <w:b/>
                          <w:i/>
                          <w:sz w:val="24"/>
                          <w:szCs w:val="24"/>
                        </w:rPr>
                      </w:pPr>
                      <w:r w:rsidRPr="006F4EC1">
                        <w:rPr>
                          <w:rFonts w:ascii="Times New Roman" w:eastAsia="Times New Roman" w:hAnsi="Times New Roman" w:cs="Times New Roman"/>
                          <w:b/>
                          <w:i/>
                          <w:sz w:val="24"/>
                          <w:szCs w:val="24"/>
                        </w:rPr>
                        <w:t>Box 1. Mass balance conceptual equations for organic carbon</w:t>
                      </w:r>
                      <w:r>
                        <w:rPr>
                          <w:rFonts w:ascii="Times New Roman" w:eastAsia="Times New Roman" w:hAnsi="Times New Roman" w:cs="Times New Roman"/>
                          <w:b/>
                          <w:i/>
                          <w:sz w:val="24"/>
                          <w:szCs w:val="24"/>
                        </w:rPr>
                        <w:t xml:space="preserve"> (OC)</w:t>
                      </w:r>
                      <w:r w:rsidRPr="006F4EC1">
                        <w:rPr>
                          <w:rFonts w:ascii="Times New Roman" w:eastAsia="Times New Roman" w:hAnsi="Times New Roman" w:cs="Times New Roman"/>
                          <w:b/>
                          <w:i/>
                          <w:sz w:val="24"/>
                          <w:szCs w:val="24"/>
                        </w:rPr>
                        <w:t xml:space="preserve"> in lake ecosystems</w:t>
                      </w:r>
                    </w:p>
                    <w:p w14:paraId="1BC32DD2" w14:textId="77777777" w:rsidR="003446FB" w:rsidRDefault="003446F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i/>
                          <w:sz w:val="24"/>
                          <w:szCs w:val="24"/>
                        </w:rPr>
                        <w:t>:</w:t>
                      </w:r>
                      <w:r>
                        <w:rPr>
                          <w:rFonts w:ascii="Times New Roman" w:eastAsia="Times New Roman" w:hAnsi="Times New Roman" w:cs="Times New Roman"/>
                          <w:sz w:val="24"/>
                          <w:szCs w:val="24"/>
                        </w:rPr>
                        <w:t xml:space="preserve"> surface and groundwater inflows + litterfall + atmospheric deposition</w:t>
                      </w:r>
                    </w:p>
                    <w:p w14:paraId="29C1964D" w14:textId="77777777" w:rsidR="003446FB" w:rsidRDefault="003446FB" w:rsidP="006F4EC1">
                      <w:pPr>
                        <w:spacing w:line="480" w:lineRule="auto"/>
                        <w:rPr>
                          <w:rFonts w:ascii="Times New Roman" w:eastAsia="Times New Roman" w:hAnsi="Times New Roman" w:cs="Times New Roman"/>
                          <w:sz w:val="24"/>
                          <w:szCs w:val="24"/>
                        </w:rPr>
                      </w:pP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gross primary production - autotrophic respiration</w:t>
                      </w:r>
                    </w:p>
                    <w:p w14:paraId="02AFC69E" w14:textId="77777777" w:rsidR="003446FB" w:rsidRDefault="003446FB" w:rsidP="00FE21F7">
                      <w:pPr>
                        <w:spacing w:line="480" w:lineRule="auto"/>
                      </w:pPr>
                      <w:r w:rsidRPr="006F4EC1">
                        <w:rPr>
                          <w:rFonts w:ascii="Times New Roman" w:eastAsia="Times New Roman" w:hAnsi="Times New Roman" w:cs="Times New Roman"/>
                          <w:i/>
                          <w:sz w:val="24"/>
                          <w:szCs w:val="24"/>
                          <w:u w:val="single"/>
                        </w:rPr>
                        <w:t>Full budget</w:t>
                      </w:r>
                      <w:r>
                        <w:rPr>
                          <w:rFonts w:ascii="Times New Roman" w:eastAsia="Times New Roman" w:hAnsi="Times New Roman" w:cs="Times New Roman"/>
                          <w:sz w:val="24"/>
                          <w:szCs w:val="24"/>
                        </w:rPr>
                        <w:t xml:space="preserve">: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ALLOCHTHONOUS</w:t>
                      </w:r>
                      <w:r>
                        <w:rPr>
                          <w:rFonts w:ascii="Times New Roman" w:eastAsia="Times New Roman" w:hAnsi="Times New Roman" w:cs="Times New Roman"/>
                          <w:sz w:val="24"/>
                          <w:szCs w:val="24"/>
                        </w:rPr>
                        <w:t xml:space="preserve"> + </w:t>
                      </w:r>
                      <w:r>
                        <w:rPr>
                          <w:rFonts w:ascii="Times New Roman" w:eastAsia="Times New Roman" w:hAnsi="Times New Roman" w:cs="Times New Roman"/>
                          <w:i/>
                          <w:sz w:val="24"/>
                          <w:szCs w:val="24"/>
                          <w:u w:val="single"/>
                        </w:rPr>
                        <w:t>OC</w:t>
                      </w:r>
                      <w:r>
                        <w:rPr>
                          <w:rFonts w:ascii="Times New Roman" w:eastAsia="Times New Roman" w:hAnsi="Times New Roman" w:cs="Times New Roman"/>
                          <w:i/>
                          <w:sz w:val="24"/>
                          <w:szCs w:val="24"/>
                          <w:u w:val="single"/>
                          <w:vertAlign w:val="subscript"/>
                        </w:rPr>
                        <w:t>AUTOCHTHONOUS</w:t>
                      </w:r>
                      <w:r>
                        <w:rPr>
                          <w:rFonts w:ascii="Times New Roman" w:eastAsia="Times New Roman" w:hAnsi="Times New Roman" w:cs="Times New Roman"/>
                          <w:sz w:val="24"/>
                          <w:szCs w:val="24"/>
                        </w:rPr>
                        <w:t xml:space="preserve"> = respiration + burial + export</w:t>
                      </w:r>
                      <w:r>
                        <w:rPr>
                          <w:rFonts w:ascii="Times New Roman" w:eastAsia="Times New Roman" w:hAnsi="Times New Roman" w:cs="Times New Roman"/>
                          <w:sz w:val="24"/>
                          <w:szCs w:val="24"/>
                          <w:vertAlign w:val="subscript"/>
                        </w:rPr>
                        <w:t xml:space="preserve"> </w:t>
                      </w:r>
                      <w:r>
                        <w:rPr>
                          <w:rFonts w:ascii="Times New Roman" w:eastAsia="Times New Roman" w:hAnsi="Times New Roman" w:cs="Times New Roman"/>
                          <w:sz w:val="24"/>
                          <w:szCs w:val="24"/>
                        </w:rPr>
                        <w:t>+ ΔOC (in water column)</w:t>
                      </w:r>
                    </w:p>
                  </w:txbxContent>
                </v:textbox>
                <w10:wrap type="square" anchorx="margin"/>
              </v:shape>
            </w:pict>
          </mc:Fallback>
        </mc:AlternateContent>
      </w:r>
      <w:r w:rsidR="00A10AD3">
        <w:rPr>
          <w:rFonts w:ascii="Times New Roman" w:eastAsia="Times New Roman" w:hAnsi="Times New Roman" w:cs="Times New Roman"/>
          <w:sz w:val="24"/>
          <w:szCs w:val="24"/>
        </w:rPr>
        <w:t>.</w:t>
      </w:r>
    </w:p>
    <w:p w14:paraId="31574F79" w14:textId="77777777" w:rsidR="007144D6" w:rsidRDefault="007144D6" w:rsidP="002F35B3">
      <w:pPr>
        <w:spacing w:line="480" w:lineRule="auto"/>
        <w:ind w:firstLine="720"/>
        <w:rPr>
          <w:rFonts w:ascii="Times New Roman" w:eastAsia="Times New Roman" w:hAnsi="Times New Roman" w:cs="Times New Roman"/>
          <w:sz w:val="24"/>
          <w:szCs w:val="24"/>
        </w:rPr>
      </w:pPr>
    </w:p>
    <w:p w14:paraId="7CE4534C" w14:textId="01DA5E10" w:rsidR="00513F0F" w:rsidRPr="00B65ED4" w:rsidRDefault="00665918"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At the global scale, lakes are thought to be net sources of </w:t>
      </w:r>
      <w:r w:rsidR="00DA1820" w:rsidRPr="00B65ED4">
        <w:rPr>
          <w:rFonts w:ascii="Times New Roman" w:eastAsia="Times New Roman" w:hAnsi="Times New Roman" w:cs="Times New Roman"/>
          <w:sz w:val="24"/>
          <w:szCs w:val="24"/>
        </w:rPr>
        <w:t>C</w:t>
      </w:r>
      <w:r w:rsidRPr="00B65ED4">
        <w:rPr>
          <w:rFonts w:ascii="Times New Roman" w:eastAsia="Times New Roman" w:hAnsi="Times New Roman" w:cs="Times New Roman"/>
          <w:sz w:val="24"/>
          <w:szCs w:val="24"/>
        </w:rPr>
        <w:t xml:space="preserve"> to the atmosphere based on the super</w:t>
      </w:r>
      <w:r w:rsidR="007B5FB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saturation of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(Kortelainen et al. 2006, Tranvik et al. 2009, Raymond et al. 2013) and methane (Bastviken et al. 2011) in lake surface waters</w:t>
      </w:r>
      <w:r w:rsidR="002927F2" w:rsidRPr="00B65ED4">
        <w:rPr>
          <w:rFonts w:ascii="Times New Roman" w:eastAsia="Times New Roman" w:hAnsi="Times New Roman" w:cs="Times New Roman"/>
          <w:sz w:val="24"/>
          <w:szCs w:val="24"/>
        </w:rPr>
        <w:t xml:space="preserve">. </w:t>
      </w:r>
      <w:r w:rsidR="00614236" w:rsidRPr="00B65ED4">
        <w:rPr>
          <w:rFonts w:ascii="Times New Roman" w:eastAsia="Times New Roman" w:hAnsi="Times New Roman" w:cs="Times New Roman"/>
          <w:sz w:val="24"/>
          <w:szCs w:val="24"/>
        </w:rPr>
        <w:t xml:space="preserve">OC export </w:t>
      </w:r>
      <w:r w:rsidR="002927F2" w:rsidRPr="00B65ED4">
        <w:rPr>
          <w:rFonts w:ascii="Times New Roman" w:eastAsia="Times New Roman" w:hAnsi="Times New Roman" w:cs="Times New Roman"/>
          <w:sz w:val="24"/>
          <w:szCs w:val="24"/>
        </w:rPr>
        <w:t>is less frequently considered</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but equally important</w:t>
      </w:r>
      <w:r w:rsidR="00AC2828" w:rsidRPr="00B65ED4">
        <w:rPr>
          <w:rFonts w:ascii="Times New Roman" w:eastAsia="Times New Roman" w:hAnsi="Times New Roman" w:cs="Times New Roman"/>
          <w:sz w:val="24"/>
          <w:szCs w:val="24"/>
        </w:rPr>
        <w:t>,</w:t>
      </w:r>
      <w:r w:rsidR="002927F2" w:rsidRPr="00B65ED4">
        <w:rPr>
          <w:rFonts w:ascii="Times New Roman" w:eastAsia="Times New Roman" w:hAnsi="Times New Roman" w:cs="Times New Roman"/>
          <w:sz w:val="24"/>
          <w:szCs w:val="24"/>
        </w:rPr>
        <w:t xml:space="preserve"> </w:t>
      </w:r>
      <w:r w:rsidR="00F93962" w:rsidRPr="00B65ED4">
        <w:rPr>
          <w:rFonts w:ascii="Times New Roman" w:eastAsia="Times New Roman" w:hAnsi="Times New Roman" w:cs="Times New Roman"/>
          <w:sz w:val="24"/>
          <w:szCs w:val="24"/>
        </w:rPr>
        <w:t xml:space="preserve">both in terms of burial and the quality and quantity of OC </w:t>
      </w:r>
      <w:r w:rsidR="00B53CAF" w:rsidRPr="00B65ED4">
        <w:rPr>
          <w:rFonts w:ascii="Times New Roman" w:eastAsia="Times New Roman" w:hAnsi="Times New Roman" w:cs="Times New Roman"/>
          <w:sz w:val="24"/>
          <w:szCs w:val="24"/>
        </w:rPr>
        <w:t>ultimately</w:t>
      </w:r>
      <w:r w:rsidR="00614236" w:rsidRPr="00B65ED4">
        <w:rPr>
          <w:rFonts w:ascii="Times New Roman" w:eastAsia="Times New Roman" w:hAnsi="Times New Roman" w:cs="Times New Roman"/>
          <w:sz w:val="24"/>
          <w:szCs w:val="24"/>
        </w:rPr>
        <w:t xml:space="preserve"> reaching</w:t>
      </w:r>
      <w:r w:rsidR="00B53CAF" w:rsidRPr="00B65ED4">
        <w:rPr>
          <w:rFonts w:ascii="Times New Roman" w:eastAsia="Times New Roman" w:hAnsi="Times New Roman" w:cs="Times New Roman"/>
          <w:sz w:val="24"/>
          <w:szCs w:val="24"/>
        </w:rPr>
        <w:t xml:space="preserve"> the ocean </w:t>
      </w:r>
      <w:r w:rsidR="00086B05" w:rsidRPr="00B65ED4">
        <w:rPr>
          <w:rFonts w:ascii="Times New Roman" w:eastAsia="Times New Roman" w:hAnsi="Times New Roman" w:cs="Times New Roman"/>
          <w:sz w:val="24"/>
          <w:szCs w:val="24"/>
        </w:rPr>
        <w:t xml:space="preserve">via tributaries </w:t>
      </w:r>
      <w:r w:rsidR="002565E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Raymond </w:t>
      </w:r>
      <w:r w:rsidR="00086B05" w:rsidRPr="00B65ED4">
        <w:rPr>
          <w:rFonts w:ascii="Times New Roman" w:eastAsia="Times New Roman" w:hAnsi="Times New Roman" w:cs="Times New Roman"/>
          <w:sz w:val="24"/>
          <w:szCs w:val="24"/>
        </w:rPr>
        <w:t>and Bauer</w:t>
      </w:r>
      <w:r w:rsidR="00B53CAF" w:rsidRPr="00B65ED4">
        <w:rPr>
          <w:rFonts w:ascii="Times New Roman" w:eastAsia="Times New Roman" w:hAnsi="Times New Roman" w:cs="Times New Roman"/>
          <w:sz w:val="24"/>
          <w:szCs w:val="24"/>
        </w:rPr>
        <w:t xml:space="preserve"> 200</w:t>
      </w:r>
      <w:r w:rsidR="00B339A2" w:rsidRPr="00B65ED4">
        <w:rPr>
          <w:rFonts w:ascii="Times New Roman" w:eastAsia="Times New Roman" w:hAnsi="Times New Roman" w:cs="Times New Roman"/>
          <w:sz w:val="24"/>
          <w:szCs w:val="24"/>
        </w:rPr>
        <w:t>1</w:t>
      </w:r>
      <w:r w:rsidR="00086B05" w:rsidRPr="00B65ED4">
        <w:rPr>
          <w:rFonts w:ascii="Times New Roman" w:eastAsia="Times New Roman" w:hAnsi="Times New Roman" w:cs="Times New Roman"/>
          <w:sz w:val="24"/>
          <w:szCs w:val="24"/>
        </w:rPr>
        <w:t>,</w:t>
      </w:r>
      <w:r w:rsidR="00B53CAF" w:rsidRPr="00B65ED4">
        <w:rPr>
          <w:rFonts w:ascii="Times New Roman" w:eastAsia="Times New Roman" w:hAnsi="Times New Roman" w:cs="Times New Roman"/>
          <w:sz w:val="24"/>
          <w:szCs w:val="24"/>
        </w:rPr>
        <w:t xml:space="preserve"> </w:t>
      </w:r>
      <w:r w:rsidR="002565E5" w:rsidRPr="00B65ED4">
        <w:rPr>
          <w:rFonts w:ascii="Times New Roman" w:eastAsia="Times New Roman" w:hAnsi="Times New Roman" w:cs="Times New Roman"/>
          <w:sz w:val="24"/>
          <w:szCs w:val="24"/>
        </w:rPr>
        <w:t>Santoso et al. 2017)</w:t>
      </w:r>
      <w:r w:rsidR="00152F60" w:rsidRPr="00B65ED4">
        <w:rPr>
          <w:rFonts w:ascii="Times New Roman" w:eastAsia="Times New Roman" w:hAnsi="Times New Roman" w:cs="Times New Roman"/>
          <w:sz w:val="24"/>
          <w:szCs w:val="24"/>
        </w:rPr>
        <w:t xml:space="preserve">. </w:t>
      </w:r>
      <w:r w:rsidR="002927F2" w:rsidRPr="00B65ED4">
        <w:rPr>
          <w:rFonts w:ascii="Times New Roman" w:eastAsia="Times New Roman" w:hAnsi="Times New Roman" w:cs="Times New Roman"/>
          <w:sz w:val="24"/>
          <w:szCs w:val="24"/>
        </w:rPr>
        <w:t>Because</w:t>
      </w:r>
      <w:r w:rsidR="00152F60" w:rsidRPr="00B65ED4">
        <w:rPr>
          <w:rFonts w:ascii="Times New Roman" w:eastAsia="Times New Roman" w:hAnsi="Times New Roman" w:cs="Times New Roman"/>
          <w:sz w:val="24"/>
          <w:szCs w:val="24"/>
        </w:rPr>
        <w:t xml:space="preserve"> lakes store OC in sediments</w:t>
      </w:r>
      <w:r w:rsidR="002927F2" w:rsidRPr="00B65ED4">
        <w:rPr>
          <w:rFonts w:ascii="Times New Roman" w:eastAsia="Times New Roman" w:hAnsi="Times New Roman" w:cs="Times New Roman"/>
          <w:sz w:val="24"/>
          <w:szCs w:val="24"/>
        </w:rPr>
        <w:t>, they</w:t>
      </w:r>
      <w:r w:rsidR="00B80037" w:rsidRPr="00B65ED4">
        <w:rPr>
          <w:rFonts w:ascii="Times New Roman" w:eastAsia="Times New Roman" w:hAnsi="Times New Roman" w:cs="Times New Roman"/>
          <w:sz w:val="24"/>
          <w:szCs w:val="24"/>
        </w:rPr>
        <w:t xml:space="preserve"> </w:t>
      </w:r>
      <w:r w:rsidR="00E66C36" w:rsidRPr="00B65ED4">
        <w:rPr>
          <w:rFonts w:ascii="Times New Roman" w:eastAsia="Times New Roman" w:hAnsi="Times New Roman" w:cs="Times New Roman"/>
          <w:sz w:val="24"/>
          <w:szCs w:val="24"/>
        </w:rPr>
        <w:t xml:space="preserve">can also </w:t>
      </w:r>
      <w:r w:rsidR="00B80037" w:rsidRPr="00B65ED4">
        <w:rPr>
          <w:rFonts w:ascii="Times New Roman" w:eastAsia="Times New Roman" w:hAnsi="Times New Roman" w:cs="Times New Roman"/>
          <w:sz w:val="24"/>
          <w:szCs w:val="24"/>
        </w:rPr>
        <w:t xml:space="preserve">act as sinks in the global </w:t>
      </w:r>
      <w:r w:rsidR="00DA1820"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cycle (Mulholland and Elwood 1982, Dillon and Molot 1997, Einsele et al. 2001, Einola et al. 2011)</w:t>
      </w:r>
      <w:r w:rsidR="00152F60" w:rsidRPr="00B65ED4">
        <w:rPr>
          <w:rFonts w:ascii="Times New Roman" w:eastAsia="Times New Roman" w:hAnsi="Times New Roman" w:cs="Times New Roman"/>
          <w:sz w:val="24"/>
          <w:szCs w:val="24"/>
        </w:rPr>
        <w:t xml:space="preserve">. </w:t>
      </w:r>
    </w:p>
    <w:p w14:paraId="5E5C96A6" w14:textId="6A13B1CB"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We synthesized existing knowledge of lake OC budgets into a</w:t>
      </w:r>
      <w:r w:rsidR="0032269B"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model that integrates these important mechanisms, including both in-lake as well as external (i.e., watershed) processes</w:t>
      </w:r>
      <w:r w:rsidR="00525E73" w:rsidRPr="00B65ED4">
        <w:rPr>
          <w:rFonts w:ascii="Times New Roman" w:eastAsia="Times New Roman" w:hAnsi="Times New Roman" w:cs="Times New Roman"/>
          <w:sz w:val="24"/>
          <w:szCs w:val="24"/>
        </w:rPr>
        <w:t xml:space="preserve"> (Fig</w:t>
      </w:r>
      <w:r w:rsidR="00CB1324" w:rsidRPr="00B65ED4">
        <w:rPr>
          <w:rFonts w:ascii="Times New Roman" w:eastAsia="Times New Roman" w:hAnsi="Times New Roman" w:cs="Times New Roman"/>
          <w:sz w:val="24"/>
          <w:szCs w:val="24"/>
        </w:rPr>
        <w:t>. 1</w:t>
      </w:r>
      <w:r w:rsidR="00525E7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Below we describe</w:t>
      </w:r>
      <w:r w:rsidR="00F07D20"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 these </w:t>
      </w:r>
      <w:r w:rsidR="00C11E01" w:rsidRPr="00B65ED4">
        <w:rPr>
          <w:rFonts w:ascii="Times New Roman" w:eastAsia="Times New Roman" w:hAnsi="Times New Roman" w:cs="Times New Roman"/>
          <w:sz w:val="24"/>
          <w:szCs w:val="24"/>
        </w:rPr>
        <w:t>processes in</w:t>
      </w:r>
      <w:r w:rsidRPr="00B65ED4">
        <w:rPr>
          <w:rFonts w:ascii="Times New Roman" w:eastAsia="Times New Roman" w:hAnsi="Times New Roman" w:cs="Times New Roman"/>
          <w:sz w:val="24"/>
          <w:szCs w:val="24"/>
        </w:rPr>
        <w:t xml:space="preserve"> three main categories</w:t>
      </w:r>
      <w:ins w:id="8" w:author="immccull@gmail.com" w:date="2018-05-11T10:15:00Z">
        <w:r w:rsidR="003446FB">
          <w:rPr>
            <w:rFonts w:ascii="Times New Roman" w:eastAsia="Times New Roman" w:hAnsi="Times New Roman" w:cs="Times New Roman"/>
            <w:sz w:val="24"/>
            <w:szCs w:val="24"/>
          </w:rPr>
          <w:t xml:space="preserve"> of the dominant processes that influence lake OC budgets:</w:t>
        </w:r>
      </w:ins>
      <w:r w:rsidRPr="00B65ED4">
        <w:rPr>
          <w:rFonts w:ascii="Times New Roman" w:eastAsia="Times New Roman" w:hAnsi="Times New Roman" w:cs="Times New Roman"/>
          <w:sz w:val="24"/>
          <w:szCs w:val="24"/>
        </w:rPr>
        <w:t xml:space="preserve"> 1) allochthony, 2) autochthony</w:t>
      </w:r>
      <w:r w:rsidR="000779E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3) </w:t>
      </w:r>
      <w:r w:rsidR="00DF5DF6" w:rsidRPr="00B65ED4">
        <w:rPr>
          <w:rFonts w:ascii="Times New Roman" w:eastAsia="Times New Roman" w:hAnsi="Times New Roman" w:cs="Times New Roman"/>
          <w:sz w:val="24"/>
          <w:szCs w:val="24"/>
        </w:rPr>
        <w:t xml:space="preserve">storage and </w:t>
      </w:r>
      <w:r w:rsidR="00152F60" w:rsidRPr="00B65ED4">
        <w:rPr>
          <w:rFonts w:ascii="Times New Roman" w:eastAsia="Times New Roman" w:hAnsi="Times New Roman" w:cs="Times New Roman"/>
          <w:sz w:val="24"/>
          <w:szCs w:val="24"/>
        </w:rPr>
        <w:t>export</w:t>
      </w:r>
      <w:r w:rsidRPr="00B65ED4">
        <w:rPr>
          <w:rFonts w:ascii="Times New Roman" w:eastAsia="Times New Roman" w:hAnsi="Times New Roman" w:cs="Times New Roman"/>
          <w:sz w:val="24"/>
          <w:szCs w:val="24"/>
        </w:rPr>
        <w:t xml:space="preserve">. </w:t>
      </w:r>
    </w:p>
    <w:p w14:paraId="1AFFD664"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10C4AE1"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9" w:name="_cia0tf49w3t8" w:colFirst="0" w:colLast="0"/>
      <w:bookmarkEnd w:id="9"/>
      <w:r w:rsidRPr="00B65ED4">
        <w:rPr>
          <w:rFonts w:ascii="Times New Roman" w:eastAsia="Times New Roman" w:hAnsi="Times New Roman" w:cs="Times New Roman"/>
          <w:i/>
          <w:color w:val="000000"/>
          <w:sz w:val="24"/>
          <w:szCs w:val="24"/>
        </w:rPr>
        <w:t>Allochthony</w:t>
      </w:r>
    </w:p>
    <w:p w14:paraId="6FA154C7" w14:textId="636CC8C8" w:rsidR="0032009C"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Allochthonous inputs include </w:t>
      </w:r>
      <w:r w:rsidR="005A467E" w:rsidRPr="00B65ED4">
        <w:rPr>
          <w:rFonts w:ascii="Times New Roman" w:eastAsia="Times New Roman" w:hAnsi="Times New Roman" w:cs="Times New Roman"/>
          <w:sz w:val="24"/>
          <w:szCs w:val="24"/>
        </w:rPr>
        <w:t xml:space="preserve">all </w:t>
      </w:r>
      <w:r w:rsidR="00F666A0">
        <w:rPr>
          <w:rFonts w:ascii="Times New Roman" w:eastAsia="Times New Roman" w:hAnsi="Times New Roman" w:cs="Times New Roman"/>
          <w:sz w:val="24"/>
          <w:szCs w:val="24"/>
        </w:rPr>
        <w:t>externally</w:t>
      </w:r>
      <w:r w:rsidR="00F666A0"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derived OC, including </w:t>
      </w:r>
      <w:r w:rsidR="00F666A0">
        <w:rPr>
          <w:rFonts w:ascii="Times New Roman" w:eastAsia="Times New Roman" w:hAnsi="Times New Roman" w:cs="Times New Roman"/>
          <w:sz w:val="24"/>
          <w:szCs w:val="24"/>
        </w:rPr>
        <w:t xml:space="preserve">terrestrial </w:t>
      </w:r>
      <w:r w:rsidR="00A61EFB" w:rsidRPr="00B65ED4">
        <w:rPr>
          <w:rFonts w:ascii="Times New Roman" w:eastAsia="Times New Roman" w:hAnsi="Times New Roman" w:cs="Times New Roman"/>
          <w:sz w:val="24"/>
          <w:szCs w:val="24"/>
        </w:rPr>
        <w:t>D</w:t>
      </w:r>
      <w:r w:rsidR="005A467E" w:rsidRPr="00B65ED4">
        <w:rPr>
          <w:rFonts w:ascii="Times New Roman" w:eastAsia="Times New Roman" w:hAnsi="Times New Roman" w:cs="Times New Roman"/>
          <w:sz w:val="24"/>
          <w:szCs w:val="24"/>
        </w:rPr>
        <w:t>OC</w:t>
      </w:r>
      <w:r w:rsidR="00A61EFB" w:rsidRPr="00B65ED4">
        <w:rPr>
          <w:rFonts w:ascii="Times New Roman" w:eastAsia="Times New Roman" w:hAnsi="Times New Roman" w:cs="Times New Roman"/>
          <w:sz w:val="24"/>
          <w:szCs w:val="24"/>
        </w:rPr>
        <w:t xml:space="preserve"> and POC</w:t>
      </w:r>
      <w:r w:rsidR="005A467E" w:rsidRPr="00B65ED4">
        <w:rPr>
          <w:rFonts w:ascii="Times New Roman" w:eastAsia="Times New Roman" w:hAnsi="Times New Roman" w:cs="Times New Roman"/>
          <w:sz w:val="24"/>
          <w:szCs w:val="24"/>
        </w:rPr>
        <w:t xml:space="preserve"> from </w:t>
      </w:r>
      <w:r w:rsidRPr="00B65ED4">
        <w:rPr>
          <w:rFonts w:ascii="Times New Roman" w:eastAsia="Times New Roman" w:hAnsi="Times New Roman" w:cs="Times New Roman"/>
          <w:sz w:val="24"/>
          <w:szCs w:val="24"/>
        </w:rPr>
        <w:t>surface and groundwater inflows, litterfall</w:t>
      </w:r>
      <w:r w:rsidR="00A947A9"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direct-fall precipitation</w:t>
      </w:r>
      <w:r w:rsidR="006F4C36" w:rsidRPr="00B65ED4">
        <w:rPr>
          <w:rFonts w:ascii="Times New Roman" w:eastAsia="Times New Roman" w:hAnsi="Times New Roman" w:cs="Times New Roman"/>
          <w:sz w:val="24"/>
          <w:szCs w:val="24"/>
        </w:rPr>
        <w:t xml:space="preserve"> (Box 1)</w:t>
      </w:r>
      <w:r w:rsidRPr="00B65ED4">
        <w:rPr>
          <w:rFonts w:ascii="Times New Roman" w:eastAsia="Times New Roman" w:hAnsi="Times New Roman" w:cs="Times New Roman"/>
          <w:sz w:val="24"/>
          <w:szCs w:val="24"/>
        </w:rPr>
        <w:t xml:space="preserve">. Although surface water inflows regularly deliver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 ecosystems, the </w:t>
      </w:r>
      <w:r w:rsidR="00927CBB" w:rsidRPr="00B65ED4">
        <w:rPr>
          <w:rFonts w:ascii="Times New Roman" w:eastAsia="Times New Roman" w:hAnsi="Times New Roman" w:cs="Times New Roman"/>
          <w:sz w:val="24"/>
          <w:szCs w:val="24"/>
        </w:rPr>
        <w:t>uncertainties around the</w:t>
      </w:r>
      <w:r w:rsidR="00DD5B01">
        <w:rPr>
          <w:rFonts w:ascii="Times New Roman" w:eastAsia="Times New Roman" w:hAnsi="Times New Roman" w:cs="Times New Roman"/>
          <w:sz w:val="24"/>
          <w:szCs w:val="24"/>
        </w:rPr>
        <w:t>ir</w:t>
      </w:r>
      <w:r w:rsidR="00927CBB" w:rsidRPr="00B65ED4">
        <w:rPr>
          <w:rFonts w:ascii="Times New Roman" w:eastAsia="Times New Roman" w:hAnsi="Times New Roman" w:cs="Times New Roman"/>
          <w:sz w:val="24"/>
          <w:szCs w:val="24"/>
        </w:rPr>
        <w:t xml:space="preserve"> sources and magnitudes are</w:t>
      </w:r>
      <w:r w:rsidRPr="00B65ED4">
        <w:rPr>
          <w:rFonts w:ascii="Times New Roman" w:eastAsia="Times New Roman" w:hAnsi="Times New Roman" w:cs="Times New Roman"/>
          <w:sz w:val="24"/>
          <w:szCs w:val="24"/>
        </w:rPr>
        <w:t xml:space="preserve"> perhaps the most commonly </w:t>
      </w:r>
      <w:r w:rsidR="00195C20" w:rsidRPr="00B65ED4">
        <w:rPr>
          <w:rFonts w:ascii="Times New Roman" w:eastAsia="Times New Roman" w:hAnsi="Times New Roman" w:cs="Times New Roman"/>
          <w:sz w:val="24"/>
          <w:szCs w:val="24"/>
        </w:rPr>
        <w:t xml:space="preserve">overlooked </w:t>
      </w:r>
      <w:r w:rsidR="00927CBB" w:rsidRPr="00B65ED4">
        <w:rPr>
          <w:rFonts w:ascii="Times New Roman" w:eastAsia="Times New Roman" w:hAnsi="Times New Roman" w:cs="Times New Roman"/>
          <w:sz w:val="24"/>
          <w:szCs w:val="24"/>
        </w:rPr>
        <w:t>aspect</w:t>
      </w:r>
      <w:r w:rsidRPr="00B65ED4">
        <w:rPr>
          <w:rFonts w:ascii="Times New Roman" w:eastAsia="Times New Roman" w:hAnsi="Times New Roman" w:cs="Times New Roman"/>
          <w:sz w:val="24"/>
          <w:szCs w:val="24"/>
        </w:rPr>
        <w:t xml:space="preserve"> in OC budgets</w:t>
      </w:r>
      <w:r w:rsidR="00080925"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largely owing to data limitations (Hanson et al. 2015). Prior studies have </w:t>
      </w:r>
      <w:r w:rsidR="00A227A3" w:rsidRPr="00B65ED4">
        <w:rPr>
          <w:rFonts w:ascii="Times New Roman" w:eastAsia="Times New Roman" w:hAnsi="Times New Roman" w:cs="Times New Roman"/>
          <w:sz w:val="24"/>
          <w:szCs w:val="24"/>
        </w:rPr>
        <w:t xml:space="preserve">included </w:t>
      </w:r>
      <w:r w:rsidRPr="00B65ED4">
        <w:rPr>
          <w:rFonts w:ascii="Times New Roman" w:eastAsia="Times New Roman" w:hAnsi="Times New Roman" w:cs="Times New Roman"/>
          <w:sz w:val="24"/>
          <w:szCs w:val="24"/>
        </w:rPr>
        <w:t xml:space="preserve">direct measurements of inflow stream concentrations of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when available (Schindler et al. 1997, Jonsson et al. 2001</w:t>
      </w:r>
      <w:r w:rsidR="00586F8F"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Urban et al. 2005, Klump et al. 2009), but other approaches have included literature-derived input estimates (Striegl et al. 1998), equations based on watershed area (Sobek et al. 2006), watershed-wetland area ratios (O’Connor et al. 2009), precipitation (Hanson et al. 2004, Staehr et al. 2010), or GIS-based estimates based on land cover and distance-weighted hydrological flow paths (Canham et al. 2004). </w:t>
      </w:r>
      <w:r w:rsidR="00A227A3" w:rsidRPr="00B65ED4">
        <w:rPr>
          <w:rFonts w:ascii="Times New Roman" w:eastAsia="Times New Roman" w:hAnsi="Times New Roman" w:cs="Times New Roman"/>
          <w:sz w:val="24"/>
          <w:szCs w:val="24"/>
        </w:rPr>
        <w:t xml:space="preserve">In lakes without surface inflows, including closed-basin and seepage lakes, groundwater can be the dominant hydrological input (e.g., Gaiser et al. 2009) and can </w:t>
      </w:r>
      <w:r w:rsidRPr="00B65ED4">
        <w:rPr>
          <w:rFonts w:ascii="Times New Roman" w:eastAsia="Times New Roman" w:hAnsi="Times New Roman" w:cs="Times New Roman"/>
          <w:sz w:val="24"/>
          <w:szCs w:val="24"/>
        </w:rPr>
        <w:t>deliver</w:t>
      </w:r>
      <w:r w:rsidR="00A227A3"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to lakes, especially </w:t>
      </w:r>
      <w:r w:rsidR="00FA4CDC" w:rsidRPr="00B65ED4">
        <w:rPr>
          <w:rFonts w:ascii="Times New Roman" w:eastAsia="Times New Roman" w:hAnsi="Times New Roman" w:cs="Times New Roman"/>
          <w:sz w:val="24"/>
          <w:szCs w:val="24"/>
        </w:rPr>
        <w:t>in</w:t>
      </w:r>
      <w:r w:rsidRPr="00B65ED4">
        <w:rPr>
          <w:rFonts w:ascii="Times New Roman" w:eastAsia="Times New Roman" w:hAnsi="Times New Roman" w:cs="Times New Roman"/>
          <w:sz w:val="24"/>
          <w:szCs w:val="24"/>
        </w:rPr>
        <w:t xml:space="preserve"> organic-rich soils (Schindler and Krabennhoft 1998)</w:t>
      </w:r>
      <w:r w:rsidR="00A227A3" w:rsidRPr="00B65ED4">
        <w:rPr>
          <w:rFonts w:ascii="Times New Roman" w:eastAsia="Times New Roman" w:hAnsi="Times New Roman" w:cs="Times New Roman"/>
          <w:sz w:val="24"/>
          <w:szCs w:val="24"/>
        </w:rPr>
        <w:t xml:space="preserve">. </w:t>
      </w:r>
      <w:r w:rsidR="00CD5DFB" w:rsidRPr="00B65ED4">
        <w:rPr>
          <w:rFonts w:ascii="Times New Roman" w:eastAsia="Times New Roman" w:hAnsi="Times New Roman" w:cs="Times New Roman"/>
          <w:sz w:val="24"/>
          <w:szCs w:val="24"/>
        </w:rPr>
        <w:t>E</w:t>
      </w:r>
      <w:r w:rsidR="00FA4CDC" w:rsidRPr="00B65ED4">
        <w:rPr>
          <w:rFonts w:ascii="Times New Roman" w:eastAsia="Times New Roman" w:hAnsi="Times New Roman" w:cs="Times New Roman"/>
          <w:sz w:val="24"/>
          <w:szCs w:val="24"/>
        </w:rPr>
        <w:t xml:space="preserve">mpirical measurements of </w:t>
      </w:r>
      <w:r w:rsidRPr="00B65ED4">
        <w:rPr>
          <w:rFonts w:ascii="Times New Roman" w:eastAsia="Times New Roman" w:hAnsi="Times New Roman" w:cs="Times New Roman"/>
          <w:sz w:val="24"/>
          <w:szCs w:val="24"/>
        </w:rPr>
        <w:t xml:space="preserve">groundwater </w:t>
      </w:r>
      <w:r w:rsidR="00FA4CDC" w:rsidRPr="00B65ED4">
        <w:rPr>
          <w:rFonts w:ascii="Times New Roman" w:eastAsia="Times New Roman" w:hAnsi="Times New Roman" w:cs="Times New Roman"/>
          <w:sz w:val="24"/>
          <w:szCs w:val="24"/>
        </w:rPr>
        <w:t xml:space="preserve">discharge </w:t>
      </w:r>
      <w:r w:rsidRPr="00B65ED4">
        <w:rPr>
          <w:rFonts w:ascii="Times New Roman" w:eastAsia="Times New Roman" w:hAnsi="Times New Roman" w:cs="Times New Roman"/>
          <w:sz w:val="24"/>
          <w:szCs w:val="24"/>
        </w:rPr>
        <w:t xml:space="preserve">and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OC concentration</w:t>
      </w:r>
      <w:r w:rsidR="00CD5DFB"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are rare and difficult to estimate (Hanson et al. 2014). </w:t>
      </w:r>
      <w:r w:rsidR="00A61EFB" w:rsidRPr="00B65ED4">
        <w:rPr>
          <w:rFonts w:ascii="Times New Roman" w:eastAsia="Times New Roman" w:hAnsi="Times New Roman" w:cs="Times New Roman"/>
          <w:sz w:val="24"/>
          <w:szCs w:val="24"/>
        </w:rPr>
        <w:t>P</w:t>
      </w:r>
      <w:r w:rsidR="00A227A3" w:rsidRPr="00B65ED4">
        <w:rPr>
          <w:rFonts w:ascii="Times New Roman" w:eastAsia="Times New Roman" w:hAnsi="Times New Roman" w:cs="Times New Roman"/>
          <w:sz w:val="24"/>
          <w:szCs w:val="24"/>
        </w:rPr>
        <w:t>OC i</w:t>
      </w:r>
      <w:r w:rsidRPr="00B65ED4">
        <w:rPr>
          <w:rFonts w:ascii="Times New Roman" w:eastAsia="Times New Roman" w:hAnsi="Times New Roman" w:cs="Times New Roman"/>
          <w:sz w:val="24"/>
          <w:szCs w:val="24"/>
        </w:rPr>
        <w:t xml:space="preserve">nputs from litterfall, </w:t>
      </w:r>
      <w:r w:rsidR="00A227A3" w:rsidRPr="00B65ED4">
        <w:rPr>
          <w:rFonts w:ascii="Times New Roman" w:eastAsia="Times New Roman" w:hAnsi="Times New Roman" w:cs="Times New Roman"/>
          <w:sz w:val="24"/>
          <w:szCs w:val="24"/>
        </w:rPr>
        <w:t>and wet and dry</w:t>
      </w:r>
      <w:r w:rsidRPr="00B65ED4">
        <w:rPr>
          <w:rFonts w:ascii="Times New Roman" w:eastAsia="Times New Roman" w:hAnsi="Times New Roman" w:cs="Times New Roman"/>
          <w:sz w:val="24"/>
          <w:szCs w:val="24"/>
        </w:rPr>
        <w:t xml:space="preserve"> atmospheric deposition are </w:t>
      </w:r>
      <w:r w:rsidR="00CD2D20" w:rsidRPr="00B65ED4">
        <w:rPr>
          <w:rFonts w:ascii="Times New Roman" w:eastAsia="Times New Roman" w:hAnsi="Times New Roman" w:cs="Times New Roman"/>
          <w:sz w:val="24"/>
          <w:szCs w:val="24"/>
        </w:rPr>
        <w:t xml:space="preserve">typically </w:t>
      </w:r>
      <w:r w:rsidRPr="00B65ED4">
        <w:rPr>
          <w:rFonts w:ascii="Times New Roman" w:eastAsia="Times New Roman" w:hAnsi="Times New Roman" w:cs="Times New Roman"/>
          <w:sz w:val="24"/>
          <w:szCs w:val="24"/>
        </w:rPr>
        <w:t xml:space="preserve">small and </w:t>
      </w:r>
      <w:r w:rsidR="00A227A3" w:rsidRPr="00B65ED4">
        <w:rPr>
          <w:rFonts w:ascii="Times New Roman" w:eastAsia="Times New Roman" w:hAnsi="Times New Roman" w:cs="Times New Roman"/>
          <w:sz w:val="24"/>
          <w:szCs w:val="24"/>
        </w:rPr>
        <w:t xml:space="preserve">are generally </w:t>
      </w:r>
      <w:r w:rsidRPr="00B65ED4">
        <w:rPr>
          <w:rFonts w:ascii="Times New Roman" w:eastAsia="Times New Roman" w:hAnsi="Times New Roman" w:cs="Times New Roman"/>
          <w:sz w:val="24"/>
          <w:szCs w:val="24"/>
        </w:rPr>
        <w:t>estimated as a function of</w:t>
      </w:r>
      <w:r w:rsidR="00BD551F" w:rsidRPr="00B65ED4">
        <w:rPr>
          <w:rFonts w:ascii="Times New Roman" w:eastAsia="Times New Roman" w:hAnsi="Times New Roman" w:cs="Times New Roman"/>
          <w:sz w:val="24"/>
          <w:szCs w:val="24"/>
        </w:rPr>
        <w:t xml:space="preserve"> lake size and</w:t>
      </w:r>
      <w:r w:rsidRPr="00B65ED4">
        <w:rPr>
          <w:rFonts w:ascii="Times New Roman" w:eastAsia="Times New Roman" w:hAnsi="Times New Roman" w:cs="Times New Roman"/>
          <w:sz w:val="24"/>
          <w:szCs w:val="24"/>
        </w:rPr>
        <w:t xml:space="preserve"> </w:t>
      </w:r>
      <w:r w:rsidR="00BD551F" w:rsidRPr="00B65ED4">
        <w:rPr>
          <w:rFonts w:ascii="Times New Roman" w:eastAsia="Times New Roman" w:hAnsi="Times New Roman" w:cs="Times New Roman"/>
          <w:sz w:val="24"/>
          <w:szCs w:val="24"/>
        </w:rPr>
        <w:t xml:space="preserve">literature- or expert-based loading coefficients </w:t>
      </w:r>
      <w:r w:rsidR="00DB37D5" w:rsidRPr="00B65ED4">
        <w:rPr>
          <w:rFonts w:ascii="Times New Roman" w:eastAsia="Times New Roman" w:hAnsi="Times New Roman" w:cs="Times New Roman"/>
          <w:sz w:val="24"/>
          <w:szCs w:val="24"/>
        </w:rPr>
        <w:t>(Hanson et al. 2004</w:t>
      </w:r>
      <w:r w:rsidRPr="00B65ED4">
        <w:rPr>
          <w:rFonts w:ascii="Times New Roman" w:eastAsia="Times New Roman" w:hAnsi="Times New Roman" w:cs="Times New Roman"/>
          <w:sz w:val="24"/>
          <w:szCs w:val="24"/>
        </w:rPr>
        <w:t xml:space="preserve">). </w:t>
      </w:r>
      <w:r w:rsidR="00927CBB" w:rsidRPr="00B65ED4">
        <w:rPr>
          <w:rFonts w:ascii="Times New Roman" w:eastAsia="Times New Roman" w:hAnsi="Times New Roman" w:cs="Times New Roman"/>
          <w:sz w:val="24"/>
          <w:szCs w:val="24"/>
        </w:rPr>
        <w:t xml:space="preserve">While low in </w:t>
      </w:r>
      <w:r w:rsidR="00927CBB" w:rsidRPr="00B65ED4">
        <w:rPr>
          <w:rFonts w:ascii="Times New Roman" w:eastAsia="Times New Roman" w:hAnsi="Times New Roman" w:cs="Times New Roman"/>
          <w:sz w:val="24"/>
          <w:szCs w:val="24"/>
        </w:rPr>
        <w:lastRenderedPageBreak/>
        <w:t xml:space="preserve">magnitude, these OC sources can be important for lakes with high perimeter to </w:t>
      </w:r>
      <w:r w:rsidR="000E47C5" w:rsidRPr="00B65ED4">
        <w:rPr>
          <w:rFonts w:ascii="Times New Roman" w:eastAsia="Times New Roman" w:hAnsi="Times New Roman" w:cs="Times New Roman"/>
          <w:sz w:val="24"/>
          <w:szCs w:val="24"/>
        </w:rPr>
        <w:t xml:space="preserve">surface </w:t>
      </w:r>
      <w:r w:rsidR="00927CBB" w:rsidRPr="00B65ED4">
        <w:rPr>
          <w:rFonts w:ascii="Times New Roman" w:eastAsia="Times New Roman" w:hAnsi="Times New Roman" w:cs="Times New Roman"/>
          <w:sz w:val="24"/>
          <w:szCs w:val="24"/>
        </w:rPr>
        <w:t>area ratios or with large surface area</w:t>
      </w:r>
      <w:r w:rsidR="004F662F" w:rsidRPr="00B65ED4">
        <w:rPr>
          <w:rFonts w:ascii="Times New Roman" w:eastAsia="Times New Roman" w:hAnsi="Times New Roman" w:cs="Times New Roman"/>
          <w:sz w:val="24"/>
          <w:szCs w:val="24"/>
        </w:rPr>
        <w:t>s</w:t>
      </w:r>
      <w:r w:rsidR="00927CBB" w:rsidRPr="00B65ED4">
        <w:rPr>
          <w:rFonts w:ascii="Times New Roman" w:eastAsia="Times New Roman" w:hAnsi="Times New Roman" w:cs="Times New Roman"/>
          <w:sz w:val="24"/>
          <w:szCs w:val="24"/>
        </w:rPr>
        <w:t xml:space="preserve"> and long hydrologic residence times.</w:t>
      </w:r>
    </w:p>
    <w:p w14:paraId="35307781"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3E5B9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0" w:name="_z80hadduisff" w:colFirst="0" w:colLast="0"/>
      <w:bookmarkEnd w:id="10"/>
      <w:r w:rsidRPr="00B65ED4">
        <w:rPr>
          <w:rFonts w:ascii="Times New Roman" w:eastAsia="Times New Roman" w:hAnsi="Times New Roman" w:cs="Times New Roman"/>
          <w:i/>
          <w:sz w:val="24"/>
          <w:szCs w:val="24"/>
        </w:rPr>
        <w:t>Autochthony</w:t>
      </w:r>
    </w:p>
    <w:p w14:paraId="424C8F17" w14:textId="1C267ABC" w:rsidR="00DB37D5"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Autochthonous </w:t>
      </w:r>
      <w:r w:rsidR="00FE4F14" w:rsidRPr="00B65ED4">
        <w:rPr>
          <w:rFonts w:ascii="Times New Roman" w:eastAsia="Times New Roman" w:hAnsi="Times New Roman" w:cs="Times New Roman"/>
          <w:sz w:val="24"/>
          <w:szCs w:val="24"/>
        </w:rPr>
        <w:t>D</w:t>
      </w:r>
      <w:r w:rsidRPr="00B65ED4">
        <w:rPr>
          <w:rFonts w:ascii="Times New Roman" w:eastAsia="Times New Roman" w:hAnsi="Times New Roman" w:cs="Times New Roman"/>
          <w:sz w:val="24"/>
          <w:szCs w:val="24"/>
        </w:rPr>
        <w:t xml:space="preserve">OC </w:t>
      </w:r>
      <w:r w:rsidR="00FE4F14" w:rsidRPr="00B65ED4">
        <w:rPr>
          <w:rFonts w:ascii="Times New Roman" w:eastAsia="Times New Roman" w:hAnsi="Times New Roman" w:cs="Times New Roman"/>
          <w:sz w:val="24"/>
          <w:szCs w:val="24"/>
        </w:rPr>
        <w:t xml:space="preserve">and POC </w:t>
      </w:r>
      <w:r w:rsidR="005524A9" w:rsidRPr="00B65ED4">
        <w:rPr>
          <w:rFonts w:ascii="Times New Roman" w:eastAsia="Times New Roman" w:hAnsi="Times New Roman" w:cs="Times New Roman"/>
          <w:sz w:val="24"/>
          <w:szCs w:val="24"/>
        </w:rPr>
        <w:t>originate</w:t>
      </w:r>
      <w:r w:rsidR="005A467E" w:rsidRPr="00B65ED4">
        <w:rPr>
          <w:rFonts w:ascii="Times New Roman" w:eastAsia="Times New Roman" w:hAnsi="Times New Roman" w:cs="Times New Roman"/>
          <w:sz w:val="24"/>
          <w:szCs w:val="24"/>
        </w:rPr>
        <w:t xml:space="preserve"> </w:t>
      </w:r>
      <w:r w:rsidR="00F028E6" w:rsidRPr="00B65ED4">
        <w:rPr>
          <w:rFonts w:ascii="Times New Roman" w:eastAsia="Times New Roman" w:hAnsi="Times New Roman" w:cs="Times New Roman"/>
          <w:sz w:val="24"/>
          <w:szCs w:val="24"/>
        </w:rPr>
        <w:t>within lake</w:t>
      </w:r>
      <w:r w:rsidR="00D466A1" w:rsidRPr="00B65ED4">
        <w:rPr>
          <w:rFonts w:ascii="Times New Roman" w:eastAsia="Times New Roman" w:hAnsi="Times New Roman" w:cs="Times New Roman"/>
          <w:sz w:val="24"/>
          <w:szCs w:val="24"/>
        </w:rPr>
        <w:t>s</w:t>
      </w:r>
      <w:r w:rsidR="00F028E6" w:rsidRPr="00B65ED4">
        <w:rPr>
          <w:rFonts w:ascii="Times New Roman" w:eastAsia="Times New Roman" w:hAnsi="Times New Roman" w:cs="Times New Roman"/>
          <w:sz w:val="24"/>
          <w:szCs w:val="24"/>
        </w:rPr>
        <w:t xml:space="preserve"> </w:t>
      </w:r>
      <w:r w:rsidR="005A467E" w:rsidRPr="00B65ED4">
        <w:rPr>
          <w:rFonts w:ascii="Times New Roman" w:eastAsia="Times New Roman" w:hAnsi="Times New Roman" w:cs="Times New Roman"/>
          <w:sz w:val="24"/>
          <w:szCs w:val="24"/>
        </w:rPr>
        <w:t xml:space="preserve">through </w:t>
      </w:r>
      <w:r w:rsidR="00A06FA1">
        <w:rPr>
          <w:rFonts w:ascii="Times New Roman" w:eastAsia="Times New Roman" w:hAnsi="Times New Roman" w:cs="Times New Roman"/>
          <w:sz w:val="24"/>
          <w:szCs w:val="24"/>
        </w:rPr>
        <w:t>bacterial</w:t>
      </w:r>
      <w:r w:rsidR="00883827">
        <w:rPr>
          <w:rFonts w:ascii="Times New Roman" w:eastAsia="Times New Roman" w:hAnsi="Times New Roman" w:cs="Times New Roman"/>
          <w:sz w:val="24"/>
          <w:szCs w:val="24"/>
        </w:rPr>
        <w:t xml:space="preserve"> exudates</w:t>
      </w:r>
      <w:r w:rsidR="00A06FA1">
        <w:rPr>
          <w:rFonts w:ascii="Times New Roman" w:eastAsia="Times New Roman" w:hAnsi="Times New Roman" w:cs="Times New Roman"/>
          <w:sz w:val="24"/>
          <w:szCs w:val="24"/>
        </w:rPr>
        <w:t xml:space="preserve"> and </w:t>
      </w:r>
      <w:r w:rsidR="005A467E" w:rsidRPr="00B65ED4">
        <w:rPr>
          <w:rFonts w:ascii="Times New Roman" w:eastAsia="Times New Roman" w:hAnsi="Times New Roman" w:cs="Times New Roman"/>
          <w:sz w:val="24"/>
          <w:szCs w:val="24"/>
        </w:rPr>
        <w:t>photosynthesis</w:t>
      </w:r>
      <w:r w:rsidR="003870E6" w:rsidRPr="00B65ED4">
        <w:rPr>
          <w:rFonts w:ascii="Times New Roman" w:eastAsia="Times New Roman" w:hAnsi="Times New Roman" w:cs="Times New Roman"/>
          <w:sz w:val="24"/>
          <w:szCs w:val="24"/>
        </w:rPr>
        <w:t xml:space="preserve"> by primary producers</w:t>
      </w:r>
      <w:r w:rsidR="004A2486" w:rsidRPr="00B65ED4">
        <w:rPr>
          <w:rFonts w:ascii="Times New Roman" w:eastAsia="Times New Roman" w:hAnsi="Times New Roman" w:cs="Times New Roman"/>
          <w:sz w:val="24"/>
          <w:szCs w:val="24"/>
        </w:rPr>
        <w:t xml:space="preserve">. </w:t>
      </w:r>
      <w:r w:rsidR="00CE1572" w:rsidRPr="00B65ED4">
        <w:rPr>
          <w:rFonts w:ascii="Times New Roman" w:eastAsia="Times New Roman" w:hAnsi="Times New Roman" w:cs="Times New Roman"/>
          <w:sz w:val="24"/>
          <w:szCs w:val="24"/>
        </w:rPr>
        <w:t xml:space="preserve">Since gross primary production (GPP) is difficult to measure at the ecosystem level, </w:t>
      </w:r>
      <w:r w:rsidR="004A2486" w:rsidRPr="00B65ED4">
        <w:rPr>
          <w:rFonts w:ascii="Times New Roman" w:eastAsia="Times New Roman" w:hAnsi="Times New Roman" w:cs="Times New Roman"/>
          <w:sz w:val="24"/>
          <w:szCs w:val="24"/>
        </w:rPr>
        <w:t>n</w:t>
      </w:r>
      <w:r w:rsidR="005A467E" w:rsidRPr="00B65ED4">
        <w:rPr>
          <w:rFonts w:ascii="Times New Roman" w:eastAsia="Times New Roman" w:hAnsi="Times New Roman" w:cs="Times New Roman"/>
          <w:sz w:val="24"/>
          <w:szCs w:val="24"/>
        </w:rPr>
        <w:t>et primary produ</w:t>
      </w:r>
      <w:r w:rsidR="004A2486" w:rsidRPr="00B65ED4">
        <w:rPr>
          <w:rFonts w:ascii="Times New Roman" w:eastAsia="Times New Roman" w:hAnsi="Times New Roman" w:cs="Times New Roman"/>
          <w:sz w:val="24"/>
          <w:szCs w:val="24"/>
        </w:rPr>
        <w:t xml:space="preserve">ction (NPP), </w:t>
      </w:r>
      <w:r w:rsidR="00D466A1" w:rsidRPr="00B65ED4">
        <w:rPr>
          <w:rFonts w:ascii="Times New Roman" w:eastAsia="Times New Roman" w:hAnsi="Times New Roman" w:cs="Times New Roman"/>
          <w:sz w:val="24"/>
          <w:szCs w:val="24"/>
        </w:rPr>
        <w:t>considered</w:t>
      </w:r>
      <w:r w:rsidR="005524A9" w:rsidRPr="00B65ED4">
        <w:rPr>
          <w:rFonts w:ascii="Times New Roman" w:eastAsia="Times New Roman" w:hAnsi="Times New Roman" w:cs="Times New Roman"/>
          <w:sz w:val="24"/>
          <w:szCs w:val="24"/>
        </w:rPr>
        <w:t xml:space="preserve"> the difference between</w:t>
      </w:r>
      <w:r w:rsidR="005A467E" w:rsidRPr="00B65ED4">
        <w:rPr>
          <w:rFonts w:ascii="Times New Roman" w:eastAsia="Times New Roman" w:hAnsi="Times New Roman" w:cs="Times New Roman"/>
          <w:sz w:val="24"/>
          <w:szCs w:val="24"/>
        </w:rPr>
        <w:t xml:space="preserve"> </w:t>
      </w:r>
      <w:r w:rsidR="005524A9" w:rsidRPr="00B65ED4">
        <w:rPr>
          <w:rFonts w:ascii="Times New Roman" w:eastAsia="Times New Roman" w:hAnsi="Times New Roman" w:cs="Times New Roman"/>
          <w:sz w:val="24"/>
          <w:szCs w:val="24"/>
        </w:rPr>
        <w:t>GPP</w:t>
      </w:r>
      <w:r w:rsidRPr="00B65ED4">
        <w:rPr>
          <w:rFonts w:ascii="Times New Roman" w:eastAsia="Times New Roman" w:hAnsi="Times New Roman" w:cs="Times New Roman"/>
          <w:sz w:val="24"/>
          <w:szCs w:val="24"/>
        </w:rPr>
        <w:t xml:space="preserve"> and autotrophic respiration</w:t>
      </w:r>
      <w:r w:rsidR="005A467E"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is typically measured instead</w:t>
      </w:r>
      <w:r w:rsidR="005024E3" w:rsidRPr="00B65ED4">
        <w:rPr>
          <w:rFonts w:ascii="Times New Roman" w:eastAsia="Times New Roman" w:hAnsi="Times New Roman" w:cs="Times New Roman"/>
          <w:sz w:val="24"/>
          <w:szCs w:val="24"/>
        </w:rPr>
        <w:t xml:space="preserve"> (Pace and Lovett 2013; </w:t>
      </w:r>
      <w:r w:rsidR="007D2588" w:rsidRPr="00B65ED4">
        <w:rPr>
          <w:rFonts w:ascii="Times New Roman" w:eastAsia="Times New Roman" w:hAnsi="Times New Roman" w:cs="Times New Roman"/>
          <w:sz w:val="24"/>
          <w:szCs w:val="24"/>
        </w:rPr>
        <w:t>Box 1)</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Approaches to estimat</w:t>
      </w:r>
      <w:r w:rsidR="005024E3" w:rsidRPr="00B65ED4">
        <w:rPr>
          <w:rFonts w:ascii="Times New Roman" w:eastAsia="Times New Roman" w:hAnsi="Times New Roman" w:cs="Times New Roman"/>
          <w:sz w:val="24"/>
          <w:szCs w:val="24"/>
        </w:rPr>
        <w:t>e</w:t>
      </w:r>
      <w:r w:rsidRPr="00B65ED4">
        <w:rPr>
          <w:rFonts w:ascii="Times New Roman" w:eastAsia="Times New Roman" w:hAnsi="Times New Roman" w:cs="Times New Roman"/>
          <w:sz w:val="24"/>
          <w:szCs w:val="24"/>
        </w:rPr>
        <w:t xml:space="preserve"> </w:t>
      </w:r>
      <w:r w:rsidR="004A2486"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include</w:t>
      </w:r>
      <w:r w:rsidR="004A2486" w:rsidRPr="00B65ED4">
        <w:rPr>
          <w:rFonts w:ascii="Times New Roman" w:eastAsia="Times New Roman" w:hAnsi="Times New Roman" w:cs="Times New Roman"/>
          <w:sz w:val="24"/>
          <w:szCs w:val="24"/>
        </w:rPr>
        <w:t xml:space="preserve"> bottle incubations (Urban 2005, Yang et al. 2008) and high frequency measurements of dissolved oxygen</w:t>
      </w:r>
      <w:r w:rsidR="00CD5DFB" w:rsidRPr="00B65ED4">
        <w:rPr>
          <w:rFonts w:ascii="Times New Roman" w:eastAsia="Times New Roman" w:hAnsi="Times New Roman" w:cs="Times New Roman"/>
          <w:sz w:val="24"/>
          <w:szCs w:val="24"/>
        </w:rPr>
        <w:t xml:space="preserve"> or </w:t>
      </w:r>
      <w:r w:rsidR="00DA1820" w:rsidRPr="00B65ED4">
        <w:rPr>
          <w:rFonts w:ascii="Times New Roman" w:eastAsia="Times New Roman" w:hAnsi="Times New Roman" w:cs="Times New Roman"/>
          <w:sz w:val="24"/>
          <w:szCs w:val="24"/>
        </w:rPr>
        <w:t>CO</w:t>
      </w:r>
      <w:r w:rsidR="00DA1820" w:rsidRPr="00B65ED4">
        <w:rPr>
          <w:rFonts w:ascii="Times New Roman" w:eastAsia="Times New Roman" w:hAnsi="Times New Roman" w:cs="Times New Roman"/>
          <w:sz w:val="24"/>
          <w:szCs w:val="24"/>
          <w:vertAlign w:val="subscript"/>
        </w:rPr>
        <w:t>2</w:t>
      </w:r>
      <w:r w:rsidR="00DA1820"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 xml:space="preserve">concentrations </w:t>
      </w:r>
      <w:r w:rsidR="004A2486" w:rsidRPr="00B65ED4">
        <w:rPr>
          <w:rFonts w:ascii="Times New Roman" w:eastAsia="Times New Roman" w:hAnsi="Times New Roman" w:cs="Times New Roman"/>
          <w:sz w:val="24"/>
          <w:szCs w:val="24"/>
        </w:rPr>
        <w:t>(Cole et al. 2002, Staehr et al. 2010</w:t>
      </w:r>
      <w:r w:rsidR="00CD5DFB" w:rsidRPr="00B65ED4">
        <w:rPr>
          <w:rFonts w:ascii="Times New Roman" w:eastAsia="Times New Roman" w:hAnsi="Times New Roman" w:cs="Times New Roman"/>
          <w:sz w:val="24"/>
          <w:szCs w:val="24"/>
        </w:rPr>
        <w:t>).</w:t>
      </w:r>
      <w:r w:rsidR="004A2486" w:rsidRPr="00B65ED4">
        <w:rPr>
          <w:rFonts w:ascii="Times New Roman" w:eastAsia="Times New Roman" w:hAnsi="Times New Roman" w:cs="Times New Roman"/>
          <w:sz w:val="24"/>
          <w:szCs w:val="24"/>
        </w:rPr>
        <w:t xml:space="preserve"> </w:t>
      </w:r>
      <w:r w:rsidR="003870E6" w:rsidRPr="00B65ED4">
        <w:rPr>
          <w:rFonts w:ascii="Times New Roman" w:eastAsia="Times New Roman" w:hAnsi="Times New Roman" w:cs="Times New Roman"/>
          <w:sz w:val="24"/>
          <w:szCs w:val="24"/>
        </w:rPr>
        <w:t>S</w:t>
      </w:r>
      <w:r w:rsidR="004A2486" w:rsidRPr="00B65ED4">
        <w:rPr>
          <w:rFonts w:ascii="Times New Roman" w:eastAsia="Times New Roman" w:hAnsi="Times New Roman" w:cs="Times New Roman"/>
          <w:sz w:val="24"/>
          <w:szCs w:val="24"/>
        </w:rPr>
        <w:t>tatistical relationships have</w:t>
      </w:r>
      <w:r w:rsidR="003870E6" w:rsidRPr="00B65ED4">
        <w:rPr>
          <w:rFonts w:ascii="Times New Roman" w:eastAsia="Times New Roman" w:hAnsi="Times New Roman" w:cs="Times New Roman"/>
          <w:sz w:val="24"/>
          <w:szCs w:val="24"/>
        </w:rPr>
        <w:t xml:space="preserve"> also</w:t>
      </w:r>
      <w:r w:rsidR="004A2486" w:rsidRPr="00B65ED4">
        <w:rPr>
          <w:rFonts w:ascii="Times New Roman" w:eastAsia="Times New Roman" w:hAnsi="Times New Roman" w:cs="Times New Roman"/>
          <w:sz w:val="24"/>
          <w:szCs w:val="24"/>
        </w:rPr>
        <w:t xml:space="preserve"> been </w:t>
      </w:r>
      <w:r w:rsidR="005024E3" w:rsidRPr="00B65ED4">
        <w:rPr>
          <w:rFonts w:ascii="Times New Roman" w:eastAsia="Times New Roman" w:hAnsi="Times New Roman" w:cs="Times New Roman"/>
          <w:sz w:val="24"/>
          <w:szCs w:val="24"/>
        </w:rPr>
        <w:t>developed</w:t>
      </w:r>
      <w:r w:rsidR="004A2486" w:rsidRPr="00B65ED4">
        <w:rPr>
          <w:rFonts w:ascii="Times New Roman" w:eastAsia="Times New Roman" w:hAnsi="Times New Roman" w:cs="Times New Roman"/>
          <w:sz w:val="24"/>
          <w:szCs w:val="24"/>
        </w:rPr>
        <w:t xml:space="preserve"> to estimate NPP from lake temperature and </w:t>
      </w:r>
      <w:r w:rsidR="005024E3" w:rsidRPr="00B65ED4">
        <w:rPr>
          <w:rFonts w:ascii="Times New Roman" w:eastAsia="Times New Roman" w:hAnsi="Times New Roman" w:cs="Times New Roman"/>
          <w:sz w:val="24"/>
          <w:szCs w:val="24"/>
        </w:rPr>
        <w:t xml:space="preserve">total phosphorus (TP; </w:t>
      </w:r>
      <w:r w:rsidRPr="00B65ED4">
        <w:rPr>
          <w:rFonts w:ascii="Times New Roman" w:eastAsia="Times New Roman" w:hAnsi="Times New Roman" w:cs="Times New Roman"/>
          <w:sz w:val="24"/>
          <w:szCs w:val="24"/>
        </w:rPr>
        <w:t>Hanson et al. 2004)</w:t>
      </w:r>
      <w:r w:rsidR="00E66C3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chlorophyll-</w:t>
      </w:r>
      <w:r w:rsidR="00C0534C" w:rsidRPr="00B65ED4">
        <w:rPr>
          <w:rFonts w:ascii="Times New Roman" w:eastAsia="Times New Roman" w:hAnsi="Times New Roman" w:cs="Times New Roman"/>
          <w:sz w:val="24"/>
          <w:szCs w:val="24"/>
        </w:rPr>
        <w:t>a</w:t>
      </w:r>
      <w:r w:rsidRPr="00B65ED4">
        <w:rPr>
          <w:rFonts w:ascii="Times New Roman" w:eastAsia="Times New Roman" w:hAnsi="Times New Roman" w:cs="Times New Roman"/>
          <w:sz w:val="24"/>
          <w:szCs w:val="24"/>
        </w:rPr>
        <w:t xml:space="preserve"> (</w:t>
      </w:r>
      <w:r w:rsidR="0006490F"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5024E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Jonsson et al. 2001, Ramlal et al. 2003)</w:t>
      </w:r>
      <w:r w:rsidR="004A2486"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or static proportions of the overall OC pool (</w:t>
      </w:r>
      <w:r w:rsidR="00794881" w:rsidRPr="00B65ED4">
        <w:rPr>
          <w:rFonts w:ascii="Times New Roman" w:eastAsia="Times New Roman" w:hAnsi="Times New Roman" w:cs="Times New Roman"/>
          <w:sz w:val="24"/>
          <w:szCs w:val="24"/>
        </w:rPr>
        <w:t>Å</w:t>
      </w:r>
      <w:r w:rsidRPr="00B65ED4">
        <w:rPr>
          <w:rFonts w:ascii="Times New Roman" w:eastAsia="Times New Roman" w:hAnsi="Times New Roman" w:cs="Times New Roman"/>
          <w:sz w:val="24"/>
          <w:szCs w:val="24"/>
        </w:rPr>
        <w:t xml:space="preserve">berg et al. 2004). </w:t>
      </w:r>
    </w:p>
    <w:p w14:paraId="0E1A3A07" w14:textId="77777777" w:rsidR="004A2486" w:rsidRPr="00B65ED4" w:rsidRDefault="004A2486" w:rsidP="002F35B3">
      <w:pPr>
        <w:spacing w:line="480" w:lineRule="auto"/>
        <w:ind w:firstLine="720"/>
        <w:rPr>
          <w:rFonts w:ascii="Times New Roman" w:eastAsia="Times New Roman" w:hAnsi="Times New Roman" w:cs="Times New Roman"/>
          <w:sz w:val="24"/>
          <w:szCs w:val="24"/>
        </w:rPr>
      </w:pPr>
    </w:p>
    <w:p w14:paraId="1F30DBC3" w14:textId="77777777" w:rsidR="0032009C" w:rsidRPr="00B65ED4" w:rsidRDefault="00DF5DF6"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Storage and export</w:t>
      </w:r>
    </w:p>
    <w:p w14:paraId="306B8AAD" w14:textId="262E04B6" w:rsidR="0032009C" w:rsidRDefault="0085523A"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Long-term burial of </w:t>
      </w:r>
      <w:r w:rsidR="00FE4F14"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rPr>
        <w:t xml:space="preserve">OC in lake sediments </w:t>
      </w:r>
      <w:r w:rsidR="00274190" w:rsidRPr="00B65ED4">
        <w:rPr>
          <w:rFonts w:ascii="Times New Roman" w:eastAsia="Times New Roman" w:hAnsi="Times New Roman" w:cs="Times New Roman"/>
          <w:sz w:val="24"/>
          <w:szCs w:val="24"/>
        </w:rPr>
        <w:t xml:space="preserve">is the mechanism by which lakes remove </w:t>
      </w:r>
      <w:r w:rsidR="002746E7" w:rsidRPr="00B65ED4">
        <w:rPr>
          <w:rFonts w:ascii="Times New Roman" w:eastAsia="Times New Roman" w:hAnsi="Times New Roman" w:cs="Times New Roman"/>
          <w:sz w:val="24"/>
          <w:szCs w:val="24"/>
        </w:rPr>
        <w:t>C</w:t>
      </w:r>
      <w:r w:rsidR="000E47C5" w:rsidRPr="00B65ED4">
        <w:rPr>
          <w:rFonts w:ascii="Times New Roman" w:eastAsia="Times New Roman" w:hAnsi="Times New Roman" w:cs="Times New Roman"/>
          <w:sz w:val="24"/>
          <w:szCs w:val="24"/>
        </w:rPr>
        <w:t xml:space="preserve"> </w:t>
      </w:r>
      <w:r w:rsidR="00274190" w:rsidRPr="00B65ED4">
        <w:rPr>
          <w:rFonts w:ascii="Times New Roman" w:eastAsia="Times New Roman" w:hAnsi="Times New Roman" w:cs="Times New Roman"/>
          <w:sz w:val="24"/>
          <w:szCs w:val="24"/>
        </w:rPr>
        <w:t xml:space="preserve">from the global </w:t>
      </w:r>
      <w:r w:rsidR="002746E7" w:rsidRPr="00B65ED4">
        <w:rPr>
          <w:rFonts w:ascii="Times New Roman" w:eastAsia="Times New Roman" w:hAnsi="Times New Roman" w:cs="Times New Roman"/>
          <w:sz w:val="24"/>
          <w:szCs w:val="24"/>
        </w:rPr>
        <w:t>C</w:t>
      </w:r>
      <w:r w:rsidR="00274190" w:rsidRPr="00B65ED4">
        <w:rPr>
          <w:rFonts w:ascii="Times New Roman" w:eastAsia="Times New Roman" w:hAnsi="Times New Roman" w:cs="Times New Roman"/>
          <w:sz w:val="24"/>
          <w:szCs w:val="24"/>
        </w:rPr>
        <w:t xml:space="preserve"> cycle, and is therefore a critical </w:t>
      </w:r>
      <w:r w:rsidR="00891A7E">
        <w:rPr>
          <w:rFonts w:ascii="Times New Roman" w:eastAsia="Times New Roman" w:hAnsi="Times New Roman" w:cs="Times New Roman"/>
          <w:sz w:val="24"/>
          <w:szCs w:val="24"/>
        </w:rPr>
        <w:t>component of</w:t>
      </w:r>
      <w:r w:rsidR="00274190" w:rsidRPr="00B65ED4">
        <w:rPr>
          <w:rFonts w:ascii="Times New Roman" w:eastAsia="Times New Roman" w:hAnsi="Times New Roman" w:cs="Times New Roman"/>
          <w:sz w:val="24"/>
          <w:szCs w:val="24"/>
        </w:rPr>
        <w:t xml:space="preserve"> our understanding</w:t>
      </w:r>
      <w:r w:rsidR="00891A7E">
        <w:rPr>
          <w:rFonts w:ascii="Times New Roman" w:eastAsia="Times New Roman" w:hAnsi="Times New Roman" w:cs="Times New Roman"/>
          <w:sz w:val="24"/>
          <w:szCs w:val="24"/>
        </w:rPr>
        <w:t xml:space="preserve"> of</w:t>
      </w:r>
      <w:r w:rsidR="00274190" w:rsidRPr="00B65ED4">
        <w:rPr>
          <w:rFonts w:ascii="Times New Roman" w:eastAsia="Times New Roman" w:hAnsi="Times New Roman" w:cs="Times New Roman"/>
          <w:sz w:val="24"/>
          <w:szCs w:val="24"/>
        </w:rPr>
        <w:t xml:space="preserve"> </w:t>
      </w:r>
      <w:r w:rsidR="00063091">
        <w:rPr>
          <w:rFonts w:ascii="Times New Roman" w:eastAsia="Times New Roman" w:hAnsi="Times New Roman" w:cs="Times New Roman"/>
          <w:sz w:val="24"/>
          <w:szCs w:val="24"/>
        </w:rPr>
        <w:t>the fate</w:t>
      </w:r>
      <w:r w:rsidR="00B80037" w:rsidRPr="00B65ED4">
        <w:rPr>
          <w:rFonts w:ascii="Times New Roman" w:eastAsia="Times New Roman" w:hAnsi="Times New Roman" w:cs="Times New Roman"/>
          <w:sz w:val="24"/>
          <w:szCs w:val="24"/>
        </w:rPr>
        <w:t xml:space="preserve"> of both allochthonous and autochthonous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OC</w:t>
      </w:r>
      <w:r w:rsidR="00C2241C" w:rsidRPr="00B65ED4">
        <w:rPr>
          <w:rFonts w:ascii="Times New Roman" w:eastAsia="Times New Roman" w:hAnsi="Times New Roman" w:cs="Times New Roman"/>
          <w:sz w:val="24"/>
          <w:szCs w:val="24"/>
        </w:rPr>
        <w:t xml:space="preserve"> (Cole et al. 2002, Tranvik et al. 2009)</w:t>
      </w:r>
      <w:r w:rsidR="00B80037"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P</w:t>
      </w:r>
      <w:r w:rsidR="00B80037" w:rsidRPr="00B65ED4">
        <w:rPr>
          <w:rFonts w:ascii="Times New Roman" w:eastAsia="Times New Roman" w:hAnsi="Times New Roman" w:cs="Times New Roman"/>
          <w:sz w:val="24"/>
          <w:szCs w:val="24"/>
        </w:rPr>
        <w:t xml:space="preserve">OC burial in lakes is a product of in-lake POC concentrations, POC particle sizes and associated settling rates, sediment particle size and density that </w:t>
      </w:r>
      <w:r w:rsidR="002156D6" w:rsidRPr="00B65ED4">
        <w:rPr>
          <w:rFonts w:ascii="Times New Roman" w:eastAsia="Times New Roman" w:hAnsi="Times New Roman" w:cs="Times New Roman"/>
          <w:sz w:val="24"/>
          <w:szCs w:val="24"/>
        </w:rPr>
        <w:t xml:space="preserve">control </w:t>
      </w:r>
      <w:r w:rsidR="00B80037" w:rsidRPr="00B65ED4">
        <w:rPr>
          <w:rFonts w:ascii="Times New Roman" w:eastAsia="Times New Roman" w:hAnsi="Times New Roman" w:cs="Times New Roman"/>
          <w:sz w:val="24"/>
          <w:szCs w:val="24"/>
        </w:rPr>
        <w:t>resuspension, lake hydrodynamics that affect settling rates and resuspension</w:t>
      </w:r>
      <w:r w:rsidR="00AD72FF"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benthic biogeochemistry (</w:t>
      </w:r>
      <w:r w:rsidR="00706822" w:rsidRPr="00B65ED4">
        <w:rPr>
          <w:rFonts w:ascii="Times New Roman" w:eastAsia="Times New Roman" w:hAnsi="Times New Roman" w:cs="Times New Roman"/>
          <w:sz w:val="24"/>
          <w:szCs w:val="24"/>
        </w:rPr>
        <w:t>Downing et al. 2008, Xu et al. 2013)</w:t>
      </w:r>
      <w:r w:rsidR="00B80037" w:rsidRPr="00B65ED4">
        <w:rPr>
          <w:rFonts w:ascii="Times New Roman" w:eastAsia="Times New Roman" w:hAnsi="Times New Roman" w:cs="Times New Roman"/>
          <w:sz w:val="24"/>
          <w:szCs w:val="24"/>
        </w:rPr>
        <w:t>. Methods for estimating sediment accumulation rates are diverse and commonly includ</w:t>
      </w:r>
      <w:r w:rsidR="00636CED" w:rsidRPr="00B65ED4">
        <w:rPr>
          <w:rFonts w:ascii="Times New Roman" w:eastAsia="Times New Roman" w:hAnsi="Times New Roman" w:cs="Times New Roman"/>
          <w:sz w:val="24"/>
          <w:szCs w:val="24"/>
        </w:rPr>
        <w:t>e</w:t>
      </w:r>
      <w:r w:rsidR="00B80037" w:rsidRPr="00B65ED4">
        <w:rPr>
          <w:rFonts w:ascii="Times New Roman" w:eastAsia="Times New Roman" w:hAnsi="Times New Roman" w:cs="Times New Roman"/>
          <w:sz w:val="24"/>
          <w:szCs w:val="24"/>
        </w:rPr>
        <w:t xml:space="preserve"> functions based on lake area, particularly for studies containing </w:t>
      </w:r>
      <w:r w:rsidR="00C721B7" w:rsidRPr="00B65ED4">
        <w:rPr>
          <w:rFonts w:ascii="Times New Roman" w:eastAsia="Times New Roman" w:hAnsi="Times New Roman" w:cs="Times New Roman"/>
          <w:sz w:val="24"/>
          <w:szCs w:val="24"/>
        </w:rPr>
        <w:t>multiple</w:t>
      </w:r>
      <w:r w:rsidR="00B80037" w:rsidRPr="00B65ED4">
        <w:rPr>
          <w:rFonts w:ascii="Times New Roman" w:eastAsia="Times New Roman" w:hAnsi="Times New Roman" w:cs="Times New Roman"/>
          <w:sz w:val="24"/>
          <w:szCs w:val="24"/>
        </w:rPr>
        <w:t xml:space="preserve"> lakes (Canham et al. </w:t>
      </w:r>
      <w:r w:rsidR="00B80037" w:rsidRPr="00B65ED4">
        <w:rPr>
          <w:rFonts w:ascii="Times New Roman" w:eastAsia="Times New Roman" w:hAnsi="Times New Roman" w:cs="Times New Roman"/>
          <w:sz w:val="24"/>
          <w:szCs w:val="24"/>
        </w:rPr>
        <w:lastRenderedPageBreak/>
        <w:t xml:space="preserve">2004, Hanson et al. 2004). </w:t>
      </w:r>
      <w:r w:rsidR="00706822" w:rsidRPr="00B65ED4">
        <w:rPr>
          <w:rFonts w:ascii="Times New Roman" w:eastAsia="Times New Roman" w:hAnsi="Times New Roman" w:cs="Times New Roman"/>
          <w:sz w:val="24"/>
          <w:szCs w:val="24"/>
        </w:rPr>
        <w:t xml:space="preserve">Previous </w:t>
      </w:r>
      <w:r w:rsidR="00B80037" w:rsidRPr="00B65ED4">
        <w:rPr>
          <w:rFonts w:ascii="Times New Roman" w:eastAsia="Times New Roman" w:hAnsi="Times New Roman" w:cs="Times New Roman"/>
          <w:sz w:val="24"/>
          <w:szCs w:val="24"/>
        </w:rPr>
        <w:t xml:space="preserve">studies have </w:t>
      </w:r>
      <w:r w:rsidR="00706822" w:rsidRPr="00B65ED4">
        <w:rPr>
          <w:rFonts w:ascii="Times New Roman" w:eastAsia="Times New Roman" w:hAnsi="Times New Roman" w:cs="Times New Roman"/>
          <w:sz w:val="24"/>
          <w:szCs w:val="24"/>
        </w:rPr>
        <w:t xml:space="preserve">estimated burial </w:t>
      </w:r>
      <w:r w:rsidR="00B80037" w:rsidRPr="00B65ED4">
        <w:rPr>
          <w:rFonts w:ascii="Times New Roman" w:eastAsia="Times New Roman" w:hAnsi="Times New Roman" w:cs="Times New Roman"/>
          <w:sz w:val="24"/>
          <w:szCs w:val="24"/>
        </w:rPr>
        <w:t xml:space="preserve">rates </w:t>
      </w:r>
      <w:r w:rsidR="00706822" w:rsidRPr="00B65ED4">
        <w:rPr>
          <w:rFonts w:ascii="Times New Roman" w:eastAsia="Times New Roman" w:hAnsi="Times New Roman" w:cs="Times New Roman"/>
          <w:sz w:val="24"/>
          <w:szCs w:val="24"/>
        </w:rPr>
        <w:t>using</w:t>
      </w:r>
      <w:r w:rsidR="00B80037" w:rsidRPr="00B65ED4">
        <w:rPr>
          <w:rFonts w:ascii="Times New Roman" w:eastAsia="Times New Roman" w:hAnsi="Times New Roman" w:cs="Times New Roman"/>
          <w:sz w:val="24"/>
          <w:szCs w:val="24"/>
        </w:rPr>
        <w:t xml:space="preserve"> sediment cores (Yang et al. 2008, Klump et al. 2009, </w:t>
      </w:r>
      <w:r w:rsidR="00283AF1" w:rsidRPr="00B65ED4">
        <w:rPr>
          <w:rFonts w:ascii="Times New Roman" w:eastAsia="Times New Roman" w:hAnsi="Times New Roman" w:cs="Times New Roman"/>
          <w:sz w:val="24"/>
          <w:szCs w:val="24"/>
        </w:rPr>
        <w:t>Heathcote &amp; Downing 201</w:t>
      </w:r>
      <w:r w:rsidR="002C6CF9" w:rsidRPr="00B65ED4">
        <w:rPr>
          <w:rFonts w:ascii="Times New Roman" w:eastAsia="Times New Roman" w:hAnsi="Times New Roman" w:cs="Times New Roman"/>
          <w:sz w:val="24"/>
          <w:szCs w:val="24"/>
        </w:rPr>
        <w:t>2</w:t>
      </w:r>
      <w:r w:rsidR="00B80037" w:rsidRPr="00B65ED4">
        <w:rPr>
          <w:rFonts w:ascii="Times New Roman" w:eastAsia="Times New Roman" w:hAnsi="Times New Roman" w:cs="Times New Roman"/>
          <w:sz w:val="24"/>
          <w:szCs w:val="24"/>
        </w:rPr>
        <w:t>), sediment traps (Jonsson et al. 2001, Ramlal et al. 2003), or bathymetry (Downing</w:t>
      </w:r>
      <w:r w:rsidR="00794881">
        <w:rPr>
          <w:rFonts w:ascii="Times New Roman" w:eastAsia="Times New Roman" w:hAnsi="Times New Roman" w:cs="Times New Roman"/>
          <w:sz w:val="24"/>
          <w:szCs w:val="24"/>
        </w:rPr>
        <w:t xml:space="preserve"> et al.</w:t>
      </w:r>
      <w:r w:rsidR="008F6A65">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2008). A challenge associated with estimating accumulation rates is the reliance on point measurements to characterize sediment accumulation rates that can vary </w:t>
      </w:r>
      <w:r w:rsidR="001D3F59" w:rsidRPr="00B65ED4">
        <w:rPr>
          <w:rFonts w:ascii="Times New Roman" w:eastAsia="Times New Roman" w:hAnsi="Times New Roman" w:cs="Times New Roman"/>
          <w:sz w:val="24"/>
          <w:szCs w:val="24"/>
        </w:rPr>
        <w:t>widely</w:t>
      </w:r>
      <w:r w:rsidR="00B80037" w:rsidRPr="00B65ED4">
        <w:rPr>
          <w:rFonts w:ascii="Times New Roman" w:eastAsia="Times New Roman" w:hAnsi="Times New Roman" w:cs="Times New Roman"/>
          <w:sz w:val="24"/>
          <w:szCs w:val="24"/>
        </w:rPr>
        <w:t xml:space="preserve"> over both space and time.</w:t>
      </w:r>
      <w:r w:rsidR="00080925"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A</w:t>
      </w:r>
      <w:r w:rsidR="00B80037" w:rsidRPr="00B65ED4">
        <w:rPr>
          <w:rFonts w:ascii="Times New Roman" w:eastAsia="Times New Roman" w:hAnsi="Times New Roman" w:cs="Times New Roman"/>
          <w:sz w:val="24"/>
          <w:szCs w:val="24"/>
        </w:rPr>
        <w:t>lloc</w:t>
      </w:r>
      <w:r w:rsidR="002B082E" w:rsidRPr="00B65ED4">
        <w:rPr>
          <w:rFonts w:ascii="Times New Roman" w:eastAsia="Times New Roman" w:hAnsi="Times New Roman" w:cs="Times New Roman"/>
          <w:sz w:val="24"/>
          <w:szCs w:val="24"/>
        </w:rPr>
        <w:t>h</w:t>
      </w:r>
      <w:r w:rsidR="00B80037" w:rsidRPr="00B65ED4">
        <w:rPr>
          <w:rFonts w:ascii="Times New Roman" w:eastAsia="Times New Roman" w:hAnsi="Times New Roman" w:cs="Times New Roman"/>
          <w:sz w:val="24"/>
          <w:szCs w:val="24"/>
        </w:rPr>
        <w:t xml:space="preserve">thonous and autochthonous POC </w:t>
      </w:r>
      <w:r w:rsidR="002B082E" w:rsidRPr="00B65ED4">
        <w:rPr>
          <w:rFonts w:ascii="Times New Roman" w:eastAsia="Times New Roman" w:hAnsi="Times New Roman" w:cs="Times New Roman"/>
          <w:sz w:val="24"/>
          <w:szCs w:val="24"/>
        </w:rPr>
        <w:t xml:space="preserve">that is </w:t>
      </w:r>
      <w:r w:rsidR="00B80037" w:rsidRPr="00B65ED4">
        <w:rPr>
          <w:rFonts w:ascii="Times New Roman" w:eastAsia="Times New Roman" w:hAnsi="Times New Roman" w:cs="Times New Roman"/>
          <w:sz w:val="24"/>
          <w:szCs w:val="24"/>
        </w:rPr>
        <w:t>n</w:t>
      </w:r>
      <w:r w:rsidR="00DB37D5" w:rsidRPr="00B65ED4">
        <w:rPr>
          <w:rFonts w:ascii="Times New Roman" w:eastAsia="Times New Roman" w:hAnsi="Times New Roman" w:cs="Times New Roman"/>
          <w:sz w:val="24"/>
          <w:szCs w:val="24"/>
        </w:rPr>
        <w:t xml:space="preserve">ot buried </w:t>
      </w:r>
      <w:r w:rsidR="002B082E" w:rsidRPr="00B65ED4">
        <w:rPr>
          <w:rFonts w:ascii="Times New Roman" w:eastAsia="Times New Roman" w:hAnsi="Times New Roman" w:cs="Times New Roman"/>
          <w:sz w:val="24"/>
          <w:szCs w:val="24"/>
        </w:rPr>
        <w:t xml:space="preserve">is </w:t>
      </w:r>
      <w:r w:rsidR="003543FC" w:rsidRPr="00B65ED4">
        <w:rPr>
          <w:rFonts w:ascii="Times New Roman" w:eastAsia="Times New Roman" w:hAnsi="Times New Roman" w:cs="Times New Roman"/>
          <w:sz w:val="24"/>
          <w:szCs w:val="24"/>
        </w:rPr>
        <w:t xml:space="preserve">mineralized directly or </w:t>
      </w:r>
      <w:r w:rsidR="00DB37D5" w:rsidRPr="00B65ED4">
        <w:rPr>
          <w:rFonts w:ascii="Times New Roman" w:eastAsia="Times New Roman" w:hAnsi="Times New Roman" w:cs="Times New Roman"/>
          <w:sz w:val="24"/>
          <w:szCs w:val="24"/>
        </w:rPr>
        <w:t xml:space="preserve">leached </w:t>
      </w:r>
      <w:r w:rsidR="00EF7F88" w:rsidRPr="00B65ED4">
        <w:rPr>
          <w:rFonts w:ascii="Times New Roman" w:eastAsia="Times New Roman" w:hAnsi="Times New Roman" w:cs="Times New Roman"/>
          <w:sz w:val="24"/>
          <w:szCs w:val="24"/>
        </w:rPr>
        <w:t>in the form of</w:t>
      </w:r>
      <w:r w:rsidR="00DB37D5" w:rsidRPr="00B65ED4">
        <w:rPr>
          <w:rFonts w:ascii="Times New Roman" w:eastAsia="Times New Roman" w:hAnsi="Times New Roman" w:cs="Times New Roman"/>
          <w:sz w:val="24"/>
          <w:szCs w:val="24"/>
        </w:rPr>
        <w:t xml:space="preserve"> DOC </w:t>
      </w:r>
      <w:r w:rsidR="00EF7F88" w:rsidRPr="00B65ED4">
        <w:rPr>
          <w:rFonts w:ascii="Times New Roman" w:eastAsia="Times New Roman" w:hAnsi="Times New Roman" w:cs="Times New Roman"/>
          <w:sz w:val="24"/>
          <w:szCs w:val="24"/>
        </w:rPr>
        <w:t xml:space="preserve">and </w:t>
      </w:r>
      <w:r w:rsidR="00B80037" w:rsidRPr="00B65ED4">
        <w:rPr>
          <w:rFonts w:ascii="Times New Roman" w:eastAsia="Times New Roman" w:hAnsi="Times New Roman" w:cs="Times New Roman"/>
          <w:sz w:val="24"/>
          <w:szCs w:val="24"/>
        </w:rPr>
        <w:t xml:space="preserve">exported </w:t>
      </w:r>
      <w:r w:rsidR="002B082E" w:rsidRPr="00B65ED4">
        <w:rPr>
          <w:rFonts w:ascii="Times New Roman" w:eastAsia="Times New Roman" w:hAnsi="Times New Roman" w:cs="Times New Roman"/>
          <w:sz w:val="24"/>
          <w:szCs w:val="24"/>
        </w:rPr>
        <w:t xml:space="preserve">via </w:t>
      </w:r>
      <w:r w:rsidR="002C6CF9" w:rsidRPr="00B65ED4">
        <w:rPr>
          <w:rFonts w:ascii="Times New Roman" w:eastAsia="Times New Roman" w:hAnsi="Times New Roman" w:cs="Times New Roman"/>
          <w:sz w:val="24"/>
          <w:szCs w:val="24"/>
        </w:rPr>
        <w:t xml:space="preserve">surface or </w:t>
      </w:r>
      <w:r w:rsidR="00EF7F88" w:rsidRPr="00B65ED4">
        <w:rPr>
          <w:rFonts w:ascii="Times New Roman" w:eastAsia="Times New Roman" w:hAnsi="Times New Roman" w:cs="Times New Roman"/>
          <w:sz w:val="24"/>
          <w:szCs w:val="24"/>
        </w:rPr>
        <w:t>ground</w:t>
      </w:r>
      <w:r w:rsidR="002B082E" w:rsidRPr="00B65ED4">
        <w:rPr>
          <w:rFonts w:ascii="Times New Roman" w:eastAsia="Times New Roman" w:hAnsi="Times New Roman" w:cs="Times New Roman"/>
          <w:sz w:val="24"/>
          <w:szCs w:val="24"/>
        </w:rPr>
        <w:t xml:space="preserve">water </w:t>
      </w:r>
      <w:r w:rsidR="00B80037" w:rsidRPr="00B65ED4">
        <w:rPr>
          <w:rFonts w:ascii="Times New Roman" w:eastAsia="Times New Roman" w:hAnsi="Times New Roman" w:cs="Times New Roman"/>
          <w:sz w:val="24"/>
          <w:szCs w:val="24"/>
        </w:rPr>
        <w:t xml:space="preserve">(Cole et al. 1984). </w:t>
      </w:r>
      <w:del w:id="11" w:author="immccull@gmail.com" w:date="2018-05-11T10:17:00Z">
        <w:r w:rsidR="00DB5AC5" w:rsidRPr="00B65ED4" w:rsidDel="003446FB">
          <w:rPr>
            <w:rFonts w:ascii="Times New Roman" w:eastAsia="Times New Roman" w:hAnsi="Times New Roman" w:cs="Times New Roman"/>
            <w:sz w:val="24"/>
            <w:szCs w:val="24"/>
          </w:rPr>
          <w:delText>In some lakes, there is carbon efflux in the form of insect production and emergence (Vander Zanden and Gratton 2011)</w:delText>
        </w:r>
        <w:r w:rsidR="005024E3" w:rsidRPr="00B65ED4" w:rsidDel="003446FB">
          <w:rPr>
            <w:rFonts w:ascii="Times New Roman" w:eastAsia="Times New Roman" w:hAnsi="Times New Roman" w:cs="Times New Roman"/>
            <w:sz w:val="24"/>
            <w:szCs w:val="24"/>
          </w:rPr>
          <w:delText>, though that flux is not included in this study</w:delText>
        </w:r>
        <w:r w:rsidR="00DB5AC5" w:rsidRPr="00B65ED4" w:rsidDel="003446FB">
          <w:rPr>
            <w:rFonts w:ascii="Times New Roman" w:eastAsia="Times New Roman" w:hAnsi="Times New Roman" w:cs="Times New Roman"/>
            <w:sz w:val="24"/>
            <w:szCs w:val="24"/>
          </w:rPr>
          <w:delText xml:space="preserve">. </w:delText>
        </w:r>
      </w:del>
      <w:r w:rsidR="00B80037" w:rsidRPr="00B65ED4">
        <w:rPr>
          <w:rFonts w:ascii="Times New Roman" w:eastAsia="Times New Roman" w:hAnsi="Times New Roman" w:cs="Times New Roman"/>
          <w:sz w:val="24"/>
          <w:szCs w:val="24"/>
        </w:rPr>
        <w:t xml:space="preserve">Exports </w:t>
      </w:r>
      <w:r w:rsidR="002310A7" w:rsidRPr="00B65ED4">
        <w:rPr>
          <w:rFonts w:ascii="Times New Roman" w:eastAsia="Times New Roman" w:hAnsi="Times New Roman" w:cs="Times New Roman"/>
          <w:sz w:val="24"/>
          <w:szCs w:val="24"/>
        </w:rPr>
        <w:t xml:space="preserve">represent </w:t>
      </w:r>
      <w:r w:rsidR="00B80037" w:rsidRPr="00B65ED4">
        <w:rPr>
          <w:rFonts w:ascii="Times New Roman" w:eastAsia="Times New Roman" w:hAnsi="Times New Roman" w:cs="Times New Roman"/>
          <w:sz w:val="24"/>
          <w:szCs w:val="24"/>
        </w:rPr>
        <w:t xml:space="preserve">allochthonous inputs to </w:t>
      </w:r>
      <w:r w:rsidR="00C721B7" w:rsidRPr="00B65ED4">
        <w:rPr>
          <w:rFonts w:ascii="Times New Roman" w:eastAsia="Times New Roman" w:hAnsi="Times New Roman" w:cs="Times New Roman"/>
          <w:sz w:val="24"/>
          <w:szCs w:val="24"/>
        </w:rPr>
        <w:t xml:space="preserve">downstream </w:t>
      </w:r>
      <w:r w:rsidR="00B80037" w:rsidRPr="00B65ED4">
        <w:rPr>
          <w:rFonts w:ascii="Times New Roman" w:eastAsia="Times New Roman" w:hAnsi="Times New Roman" w:cs="Times New Roman"/>
          <w:sz w:val="24"/>
          <w:szCs w:val="24"/>
        </w:rPr>
        <w:t xml:space="preserve">aquatic ecosystems and therefore </w:t>
      </w:r>
      <w:r w:rsidR="002C6CF9" w:rsidRPr="00B65ED4">
        <w:rPr>
          <w:rFonts w:ascii="Times New Roman" w:eastAsia="Times New Roman" w:hAnsi="Times New Roman" w:cs="Times New Roman"/>
          <w:sz w:val="24"/>
          <w:szCs w:val="24"/>
        </w:rPr>
        <w:t>contribute to</w:t>
      </w:r>
      <w:r w:rsidR="00B80037" w:rsidRPr="00B65ED4">
        <w:rPr>
          <w:rFonts w:ascii="Times New Roman" w:eastAsia="Times New Roman" w:hAnsi="Times New Roman" w:cs="Times New Roman"/>
          <w:sz w:val="24"/>
          <w:szCs w:val="24"/>
        </w:rPr>
        <w:t xml:space="preserve"> landscape </w:t>
      </w:r>
      <w:r w:rsidR="007D2588" w:rsidRPr="00B65ED4">
        <w:rPr>
          <w:rFonts w:ascii="Times New Roman" w:eastAsia="Times New Roman" w:hAnsi="Times New Roman" w:cs="Times New Roman"/>
          <w:sz w:val="24"/>
          <w:szCs w:val="24"/>
        </w:rPr>
        <w:t xml:space="preserve">C </w:t>
      </w:r>
      <w:r w:rsidR="00B80037" w:rsidRPr="00B65ED4">
        <w:rPr>
          <w:rFonts w:ascii="Times New Roman" w:eastAsia="Times New Roman" w:hAnsi="Times New Roman" w:cs="Times New Roman"/>
          <w:sz w:val="24"/>
          <w:szCs w:val="24"/>
        </w:rPr>
        <w:t xml:space="preserve">cycling (Kling et al. 2000). </w:t>
      </w:r>
    </w:p>
    <w:p w14:paraId="0B36E9DC"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28B3E996"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2" w:name="_hwd1sfdwl8es" w:colFirst="0" w:colLast="0"/>
      <w:bookmarkEnd w:id="12"/>
      <w:r w:rsidRPr="00B65ED4">
        <w:rPr>
          <w:rFonts w:ascii="Times New Roman" w:eastAsia="Times New Roman" w:hAnsi="Times New Roman" w:cs="Times New Roman"/>
          <w:i/>
          <w:sz w:val="24"/>
          <w:szCs w:val="24"/>
        </w:rPr>
        <w:t>Objective and research question</w:t>
      </w:r>
    </w:p>
    <w:p w14:paraId="1914F80F" w14:textId="04D4A7AE" w:rsidR="00654AB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ab/>
        <w:t>Our broad objective</w:t>
      </w:r>
      <w:r w:rsidR="000108A1">
        <w:rPr>
          <w:rFonts w:ascii="Times New Roman" w:eastAsia="Times New Roman" w:hAnsi="Times New Roman" w:cs="Times New Roman"/>
          <w:sz w:val="24"/>
          <w:szCs w:val="24"/>
        </w:rPr>
        <w:t>s were</w:t>
      </w:r>
      <w:r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to </w:t>
      </w:r>
      <w:r w:rsidR="001D3F59" w:rsidRPr="00B65ED4">
        <w:rPr>
          <w:rFonts w:ascii="Times New Roman" w:eastAsia="Times New Roman" w:hAnsi="Times New Roman" w:cs="Times New Roman"/>
          <w:sz w:val="24"/>
          <w:szCs w:val="24"/>
        </w:rPr>
        <w:t>quantify</w:t>
      </w:r>
      <w:r w:rsidR="00C16B08"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long-term </w:t>
      </w:r>
      <w:r w:rsidR="00B81EC1" w:rsidRPr="00B65ED4">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i.e., &gt; 10 year)</w:t>
      </w:r>
      <w:r w:rsidR="00B81EC1" w:rsidRPr="00B65ED4">
        <w:rPr>
          <w:rFonts w:ascii="Times New Roman" w:eastAsia="Times New Roman" w:hAnsi="Times New Roman" w:cs="Times New Roman"/>
          <w:sz w:val="24"/>
          <w:szCs w:val="24"/>
        </w:rPr>
        <w:t xml:space="preserve"> </w:t>
      </w:r>
      <w:r w:rsidR="002B082E" w:rsidRPr="00B65ED4">
        <w:rPr>
          <w:rFonts w:ascii="Times New Roman" w:eastAsia="Times New Roman" w:hAnsi="Times New Roman" w:cs="Times New Roman"/>
          <w:sz w:val="24"/>
          <w:szCs w:val="24"/>
        </w:rPr>
        <w:t xml:space="preserve">dynamics and </w:t>
      </w:r>
      <w:r w:rsidRPr="00B65ED4">
        <w:rPr>
          <w:rFonts w:ascii="Times New Roman" w:eastAsia="Times New Roman" w:hAnsi="Times New Roman" w:cs="Times New Roman"/>
          <w:sz w:val="24"/>
          <w:szCs w:val="24"/>
        </w:rPr>
        <w:t>magnitudes of key</w:t>
      </w:r>
      <w:r w:rsidR="002B082E" w:rsidRPr="00B65ED4">
        <w:rPr>
          <w:rFonts w:ascii="Times New Roman" w:eastAsia="Times New Roman" w:hAnsi="Times New Roman" w:cs="Times New Roman"/>
          <w:sz w:val="24"/>
          <w:szCs w:val="24"/>
        </w:rPr>
        <w:t xml:space="preserve"> </w:t>
      </w:r>
      <w:r w:rsidR="00FE4F14" w:rsidRPr="00B65ED4">
        <w:rPr>
          <w:rFonts w:ascii="Times New Roman" w:eastAsia="Times New Roman" w:hAnsi="Times New Roman" w:cs="Times New Roman"/>
          <w:sz w:val="24"/>
          <w:szCs w:val="24"/>
        </w:rPr>
        <w:t>D</w:t>
      </w:r>
      <w:r w:rsidR="002B082E" w:rsidRPr="00B65ED4">
        <w:rPr>
          <w:rFonts w:ascii="Times New Roman" w:eastAsia="Times New Roman" w:hAnsi="Times New Roman" w:cs="Times New Roman"/>
          <w:sz w:val="24"/>
          <w:szCs w:val="24"/>
        </w:rPr>
        <w:t>OC</w:t>
      </w:r>
      <w:r w:rsidR="00FE4F14" w:rsidRPr="00B65ED4">
        <w:rPr>
          <w:rFonts w:ascii="Times New Roman" w:eastAsia="Times New Roman" w:hAnsi="Times New Roman" w:cs="Times New Roman"/>
          <w:sz w:val="24"/>
          <w:szCs w:val="24"/>
        </w:rPr>
        <w:t xml:space="preserve"> and POC</w:t>
      </w:r>
      <w:r w:rsidRPr="00B65ED4">
        <w:rPr>
          <w:rFonts w:ascii="Times New Roman" w:eastAsia="Times New Roman" w:hAnsi="Times New Roman" w:cs="Times New Roman"/>
          <w:sz w:val="24"/>
          <w:szCs w:val="24"/>
        </w:rPr>
        <w:t xml:space="preserve"> fluxes</w:t>
      </w:r>
      <w:r w:rsidR="006C7950"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through the development of</w:t>
      </w:r>
      <w:r w:rsidR="006C7950" w:rsidRPr="00B65ED4">
        <w:rPr>
          <w:rFonts w:ascii="Times New Roman" w:eastAsia="Times New Roman" w:hAnsi="Times New Roman" w:cs="Times New Roman"/>
          <w:sz w:val="24"/>
          <w:szCs w:val="24"/>
        </w:rPr>
        <w:t xml:space="preserve"> a simple </w:t>
      </w:r>
      <w:r w:rsidR="000108A1">
        <w:rPr>
          <w:rFonts w:ascii="Times New Roman" w:eastAsia="Times New Roman" w:hAnsi="Times New Roman" w:cs="Times New Roman"/>
          <w:sz w:val="24"/>
          <w:szCs w:val="24"/>
        </w:rPr>
        <w:t xml:space="preserve">dynamic </w:t>
      </w:r>
      <w:r w:rsidR="006C7950" w:rsidRPr="00B65ED4">
        <w:rPr>
          <w:rFonts w:ascii="Times New Roman" w:eastAsia="Times New Roman" w:hAnsi="Times New Roman" w:cs="Times New Roman"/>
          <w:sz w:val="24"/>
          <w:szCs w:val="24"/>
        </w:rPr>
        <w:t>model</w:t>
      </w:r>
      <w:r w:rsidR="001D3F59" w:rsidRPr="00B65ED4">
        <w:rPr>
          <w:rFonts w:ascii="Times New Roman" w:eastAsia="Times New Roman" w:hAnsi="Times New Roman" w:cs="Times New Roman"/>
          <w:sz w:val="24"/>
          <w:szCs w:val="24"/>
        </w:rPr>
        <w:t xml:space="preserve">, </w:t>
      </w:r>
      <w:r w:rsidR="000108A1">
        <w:rPr>
          <w:rFonts w:ascii="Times New Roman" w:eastAsia="Times New Roman" w:hAnsi="Times New Roman" w:cs="Times New Roman"/>
          <w:sz w:val="24"/>
          <w:szCs w:val="24"/>
        </w:rPr>
        <w:t>(2)</w:t>
      </w:r>
      <w:r w:rsidR="001D3F59" w:rsidRPr="00B65ED4">
        <w:rPr>
          <w:rFonts w:ascii="Times New Roman" w:eastAsia="Times New Roman" w:hAnsi="Times New Roman" w:cs="Times New Roman"/>
          <w:sz w:val="24"/>
          <w:szCs w:val="24"/>
        </w:rPr>
        <w:t xml:space="preserve"> to use this</w:t>
      </w:r>
      <w:r w:rsidR="002310A7" w:rsidRPr="00B65ED4">
        <w:rPr>
          <w:rFonts w:ascii="Times New Roman" w:eastAsia="Times New Roman" w:hAnsi="Times New Roman" w:cs="Times New Roman"/>
          <w:sz w:val="24"/>
          <w:szCs w:val="24"/>
        </w:rPr>
        <w:t xml:space="preserve"> model </w:t>
      </w:r>
      <w:r w:rsidR="00A93F56">
        <w:rPr>
          <w:rFonts w:ascii="Times New Roman" w:eastAsia="Times New Roman" w:hAnsi="Times New Roman" w:cs="Times New Roman"/>
          <w:sz w:val="24"/>
          <w:szCs w:val="24"/>
        </w:rPr>
        <w:t xml:space="preserve">both </w:t>
      </w:r>
      <w:r w:rsidR="002310A7" w:rsidRPr="00B65ED4">
        <w:rPr>
          <w:rFonts w:ascii="Times New Roman" w:eastAsia="Times New Roman" w:hAnsi="Times New Roman" w:cs="Times New Roman"/>
          <w:sz w:val="24"/>
          <w:szCs w:val="24"/>
        </w:rPr>
        <w:t xml:space="preserve">to reveal </w:t>
      </w:r>
      <w:r w:rsidR="008F606D" w:rsidRPr="00B65ED4">
        <w:rPr>
          <w:rFonts w:ascii="Times New Roman" w:eastAsia="Times New Roman" w:hAnsi="Times New Roman" w:cs="Times New Roman"/>
          <w:sz w:val="24"/>
          <w:szCs w:val="24"/>
        </w:rPr>
        <w:t xml:space="preserve">key drivers of </w:t>
      </w:r>
      <w:r w:rsidR="00C0534C" w:rsidRPr="00B65ED4">
        <w:rPr>
          <w:rFonts w:ascii="Times New Roman" w:eastAsia="Times New Roman" w:hAnsi="Times New Roman" w:cs="Times New Roman"/>
          <w:sz w:val="24"/>
          <w:szCs w:val="24"/>
        </w:rPr>
        <w:t>OC fate</w:t>
      </w:r>
      <w:r w:rsidR="007D2588" w:rsidRPr="00B65ED4">
        <w:rPr>
          <w:rFonts w:ascii="Times New Roman" w:eastAsia="Times New Roman" w:hAnsi="Times New Roman" w:cs="Times New Roman"/>
          <w:sz w:val="24"/>
          <w:szCs w:val="24"/>
        </w:rPr>
        <w:t>s</w:t>
      </w:r>
      <w:r w:rsidR="00C0534C" w:rsidRPr="00B65ED4">
        <w:rPr>
          <w:rFonts w:ascii="Times New Roman" w:eastAsia="Times New Roman" w:hAnsi="Times New Roman" w:cs="Times New Roman"/>
          <w:sz w:val="24"/>
          <w:szCs w:val="24"/>
        </w:rPr>
        <w:t xml:space="preserve"> </w:t>
      </w:r>
      <w:r w:rsidR="0032269B" w:rsidRPr="00B65ED4">
        <w:rPr>
          <w:rFonts w:ascii="Times New Roman" w:eastAsia="Times New Roman" w:hAnsi="Times New Roman" w:cs="Times New Roman"/>
          <w:sz w:val="24"/>
          <w:szCs w:val="24"/>
        </w:rPr>
        <w:t>(burial, respiration</w:t>
      </w:r>
      <w:r w:rsidR="000108A1">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and export)</w:t>
      </w:r>
      <w:r w:rsidR="007E0D86">
        <w:rPr>
          <w:rFonts w:ascii="Times New Roman" w:eastAsia="Times New Roman" w:hAnsi="Times New Roman" w:cs="Times New Roman"/>
          <w:sz w:val="24"/>
          <w:szCs w:val="24"/>
        </w:rPr>
        <w:t>,</w:t>
      </w:r>
      <w:r w:rsidR="0032269B" w:rsidRPr="00B65ED4">
        <w:rPr>
          <w:rFonts w:ascii="Times New Roman" w:eastAsia="Times New Roman" w:hAnsi="Times New Roman" w:cs="Times New Roman"/>
          <w:sz w:val="24"/>
          <w:szCs w:val="24"/>
        </w:rPr>
        <w:t xml:space="preserve"> </w:t>
      </w:r>
      <w:r w:rsidR="0009582B" w:rsidRPr="00B65ED4">
        <w:rPr>
          <w:rFonts w:ascii="Times New Roman" w:eastAsia="Times New Roman" w:hAnsi="Times New Roman" w:cs="Times New Roman"/>
          <w:sz w:val="24"/>
          <w:szCs w:val="24"/>
        </w:rPr>
        <w:t xml:space="preserve">and </w:t>
      </w:r>
      <w:r w:rsidR="007E0D86">
        <w:rPr>
          <w:rFonts w:ascii="Times New Roman" w:eastAsia="Times New Roman" w:hAnsi="Times New Roman" w:cs="Times New Roman"/>
          <w:sz w:val="24"/>
          <w:szCs w:val="24"/>
        </w:rPr>
        <w:t xml:space="preserve">(3) to </w:t>
      </w:r>
      <w:r w:rsidR="0009582B" w:rsidRPr="00B65ED4">
        <w:rPr>
          <w:rFonts w:ascii="Times New Roman" w:eastAsia="Times New Roman" w:hAnsi="Times New Roman" w:cs="Times New Roman"/>
          <w:sz w:val="24"/>
          <w:szCs w:val="24"/>
        </w:rPr>
        <w:t>quantify</w:t>
      </w:r>
      <w:r w:rsidR="008F606D" w:rsidRPr="00B65ED4">
        <w:rPr>
          <w:rFonts w:ascii="Times New Roman" w:eastAsia="Times New Roman" w:hAnsi="Times New Roman" w:cs="Times New Roman"/>
          <w:sz w:val="24"/>
          <w:szCs w:val="24"/>
        </w:rPr>
        <w:t xml:space="preserve"> </w:t>
      </w:r>
      <w:r w:rsidR="002310A7" w:rsidRPr="00B65ED4">
        <w:rPr>
          <w:rFonts w:ascii="Times New Roman" w:eastAsia="Times New Roman" w:hAnsi="Times New Roman" w:cs="Times New Roman"/>
          <w:sz w:val="24"/>
          <w:szCs w:val="24"/>
        </w:rPr>
        <w:t xml:space="preserve">uncertainties </w:t>
      </w:r>
      <w:r w:rsidR="008F606D" w:rsidRPr="00B65ED4">
        <w:rPr>
          <w:rFonts w:ascii="Times New Roman" w:eastAsia="Times New Roman" w:hAnsi="Times New Roman" w:cs="Times New Roman"/>
          <w:sz w:val="24"/>
          <w:szCs w:val="24"/>
        </w:rPr>
        <w:t>associated with these processes</w:t>
      </w:r>
      <w:r w:rsidR="001D3F59" w:rsidRPr="00B65ED4">
        <w:rPr>
          <w:rFonts w:ascii="Times New Roman" w:eastAsia="Times New Roman" w:hAnsi="Times New Roman" w:cs="Times New Roman"/>
          <w:sz w:val="24"/>
          <w:szCs w:val="24"/>
        </w:rPr>
        <w:t xml:space="preserve"> in lakes</w:t>
      </w:r>
      <w:r w:rsidRPr="00B65ED4">
        <w:rPr>
          <w:rFonts w:ascii="Times New Roman" w:eastAsia="Times New Roman" w:hAnsi="Times New Roman" w:cs="Times New Roman"/>
          <w:sz w:val="24"/>
          <w:szCs w:val="24"/>
        </w:rPr>
        <w:t>.</w:t>
      </w:r>
      <w:r w:rsidR="002B082E"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 xml:space="preserve">We applied the model to five lakes that encompass </w:t>
      </w:r>
      <w:r w:rsidR="00DC6DC1">
        <w:rPr>
          <w:rFonts w:ascii="Times New Roman" w:eastAsia="Times New Roman" w:hAnsi="Times New Roman" w:cs="Times New Roman"/>
          <w:sz w:val="24"/>
          <w:szCs w:val="24"/>
        </w:rPr>
        <w:t>strong</w:t>
      </w:r>
      <w:r w:rsidR="00DC6DC1" w:rsidRPr="00B65ED4">
        <w:rPr>
          <w:rFonts w:ascii="Times New Roman" w:eastAsia="Times New Roman" w:hAnsi="Times New Roman" w:cs="Times New Roman"/>
          <w:sz w:val="24"/>
          <w:szCs w:val="24"/>
        </w:rPr>
        <w:t xml:space="preserve"> </w:t>
      </w:r>
      <w:r w:rsidR="00D313EC" w:rsidRPr="00B65ED4">
        <w:rPr>
          <w:rFonts w:ascii="Times New Roman" w:eastAsia="Times New Roman" w:hAnsi="Times New Roman" w:cs="Times New Roman"/>
          <w:sz w:val="24"/>
          <w:szCs w:val="24"/>
        </w:rPr>
        <w:t>contrasts in morphology, hydrology, and trophic state to understand the relative influence of these lake characteristics on OC cycling (Hanson et al. 2011)</w:t>
      </w:r>
      <w:r w:rsidR="00561CFB">
        <w:rPr>
          <w:rFonts w:ascii="Times New Roman" w:eastAsia="Times New Roman" w:hAnsi="Times New Roman" w:cs="Times New Roman"/>
          <w:sz w:val="24"/>
          <w:szCs w:val="24"/>
        </w:rPr>
        <w:t>,</w:t>
      </w:r>
      <w:r w:rsidR="00D313EC" w:rsidRPr="00B65ED4">
        <w:rPr>
          <w:rFonts w:ascii="Times New Roman" w:eastAsia="Times New Roman" w:hAnsi="Times New Roman" w:cs="Times New Roman"/>
          <w:sz w:val="24"/>
          <w:szCs w:val="24"/>
        </w:rPr>
        <w:t xml:space="preserve"> and to address our overarching research question: What are the magnitudes and uncertainties in processes governing lake OC cycling and how do these change through time? </w:t>
      </w:r>
      <w:r w:rsidR="00C33781" w:rsidRPr="00B65ED4">
        <w:rPr>
          <w:rFonts w:ascii="Times New Roman" w:eastAsia="Times New Roman" w:hAnsi="Times New Roman" w:cs="Times New Roman"/>
          <w:sz w:val="24"/>
          <w:szCs w:val="24"/>
        </w:rPr>
        <w:t xml:space="preserve">The balance between burial and respiration is particularly important, given that </w:t>
      </w:r>
      <w:r w:rsidR="0096235B" w:rsidRPr="00B65ED4">
        <w:rPr>
          <w:rFonts w:ascii="Times New Roman" w:eastAsia="Times New Roman" w:hAnsi="Times New Roman" w:cs="Times New Roman"/>
          <w:sz w:val="24"/>
          <w:szCs w:val="24"/>
        </w:rPr>
        <w:t>th</w:t>
      </w:r>
      <w:r w:rsidR="0009582B" w:rsidRPr="00B65ED4">
        <w:rPr>
          <w:rFonts w:ascii="Times New Roman" w:eastAsia="Times New Roman" w:hAnsi="Times New Roman" w:cs="Times New Roman"/>
          <w:sz w:val="24"/>
          <w:szCs w:val="24"/>
        </w:rPr>
        <w:t>is</w:t>
      </w:r>
      <w:r w:rsidR="0096235B" w:rsidRPr="00B65ED4">
        <w:rPr>
          <w:rFonts w:ascii="Times New Roman" w:eastAsia="Times New Roman" w:hAnsi="Times New Roman" w:cs="Times New Roman"/>
          <w:sz w:val="24"/>
          <w:szCs w:val="24"/>
        </w:rPr>
        <w:t xml:space="preserve"> represent</w:t>
      </w:r>
      <w:r w:rsidR="0009582B" w:rsidRPr="00B65ED4">
        <w:rPr>
          <w:rFonts w:ascii="Times New Roman" w:eastAsia="Times New Roman" w:hAnsi="Times New Roman" w:cs="Times New Roman"/>
          <w:sz w:val="24"/>
          <w:szCs w:val="24"/>
        </w:rPr>
        <w:t>s</w:t>
      </w:r>
      <w:r w:rsidR="0096235B" w:rsidRPr="00B65ED4">
        <w:rPr>
          <w:rFonts w:ascii="Times New Roman" w:eastAsia="Times New Roman" w:hAnsi="Times New Roman" w:cs="Times New Roman"/>
          <w:sz w:val="24"/>
          <w:szCs w:val="24"/>
        </w:rPr>
        <w:t xml:space="preserve"> the </w:t>
      </w:r>
      <w:r w:rsidR="0009582B" w:rsidRPr="00B65ED4">
        <w:rPr>
          <w:rFonts w:ascii="Times New Roman" w:eastAsia="Times New Roman" w:hAnsi="Times New Roman" w:cs="Times New Roman"/>
          <w:sz w:val="24"/>
          <w:szCs w:val="24"/>
        </w:rPr>
        <w:t>pathway</w:t>
      </w:r>
      <w:r w:rsidR="00C16B08" w:rsidRPr="00B65ED4">
        <w:rPr>
          <w:rFonts w:ascii="Times New Roman" w:eastAsia="Times New Roman" w:hAnsi="Times New Roman" w:cs="Times New Roman"/>
          <w:sz w:val="24"/>
          <w:szCs w:val="24"/>
        </w:rPr>
        <w:t xml:space="preserve"> by which lake OC enters </w:t>
      </w:r>
      <w:r w:rsidR="001D3F59" w:rsidRPr="00B65ED4">
        <w:rPr>
          <w:rFonts w:ascii="Times New Roman" w:eastAsia="Times New Roman" w:hAnsi="Times New Roman" w:cs="Times New Roman"/>
          <w:sz w:val="24"/>
          <w:szCs w:val="24"/>
        </w:rPr>
        <w:t>long-term</w:t>
      </w:r>
      <w:r w:rsidR="00C16B08" w:rsidRPr="00B65ED4">
        <w:rPr>
          <w:rFonts w:ascii="Times New Roman" w:eastAsia="Times New Roman" w:hAnsi="Times New Roman" w:cs="Times New Roman"/>
          <w:sz w:val="24"/>
          <w:szCs w:val="24"/>
        </w:rPr>
        <w:t xml:space="preserve"> storage </w:t>
      </w:r>
      <w:r w:rsidR="00D313EC" w:rsidRPr="00B65ED4">
        <w:rPr>
          <w:rFonts w:ascii="Times New Roman" w:eastAsia="Times New Roman" w:hAnsi="Times New Roman" w:cs="Times New Roman"/>
          <w:sz w:val="24"/>
          <w:szCs w:val="24"/>
        </w:rPr>
        <w:t xml:space="preserve">on geological time scales </w:t>
      </w:r>
      <w:r w:rsidR="00C16B08" w:rsidRPr="00B65ED4">
        <w:rPr>
          <w:rFonts w:ascii="Times New Roman" w:eastAsia="Times New Roman" w:hAnsi="Times New Roman" w:cs="Times New Roman"/>
          <w:sz w:val="24"/>
          <w:szCs w:val="24"/>
        </w:rPr>
        <w:t>or effluxes to the atmosphere</w:t>
      </w:r>
      <w:r w:rsidR="0009582B" w:rsidRPr="00B65ED4">
        <w:rPr>
          <w:rFonts w:ascii="Times New Roman" w:eastAsia="Times New Roman" w:hAnsi="Times New Roman" w:cs="Times New Roman"/>
          <w:sz w:val="24"/>
          <w:szCs w:val="24"/>
        </w:rPr>
        <w:t>,</w:t>
      </w:r>
      <w:r w:rsidR="00C16B08" w:rsidRPr="00B65ED4">
        <w:rPr>
          <w:rFonts w:ascii="Times New Roman" w:eastAsia="Times New Roman" w:hAnsi="Times New Roman" w:cs="Times New Roman"/>
          <w:sz w:val="24"/>
          <w:szCs w:val="24"/>
        </w:rPr>
        <w:t xml:space="preserve"> primarily as CO</w:t>
      </w:r>
      <w:r w:rsidR="00C16B08" w:rsidRPr="00B65ED4">
        <w:rPr>
          <w:rFonts w:ascii="Times New Roman" w:eastAsia="Times New Roman" w:hAnsi="Times New Roman" w:cs="Times New Roman"/>
          <w:sz w:val="24"/>
          <w:szCs w:val="24"/>
          <w:vertAlign w:val="subscript"/>
        </w:rPr>
        <w:t>2</w:t>
      </w:r>
      <w:r w:rsidR="00C16B08" w:rsidRPr="00B65ED4">
        <w:rPr>
          <w:rFonts w:ascii="Times New Roman" w:eastAsia="Times New Roman" w:hAnsi="Times New Roman" w:cs="Times New Roman"/>
          <w:sz w:val="24"/>
          <w:szCs w:val="24"/>
        </w:rPr>
        <w:t xml:space="preserve">. </w:t>
      </w:r>
      <w:bookmarkStart w:id="13" w:name="_d5wy3t4llow9" w:colFirst="0" w:colLast="0"/>
      <w:bookmarkEnd w:id="13"/>
    </w:p>
    <w:p w14:paraId="1B8D1180" w14:textId="77777777" w:rsidR="00B92E04" w:rsidRPr="00B65ED4" w:rsidRDefault="00B92E04" w:rsidP="002F35B3">
      <w:pPr>
        <w:spacing w:line="480" w:lineRule="auto"/>
        <w:rPr>
          <w:rFonts w:ascii="Times New Roman" w:eastAsia="Times New Roman" w:hAnsi="Times New Roman" w:cs="Times New Roman"/>
          <w:sz w:val="24"/>
          <w:szCs w:val="24"/>
        </w:rPr>
      </w:pPr>
    </w:p>
    <w:p w14:paraId="547D25C0"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METHODS</w:t>
      </w:r>
    </w:p>
    <w:p w14:paraId="601E097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14" w:name="_hvnmkjqwqiaq" w:colFirst="0" w:colLast="0"/>
      <w:bookmarkEnd w:id="14"/>
      <w:r w:rsidRPr="00B65ED4">
        <w:rPr>
          <w:rFonts w:ascii="Times New Roman" w:eastAsia="Times New Roman" w:hAnsi="Times New Roman" w:cs="Times New Roman"/>
          <w:i/>
          <w:sz w:val="24"/>
          <w:szCs w:val="24"/>
        </w:rPr>
        <w:t>Study lakes and data sources</w:t>
      </w:r>
    </w:p>
    <w:p w14:paraId="7B5E2ECF" w14:textId="4510F371" w:rsidR="00B51B3B"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We modeled </w:t>
      </w:r>
      <w:r w:rsidR="004718C6" w:rsidRPr="00B65ED4">
        <w:rPr>
          <w:rFonts w:ascii="Times New Roman" w:eastAsia="Times New Roman" w:hAnsi="Times New Roman" w:cs="Times New Roman"/>
          <w:sz w:val="24"/>
          <w:szCs w:val="24"/>
        </w:rPr>
        <w:t>t</w:t>
      </w:r>
      <w:r w:rsidR="000238DD" w:rsidRPr="00B65ED4">
        <w:rPr>
          <w:rFonts w:ascii="Times New Roman" w:eastAsia="Times New Roman" w:hAnsi="Times New Roman" w:cs="Times New Roman"/>
          <w:sz w:val="24"/>
          <w:szCs w:val="24"/>
        </w:rPr>
        <w:t>emporal</w:t>
      </w:r>
      <w:r w:rsidR="004718C6" w:rsidRPr="00B65ED4">
        <w:rPr>
          <w:rFonts w:ascii="Times New Roman" w:eastAsia="Times New Roman" w:hAnsi="Times New Roman" w:cs="Times New Roman"/>
          <w:sz w:val="24"/>
          <w:szCs w:val="24"/>
        </w:rPr>
        <w:t xml:space="preserve"> dynamics of </w:t>
      </w:r>
      <w:r w:rsidRPr="00B65ED4">
        <w:rPr>
          <w:rFonts w:ascii="Times New Roman" w:eastAsia="Times New Roman" w:hAnsi="Times New Roman" w:cs="Times New Roman"/>
          <w:sz w:val="24"/>
          <w:szCs w:val="24"/>
        </w:rPr>
        <w:t xml:space="preserve">OC budgets for </w:t>
      </w:r>
      <w:r w:rsidR="00D92041" w:rsidRPr="00B65ED4">
        <w:rPr>
          <w:rFonts w:ascii="Times New Roman" w:eastAsia="Times New Roman" w:hAnsi="Times New Roman" w:cs="Times New Roman"/>
          <w:sz w:val="24"/>
          <w:szCs w:val="24"/>
        </w:rPr>
        <w:t xml:space="preserve">five </w:t>
      </w:r>
      <w:r w:rsidRPr="00B65ED4">
        <w:rPr>
          <w:rFonts w:ascii="Times New Roman" w:eastAsia="Times New Roman" w:hAnsi="Times New Roman" w:cs="Times New Roman"/>
          <w:sz w:val="24"/>
          <w:szCs w:val="24"/>
        </w:rPr>
        <w:t xml:space="preserve">lakes that span a range of limnological characteristics (e.g., hydrologic residence time, </w:t>
      </w:r>
      <w:r w:rsidR="00DB37D5" w:rsidRPr="00B65ED4">
        <w:rPr>
          <w:rFonts w:ascii="Times New Roman" w:eastAsia="Times New Roman" w:hAnsi="Times New Roman" w:cs="Times New Roman"/>
          <w:sz w:val="24"/>
          <w:szCs w:val="24"/>
        </w:rPr>
        <w:t>depth</w:t>
      </w:r>
      <w:r w:rsidR="001D3422" w:rsidRPr="00B65ED4">
        <w:rPr>
          <w:rFonts w:ascii="Times New Roman" w:eastAsia="Times New Roman" w:hAnsi="Times New Roman" w:cs="Times New Roman"/>
          <w:sz w:val="24"/>
          <w:szCs w:val="24"/>
        </w:rPr>
        <w:t>, trophic state</w:t>
      </w:r>
      <w:r w:rsidR="009D6663"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Table 1). Lakes were selected</w:t>
      </w:r>
      <w:r w:rsidR="001D3422" w:rsidRPr="00B65ED4">
        <w:rPr>
          <w:rFonts w:ascii="Times New Roman" w:eastAsia="Times New Roman" w:hAnsi="Times New Roman" w:cs="Times New Roman"/>
          <w:sz w:val="24"/>
          <w:szCs w:val="24"/>
        </w:rPr>
        <w:t xml:space="preserve"> </w:t>
      </w:r>
      <w:r w:rsidR="008A25D2">
        <w:rPr>
          <w:rFonts w:ascii="Times New Roman" w:eastAsia="Times New Roman" w:hAnsi="Times New Roman" w:cs="Times New Roman"/>
          <w:sz w:val="24"/>
          <w:szCs w:val="24"/>
        </w:rPr>
        <w:t>based on</w:t>
      </w:r>
      <w:r w:rsidR="001D3422" w:rsidRPr="00B65ED4">
        <w:rPr>
          <w:rFonts w:ascii="Times New Roman" w:eastAsia="Times New Roman" w:hAnsi="Times New Roman" w:cs="Times New Roman"/>
          <w:sz w:val="24"/>
          <w:szCs w:val="24"/>
        </w:rPr>
        <w:t xml:space="preserve"> contrast</w:t>
      </w:r>
      <w:r w:rsidR="008A25D2">
        <w:rPr>
          <w:rFonts w:ascii="Times New Roman" w:eastAsia="Times New Roman" w:hAnsi="Times New Roman" w:cs="Times New Roman"/>
          <w:sz w:val="24"/>
          <w:szCs w:val="24"/>
        </w:rPr>
        <w:t>ing</w:t>
      </w:r>
      <w:r w:rsidR="001D3422" w:rsidRPr="00B65ED4">
        <w:rPr>
          <w:rFonts w:ascii="Times New Roman" w:eastAsia="Times New Roman" w:hAnsi="Times New Roman" w:cs="Times New Roman"/>
          <w:sz w:val="24"/>
          <w:szCs w:val="24"/>
        </w:rPr>
        <w:t xml:space="preserve"> characteristics and</w:t>
      </w:r>
      <w:r w:rsidR="009D6663" w:rsidRPr="00B65ED4">
        <w:rPr>
          <w:rFonts w:ascii="Times New Roman" w:eastAsia="Times New Roman" w:hAnsi="Times New Roman" w:cs="Times New Roman"/>
          <w:sz w:val="24"/>
          <w:szCs w:val="24"/>
        </w:rPr>
        <w:t xml:space="preserve"> availability of </w:t>
      </w:r>
      <w:r w:rsidRPr="00B65ED4">
        <w:rPr>
          <w:rFonts w:ascii="Times New Roman" w:eastAsia="Times New Roman" w:hAnsi="Times New Roman" w:cs="Times New Roman"/>
          <w:sz w:val="24"/>
          <w:szCs w:val="24"/>
        </w:rPr>
        <w:t xml:space="preserve">observational data. </w:t>
      </w:r>
      <w:r w:rsidR="00261DF2" w:rsidRPr="00B65ED4">
        <w:rPr>
          <w:rFonts w:ascii="Times New Roman" w:eastAsia="Times New Roman" w:hAnsi="Times New Roman" w:cs="Times New Roman"/>
          <w:sz w:val="24"/>
          <w:szCs w:val="24"/>
        </w:rPr>
        <w:t xml:space="preserve">Required </w:t>
      </w:r>
      <w:r w:rsidRPr="00B65ED4">
        <w:rPr>
          <w:rFonts w:ascii="Times New Roman" w:eastAsia="Times New Roman" w:hAnsi="Times New Roman" w:cs="Times New Roman"/>
          <w:sz w:val="24"/>
          <w:szCs w:val="24"/>
        </w:rPr>
        <w:t>observational data included precipitation, hydrological inflow (discharge), inflow DOC concentration</w:t>
      </w:r>
      <w:r w:rsidR="008A25D2">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B85B77" w:rsidRPr="00B65ED4">
        <w:rPr>
          <w:rFonts w:ascii="Times New Roman" w:eastAsia="Times New Roman" w:hAnsi="Times New Roman" w:cs="Times New Roman"/>
          <w:sz w:val="24"/>
          <w:szCs w:val="24"/>
        </w:rPr>
        <w:t xml:space="preserve">various </w:t>
      </w:r>
      <w:r w:rsidRPr="00B65ED4">
        <w:rPr>
          <w:rFonts w:ascii="Times New Roman" w:eastAsia="Times New Roman" w:hAnsi="Times New Roman" w:cs="Times New Roman"/>
          <w:sz w:val="24"/>
          <w:szCs w:val="24"/>
        </w:rPr>
        <w:t xml:space="preserve">in-lake measurements (surface </w:t>
      </w:r>
      <w:r w:rsidR="000238DD" w:rsidRPr="00B65ED4">
        <w:rPr>
          <w:rFonts w:ascii="Times New Roman" w:eastAsia="Times New Roman" w:hAnsi="Times New Roman" w:cs="Times New Roman"/>
          <w:sz w:val="24"/>
          <w:szCs w:val="24"/>
        </w:rPr>
        <w:t xml:space="preserve">water </w:t>
      </w:r>
      <w:r w:rsidRPr="00B65ED4">
        <w:rPr>
          <w:rFonts w:ascii="Times New Roman" w:eastAsia="Times New Roman" w:hAnsi="Times New Roman" w:cs="Times New Roman"/>
          <w:sz w:val="24"/>
          <w:szCs w:val="24"/>
        </w:rPr>
        <w:t xml:space="preserve">temperature,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0238DD" w:rsidRPr="00B65ED4">
        <w:rPr>
          <w:rFonts w:ascii="Times New Roman" w:eastAsia="Times New Roman" w:hAnsi="Times New Roman" w:cs="Times New Roman"/>
          <w:i/>
          <w:sz w:val="24"/>
          <w:szCs w:val="24"/>
        </w:rPr>
        <w:t xml:space="preserve"> </w:t>
      </w:r>
      <w:r w:rsidR="000238DD" w:rsidRPr="00B65ED4">
        <w:rPr>
          <w:rFonts w:ascii="Times New Roman" w:eastAsia="Times New Roman" w:hAnsi="Times New Roman" w:cs="Times New Roman"/>
          <w:sz w:val="24"/>
          <w:szCs w:val="24"/>
        </w:rPr>
        <w:t>concentration</w:t>
      </w:r>
      <w:r w:rsidRPr="00B65ED4">
        <w:rPr>
          <w:rFonts w:ascii="Times New Roman" w:eastAsia="Times New Roman" w:hAnsi="Times New Roman" w:cs="Times New Roman"/>
          <w:sz w:val="24"/>
          <w:szCs w:val="24"/>
        </w:rPr>
        <w:t xml:space="preserve">, and Secchi depth). All lakes had a minimum of 10 years of limnological data used for model training and at least </w:t>
      </w:r>
      <w:r w:rsidR="00091DDF" w:rsidRPr="00B65ED4">
        <w:rPr>
          <w:rFonts w:ascii="Times New Roman" w:eastAsia="Times New Roman" w:hAnsi="Times New Roman" w:cs="Times New Roman"/>
          <w:sz w:val="24"/>
          <w:szCs w:val="24"/>
        </w:rPr>
        <w:t>four</w:t>
      </w:r>
      <w:r w:rsidRPr="00B65ED4">
        <w:rPr>
          <w:rFonts w:ascii="Times New Roman" w:eastAsia="Times New Roman" w:hAnsi="Times New Roman" w:cs="Times New Roman"/>
          <w:sz w:val="24"/>
          <w:szCs w:val="24"/>
        </w:rPr>
        <w:t xml:space="preserve"> years of in-lake DOC and </w:t>
      </w:r>
      <w:r w:rsidR="00DB37D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measurements for model validation</w:t>
      </w:r>
      <w:r w:rsidR="00B85B77"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See </w:t>
      </w:r>
      <w:r w:rsidR="00FD1677" w:rsidRPr="00B65ED4">
        <w:rPr>
          <w:rFonts w:ascii="Times New Roman" w:eastAsia="Times New Roman" w:hAnsi="Times New Roman" w:cs="Times New Roman"/>
          <w:sz w:val="24"/>
          <w:szCs w:val="24"/>
        </w:rPr>
        <w:t>the a</w:t>
      </w:r>
      <w:r w:rsidR="004177CF" w:rsidRPr="00B65ED4">
        <w:rPr>
          <w:rFonts w:ascii="Times New Roman" w:eastAsia="Times New Roman" w:hAnsi="Times New Roman" w:cs="Times New Roman"/>
          <w:sz w:val="24"/>
          <w:szCs w:val="24"/>
        </w:rPr>
        <w:t>ppendix</w:t>
      </w:r>
      <w:r w:rsidRPr="00B65ED4">
        <w:rPr>
          <w:rFonts w:ascii="Times New Roman" w:eastAsia="Times New Roman" w:hAnsi="Times New Roman" w:cs="Times New Roman"/>
          <w:sz w:val="24"/>
          <w:szCs w:val="24"/>
        </w:rPr>
        <w:t xml:space="preserve"> for detailed data descriptions</w:t>
      </w:r>
      <w:r w:rsidR="007832E3" w:rsidRPr="00B65ED4">
        <w:rPr>
          <w:rFonts w:ascii="Times New Roman" w:eastAsia="Times New Roman" w:hAnsi="Times New Roman" w:cs="Times New Roman"/>
          <w:sz w:val="24"/>
          <w:szCs w:val="24"/>
        </w:rPr>
        <w:t xml:space="preserve"> and sources</w:t>
      </w:r>
      <w:r w:rsidRPr="00B65ED4">
        <w:rPr>
          <w:rFonts w:ascii="Times New Roman" w:eastAsia="Times New Roman" w:hAnsi="Times New Roman" w:cs="Times New Roman"/>
          <w:sz w:val="24"/>
          <w:szCs w:val="24"/>
        </w:rPr>
        <w:t xml:space="preserve"> (</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w:t>
      </w:r>
      <w:r w:rsidR="00797426"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bookmarkStart w:id="15" w:name="_zhqmebn7y8o8" w:colFirst="0" w:colLast="0"/>
      <w:bookmarkEnd w:id="15"/>
      <w:r w:rsidR="00324768" w:rsidRPr="00B65ED4">
        <w:rPr>
          <w:rFonts w:ascii="Times New Roman" w:eastAsia="Times New Roman" w:hAnsi="Times New Roman" w:cs="Times New Roman"/>
          <w:sz w:val="24"/>
          <w:szCs w:val="24"/>
        </w:rPr>
        <w:t xml:space="preserve">Our dataset included four oligotrophic lakes and one eutrophic lake. </w:t>
      </w:r>
      <w:r w:rsidR="000820AD" w:rsidRPr="00B65ED4">
        <w:rPr>
          <w:rFonts w:ascii="Times New Roman" w:eastAsia="Times New Roman" w:hAnsi="Times New Roman" w:cs="Times New Roman"/>
          <w:sz w:val="24"/>
          <w:szCs w:val="24"/>
        </w:rPr>
        <w:t>Lake</w:t>
      </w:r>
      <w:r w:rsidR="007445CA" w:rsidRPr="00B65ED4">
        <w:rPr>
          <w:rFonts w:ascii="Times New Roman" w:eastAsia="Times New Roman" w:hAnsi="Times New Roman" w:cs="Times New Roman"/>
          <w:sz w:val="24"/>
          <w:szCs w:val="24"/>
        </w:rPr>
        <w:t xml:space="preserve"> areas</w:t>
      </w:r>
      <w:r w:rsidR="000820AD" w:rsidRPr="00B65ED4">
        <w:rPr>
          <w:rFonts w:ascii="Times New Roman" w:eastAsia="Times New Roman" w:hAnsi="Times New Roman" w:cs="Times New Roman"/>
          <w:sz w:val="24"/>
          <w:szCs w:val="24"/>
        </w:rPr>
        <w:t xml:space="preserve"> ranged from 71.38 </w:t>
      </w:r>
      <w:r w:rsidR="00492471" w:rsidRPr="00B65ED4">
        <w:rPr>
          <w:rFonts w:ascii="Times New Roman" w:eastAsia="Times New Roman" w:hAnsi="Times New Roman" w:cs="Times New Roman"/>
          <w:sz w:val="24"/>
          <w:szCs w:val="24"/>
        </w:rPr>
        <w:t xml:space="preserve">ha </w:t>
      </w:r>
      <w:r w:rsidR="000820AD" w:rsidRPr="00B65ED4">
        <w:rPr>
          <w:rFonts w:ascii="Times New Roman" w:eastAsia="Times New Roman" w:hAnsi="Times New Roman" w:cs="Times New Roman"/>
          <w:sz w:val="24"/>
          <w:szCs w:val="24"/>
        </w:rPr>
        <w:t>to 565000</w:t>
      </w:r>
      <w:r w:rsidR="00492471" w:rsidRPr="00B65ED4">
        <w:rPr>
          <w:rFonts w:ascii="Times New Roman" w:eastAsia="Times New Roman" w:hAnsi="Times New Roman" w:cs="Times New Roman"/>
          <w:sz w:val="24"/>
          <w:szCs w:val="24"/>
        </w:rPr>
        <w:t xml:space="preserve"> ha</w:t>
      </w:r>
      <w:r w:rsidR="000820AD" w:rsidRPr="00B65ED4">
        <w:rPr>
          <w:rFonts w:ascii="Times New Roman" w:eastAsia="Times New Roman" w:hAnsi="Times New Roman" w:cs="Times New Roman"/>
          <w:sz w:val="24"/>
          <w:szCs w:val="24"/>
        </w:rPr>
        <w:t xml:space="preserve"> and mean depths ranged from 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xml:space="preserve"> to 27</w:t>
      </w:r>
      <w:r w:rsidR="00492471" w:rsidRPr="00B65ED4">
        <w:rPr>
          <w:rFonts w:ascii="Times New Roman" w:eastAsia="Times New Roman" w:hAnsi="Times New Roman" w:cs="Times New Roman"/>
          <w:sz w:val="24"/>
          <w:szCs w:val="24"/>
        </w:rPr>
        <w:t xml:space="preserve"> m</w:t>
      </w:r>
      <w:r w:rsidR="000820AD" w:rsidRPr="00B65ED4">
        <w:rPr>
          <w:rFonts w:ascii="Times New Roman" w:eastAsia="Times New Roman" w:hAnsi="Times New Roman" w:cs="Times New Roman"/>
          <w:sz w:val="24"/>
          <w:szCs w:val="24"/>
        </w:rPr>
        <w:t>. Hydrologic residence time</w:t>
      </w:r>
      <w:r w:rsidR="000B0CAD" w:rsidRPr="00B65ED4">
        <w:rPr>
          <w:rFonts w:ascii="Times New Roman" w:eastAsia="Times New Roman" w:hAnsi="Times New Roman" w:cs="Times New Roman"/>
          <w:sz w:val="24"/>
          <w:szCs w:val="24"/>
        </w:rPr>
        <w:t>s</w:t>
      </w:r>
      <w:r w:rsidR="000820AD" w:rsidRPr="00B65ED4">
        <w:rPr>
          <w:rFonts w:ascii="Times New Roman" w:eastAsia="Times New Roman" w:hAnsi="Times New Roman" w:cs="Times New Roman"/>
          <w:sz w:val="24"/>
          <w:szCs w:val="24"/>
        </w:rPr>
        <w:t xml:space="preserve"> ranged </w:t>
      </w:r>
      <w:r w:rsidR="00BB6DBF" w:rsidRPr="00B65ED4">
        <w:rPr>
          <w:rFonts w:ascii="Times New Roman" w:eastAsia="Times New Roman" w:hAnsi="Times New Roman" w:cs="Times New Roman"/>
          <w:sz w:val="24"/>
          <w:szCs w:val="24"/>
        </w:rPr>
        <w:t xml:space="preserve">from </w:t>
      </w:r>
      <w:r w:rsidR="000820AD" w:rsidRPr="00B65ED4">
        <w:rPr>
          <w:rFonts w:ascii="Times New Roman" w:eastAsia="Times New Roman" w:hAnsi="Times New Roman" w:cs="Times New Roman"/>
          <w:sz w:val="24"/>
          <w:szCs w:val="24"/>
        </w:rPr>
        <w:t xml:space="preserve">0.8 </w:t>
      </w:r>
      <w:r w:rsidR="00370B48" w:rsidRPr="00B65ED4">
        <w:rPr>
          <w:rFonts w:ascii="Times New Roman" w:eastAsia="Times New Roman" w:hAnsi="Times New Roman" w:cs="Times New Roman"/>
          <w:sz w:val="24"/>
          <w:szCs w:val="24"/>
        </w:rPr>
        <w:t xml:space="preserve">years </w:t>
      </w:r>
      <w:r w:rsidR="000820AD" w:rsidRPr="00B65ED4">
        <w:rPr>
          <w:rFonts w:ascii="Times New Roman" w:eastAsia="Times New Roman" w:hAnsi="Times New Roman" w:cs="Times New Roman"/>
          <w:sz w:val="24"/>
          <w:szCs w:val="24"/>
        </w:rPr>
        <w:t xml:space="preserve">to 6.3 years. </w:t>
      </w:r>
      <w:r w:rsidR="002F1D1D" w:rsidRPr="00B65ED4">
        <w:rPr>
          <w:rFonts w:ascii="Times New Roman" w:eastAsia="Times New Roman" w:hAnsi="Times New Roman" w:cs="Times New Roman"/>
          <w:sz w:val="24"/>
          <w:szCs w:val="24"/>
        </w:rPr>
        <w:t>In-lake mean annual DOC</w:t>
      </w:r>
      <w:r w:rsidR="00492471" w:rsidRPr="00B65ED4">
        <w:rPr>
          <w:rFonts w:ascii="Times New Roman" w:eastAsia="Times New Roman" w:hAnsi="Times New Roman" w:cs="Times New Roman"/>
          <w:sz w:val="24"/>
          <w:szCs w:val="24"/>
        </w:rPr>
        <w:t xml:space="preserve"> concentrations</w:t>
      </w:r>
      <w:r w:rsidR="002F1D1D" w:rsidRPr="00B65ED4">
        <w:rPr>
          <w:rFonts w:ascii="Times New Roman" w:eastAsia="Times New Roman" w:hAnsi="Times New Roman" w:cs="Times New Roman"/>
          <w:sz w:val="24"/>
          <w:szCs w:val="24"/>
        </w:rPr>
        <w:t xml:space="preserve"> ranged</w:t>
      </w:r>
      <w:r w:rsidR="00BB6DBF" w:rsidRPr="00B65ED4">
        <w:rPr>
          <w:rFonts w:ascii="Times New Roman" w:eastAsia="Times New Roman" w:hAnsi="Times New Roman" w:cs="Times New Roman"/>
          <w:sz w:val="24"/>
          <w:szCs w:val="24"/>
        </w:rPr>
        <w:t xml:space="preserve"> from</w:t>
      </w:r>
      <w:r w:rsidR="002F1D1D" w:rsidRPr="00B65ED4">
        <w:rPr>
          <w:rFonts w:ascii="Times New Roman" w:eastAsia="Times New Roman" w:hAnsi="Times New Roman" w:cs="Times New Roman"/>
          <w:sz w:val="24"/>
          <w:szCs w:val="24"/>
        </w:rPr>
        <w:t xml:space="preserve"> 3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492471" w:rsidRPr="00B65ED4">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 xml:space="preserve">to 6 </w:t>
      </w:r>
      <w:r w:rsidR="00492471" w:rsidRPr="00B65ED4">
        <w:rPr>
          <w:rFonts w:ascii="Times New Roman" w:eastAsia="Times New Roman" w:hAnsi="Times New Roman" w:cs="Times New Roman"/>
          <w:sz w:val="24"/>
          <w:szCs w:val="24"/>
        </w:rPr>
        <w:t>g m</w:t>
      </w:r>
      <w:r w:rsidR="00492471" w:rsidRPr="00B65ED4">
        <w:rPr>
          <w:rFonts w:ascii="Times New Roman" w:eastAsia="Times New Roman" w:hAnsi="Times New Roman" w:cs="Times New Roman"/>
          <w:sz w:val="24"/>
          <w:szCs w:val="24"/>
          <w:vertAlign w:val="superscript"/>
        </w:rPr>
        <w:t>-3</w:t>
      </w:r>
      <w:r w:rsidR="00D846BF">
        <w:rPr>
          <w:rFonts w:ascii="Times New Roman" w:eastAsia="Times New Roman" w:hAnsi="Times New Roman" w:cs="Times New Roman"/>
          <w:sz w:val="24"/>
          <w:szCs w:val="24"/>
        </w:rPr>
        <w:t xml:space="preserve">. </w:t>
      </w:r>
      <w:r w:rsidR="002F1D1D" w:rsidRPr="00B65ED4">
        <w:rPr>
          <w:rFonts w:ascii="Times New Roman" w:eastAsia="Times New Roman" w:hAnsi="Times New Roman" w:cs="Times New Roman"/>
          <w:sz w:val="24"/>
          <w:szCs w:val="24"/>
        </w:rPr>
        <w:t>Watersheds are primarily forested for Harp</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Trout</w:t>
      </w:r>
      <w:r w:rsidR="00D2691C" w:rsidRPr="00B65ED4">
        <w:rPr>
          <w:rFonts w:ascii="Times New Roman" w:eastAsia="Times New Roman" w:hAnsi="Times New Roman" w:cs="Times New Roman"/>
          <w:sz w:val="24"/>
          <w:szCs w:val="24"/>
        </w:rPr>
        <w:t xml:space="preserve"> Lake</w:t>
      </w:r>
      <w:r w:rsidR="002F1D1D" w:rsidRPr="00B65ED4">
        <w:rPr>
          <w:rFonts w:ascii="Times New Roman" w:eastAsia="Times New Roman" w:hAnsi="Times New Roman" w:cs="Times New Roman"/>
          <w:sz w:val="24"/>
          <w:szCs w:val="24"/>
        </w:rPr>
        <w:t xml:space="preserve">, </w:t>
      </w:r>
      <w:r w:rsidR="00BB6DBF" w:rsidRPr="00B65ED4">
        <w:rPr>
          <w:rFonts w:ascii="Times New Roman" w:eastAsia="Times New Roman" w:hAnsi="Times New Roman" w:cs="Times New Roman"/>
          <w:sz w:val="24"/>
          <w:szCs w:val="24"/>
        </w:rPr>
        <w:t xml:space="preserve">and </w:t>
      </w:r>
      <w:r w:rsidR="00D2691C" w:rsidRPr="00B65ED4">
        <w:rPr>
          <w:rFonts w:ascii="Times New Roman" w:eastAsia="Times New Roman" w:hAnsi="Times New Roman" w:cs="Times New Roman"/>
          <w:sz w:val="24"/>
          <w:szCs w:val="24"/>
        </w:rPr>
        <w:t xml:space="preserve">Lake </w:t>
      </w:r>
      <w:r w:rsidR="002F1D1D" w:rsidRPr="00B65ED4">
        <w:rPr>
          <w:rFonts w:ascii="Times New Roman" w:eastAsia="Times New Roman" w:hAnsi="Times New Roman" w:cs="Times New Roman"/>
          <w:sz w:val="24"/>
          <w:szCs w:val="24"/>
        </w:rPr>
        <w:t>Vanern</w:t>
      </w:r>
      <w:r w:rsidR="00BB6DBF" w:rsidRPr="00B65ED4">
        <w:rPr>
          <w:rFonts w:ascii="Times New Roman" w:eastAsia="Times New Roman" w:hAnsi="Times New Roman" w:cs="Times New Roman"/>
          <w:sz w:val="24"/>
          <w:szCs w:val="24"/>
        </w:rPr>
        <w:t>;</w:t>
      </w:r>
      <w:r w:rsidR="002F1D1D" w:rsidRPr="00B65ED4">
        <w:rPr>
          <w:rFonts w:ascii="Times New Roman" w:eastAsia="Times New Roman" w:hAnsi="Times New Roman" w:cs="Times New Roman"/>
          <w:sz w:val="24"/>
          <w:szCs w:val="24"/>
        </w:rPr>
        <w:t xml:space="preserve"> whereas Toolik </w:t>
      </w:r>
      <w:r w:rsidR="00D2691C" w:rsidRPr="00B65ED4">
        <w:rPr>
          <w:rFonts w:ascii="Times New Roman" w:eastAsia="Times New Roman" w:hAnsi="Times New Roman" w:cs="Times New Roman"/>
          <w:sz w:val="24"/>
          <w:szCs w:val="24"/>
        </w:rPr>
        <w:t xml:space="preserve">Lake </w:t>
      </w:r>
      <w:r w:rsidR="00BB6DBF" w:rsidRPr="00B65ED4">
        <w:rPr>
          <w:rFonts w:ascii="Times New Roman" w:eastAsia="Times New Roman" w:hAnsi="Times New Roman" w:cs="Times New Roman"/>
          <w:sz w:val="24"/>
          <w:szCs w:val="24"/>
        </w:rPr>
        <w:t>is</w:t>
      </w:r>
      <w:r w:rsidR="002F1D1D" w:rsidRPr="00B65ED4">
        <w:rPr>
          <w:rFonts w:ascii="Times New Roman" w:eastAsia="Times New Roman" w:hAnsi="Times New Roman" w:cs="Times New Roman"/>
          <w:sz w:val="24"/>
          <w:szCs w:val="24"/>
        </w:rPr>
        <w:t xml:space="preserve"> in a tundra-dominated watershed and Monona </w:t>
      </w:r>
      <w:r w:rsidR="00BB6DBF" w:rsidRPr="00B65ED4">
        <w:rPr>
          <w:rFonts w:ascii="Times New Roman" w:eastAsia="Times New Roman" w:hAnsi="Times New Roman" w:cs="Times New Roman"/>
          <w:sz w:val="24"/>
          <w:szCs w:val="24"/>
        </w:rPr>
        <w:t xml:space="preserve">is </w:t>
      </w:r>
      <w:r w:rsidR="002F1D1D" w:rsidRPr="00B65ED4">
        <w:rPr>
          <w:rFonts w:ascii="Times New Roman" w:eastAsia="Times New Roman" w:hAnsi="Times New Roman" w:cs="Times New Roman"/>
          <w:sz w:val="24"/>
          <w:szCs w:val="24"/>
        </w:rPr>
        <w:t xml:space="preserve">in an agricultural and </w:t>
      </w:r>
      <w:r w:rsidR="004032ED" w:rsidRPr="00B65ED4">
        <w:rPr>
          <w:rFonts w:ascii="Times New Roman" w:eastAsia="Times New Roman" w:hAnsi="Times New Roman" w:cs="Times New Roman"/>
          <w:sz w:val="24"/>
          <w:szCs w:val="24"/>
        </w:rPr>
        <w:t>heavily developed</w:t>
      </w:r>
      <w:r w:rsidR="002F1D1D" w:rsidRPr="00B65ED4">
        <w:rPr>
          <w:rFonts w:ascii="Times New Roman" w:eastAsia="Times New Roman" w:hAnsi="Times New Roman" w:cs="Times New Roman"/>
          <w:sz w:val="24"/>
          <w:szCs w:val="24"/>
        </w:rPr>
        <w:t xml:space="preserve"> watershed. Although </w:t>
      </w:r>
      <w:r w:rsidR="009B528E" w:rsidRPr="00B65ED4">
        <w:rPr>
          <w:rFonts w:ascii="Times New Roman" w:eastAsia="Times New Roman" w:hAnsi="Times New Roman" w:cs="Times New Roman"/>
          <w:sz w:val="24"/>
          <w:szCs w:val="24"/>
        </w:rPr>
        <w:t xml:space="preserve">the </w:t>
      </w:r>
      <w:r w:rsidR="002F1D1D" w:rsidRPr="00B65ED4">
        <w:rPr>
          <w:rFonts w:ascii="Times New Roman" w:eastAsia="Times New Roman" w:hAnsi="Times New Roman" w:cs="Times New Roman"/>
          <w:sz w:val="24"/>
          <w:szCs w:val="24"/>
        </w:rPr>
        <w:t>lakes span a</w:t>
      </w:r>
      <w:r w:rsidR="006B3D97" w:rsidRPr="00B65ED4">
        <w:rPr>
          <w:rFonts w:ascii="Times New Roman" w:eastAsia="Times New Roman" w:hAnsi="Times New Roman" w:cs="Times New Roman"/>
          <w:sz w:val="24"/>
          <w:szCs w:val="24"/>
        </w:rPr>
        <w:t xml:space="preserve"> set of</w:t>
      </w:r>
      <w:r w:rsidR="002F1D1D" w:rsidRPr="00B65ED4">
        <w:rPr>
          <w:rFonts w:ascii="Times New Roman" w:eastAsia="Times New Roman" w:hAnsi="Times New Roman" w:cs="Times New Roman"/>
          <w:sz w:val="24"/>
          <w:szCs w:val="24"/>
        </w:rPr>
        <w:t xml:space="preserve"> relatively wide environmental gradients, we did not include a formal analysis of OC fates along these gradients due to the small </w:t>
      </w:r>
      <w:r w:rsidR="00EF350B" w:rsidRPr="00B65ED4">
        <w:rPr>
          <w:rFonts w:ascii="Times New Roman" w:eastAsia="Times New Roman" w:hAnsi="Times New Roman" w:cs="Times New Roman"/>
          <w:sz w:val="24"/>
          <w:szCs w:val="24"/>
        </w:rPr>
        <w:t>number of lakes</w:t>
      </w:r>
      <w:r w:rsidR="002F1D1D" w:rsidRPr="00B65ED4">
        <w:rPr>
          <w:rFonts w:ascii="Times New Roman" w:eastAsia="Times New Roman" w:hAnsi="Times New Roman" w:cs="Times New Roman"/>
          <w:sz w:val="24"/>
          <w:szCs w:val="24"/>
        </w:rPr>
        <w:t>.</w:t>
      </w:r>
    </w:p>
    <w:p w14:paraId="6736C2D1" w14:textId="77777777" w:rsidR="004453CF" w:rsidRPr="00B65ED4" w:rsidRDefault="004453CF" w:rsidP="002F35B3">
      <w:pPr>
        <w:spacing w:line="480" w:lineRule="auto"/>
        <w:ind w:firstLine="720"/>
        <w:rPr>
          <w:rFonts w:ascii="Times New Roman" w:eastAsia="Times New Roman" w:hAnsi="Times New Roman" w:cs="Times New Roman"/>
          <w:sz w:val="24"/>
          <w:szCs w:val="24"/>
        </w:rPr>
      </w:pPr>
    </w:p>
    <w:p w14:paraId="3ADCC370"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General model approach</w:t>
      </w:r>
    </w:p>
    <w:p w14:paraId="6C0FE7D9" w14:textId="77777777" w:rsidR="00C836C0" w:rsidRDefault="004A4AE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 d</w:t>
      </w:r>
      <w:r w:rsidR="006631BF">
        <w:rPr>
          <w:rFonts w:ascii="Times New Roman" w:eastAsia="Times New Roman" w:hAnsi="Times New Roman" w:cs="Times New Roman"/>
          <w:sz w:val="24"/>
          <w:szCs w:val="24"/>
        </w:rPr>
        <w:t>evelop</w:t>
      </w:r>
      <w:r w:rsidRPr="00B65ED4">
        <w:rPr>
          <w:rFonts w:ascii="Times New Roman" w:eastAsia="Times New Roman" w:hAnsi="Times New Roman" w:cs="Times New Roman"/>
          <w:sz w:val="24"/>
          <w:szCs w:val="24"/>
        </w:rPr>
        <w:t>ed a relatively simple</w:t>
      </w:r>
      <w:r w:rsidR="001B0F53" w:rsidRPr="00B65ED4">
        <w:rPr>
          <w:rFonts w:ascii="Times New Roman" w:eastAsia="Times New Roman" w:hAnsi="Times New Roman" w:cs="Times New Roman"/>
          <w:sz w:val="24"/>
          <w:szCs w:val="24"/>
        </w:rPr>
        <w:t>, dynamic</w:t>
      </w:r>
      <w:r w:rsidRPr="00B65ED4">
        <w:rPr>
          <w:rFonts w:ascii="Times New Roman" w:eastAsia="Times New Roman" w:hAnsi="Times New Roman" w:cs="Times New Roman"/>
          <w:sz w:val="24"/>
          <w:szCs w:val="24"/>
        </w:rPr>
        <w:t xml:space="preserve"> mass balance model </w:t>
      </w:r>
      <w:r w:rsidR="004718C6" w:rsidRPr="00B65ED4">
        <w:rPr>
          <w:rFonts w:ascii="Times New Roman" w:eastAsia="Times New Roman" w:hAnsi="Times New Roman" w:cs="Times New Roman"/>
          <w:sz w:val="24"/>
          <w:szCs w:val="24"/>
        </w:rPr>
        <w:t>(Fig. 1, Table</w:t>
      </w:r>
      <w:r w:rsidR="00426BF6" w:rsidRPr="00B65ED4">
        <w:rPr>
          <w:rFonts w:ascii="Times New Roman" w:eastAsia="Times New Roman" w:hAnsi="Times New Roman" w:cs="Times New Roman"/>
          <w:sz w:val="24"/>
          <w:szCs w:val="24"/>
        </w:rPr>
        <w:t>s 2-</w:t>
      </w:r>
      <w:r w:rsidR="004718C6" w:rsidRPr="00B65ED4">
        <w:rPr>
          <w:rFonts w:ascii="Times New Roman" w:eastAsia="Times New Roman" w:hAnsi="Times New Roman" w:cs="Times New Roman"/>
          <w:sz w:val="24"/>
          <w:szCs w:val="24"/>
        </w:rPr>
        <w:t xml:space="preserve">3), </w:t>
      </w:r>
      <w:r w:rsidR="001B0F53" w:rsidRPr="00B65ED4">
        <w:rPr>
          <w:rFonts w:ascii="Times New Roman" w:eastAsia="Times New Roman" w:hAnsi="Times New Roman" w:cs="Times New Roman"/>
          <w:sz w:val="24"/>
          <w:szCs w:val="24"/>
        </w:rPr>
        <w:t>that included</w:t>
      </w:r>
      <w:r w:rsidR="004718C6" w:rsidRPr="00B65ED4">
        <w:rPr>
          <w:rFonts w:ascii="Times New Roman" w:eastAsia="Times New Roman" w:hAnsi="Times New Roman" w:cs="Times New Roman"/>
          <w:sz w:val="24"/>
          <w:szCs w:val="24"/>
        </w:rPr>
        <w:t xml:space="preserve"> four state variables representing OC (</w:t>
      </w:r>
      <w:r w:rsidR="00D2691C" w:rsidRPr="00B65ED4">
        <w:rPr>
          <w:rFonts w:ascii="Times New Roman" w:eastAsia="Times New Roman" w:hAnsi="Times New Roman" w:cs="Times New Roman"/>
          <w:sz w:val="24"/>
          <w:szCs w:val="24"/>
        </w:rPr>
        <w:t xml:space="preserve">Table 3, </w:t>
      </w:r>
      <w:r w:rsidR="004718C6" w:rsidRPr="00B65ED4">
        <w:rPr>
          <w:rFonts w:ascii="Times New Roman" w:eastAsia="Times New Roman" w:hAnsi="Times New Roman" w:cs="Times New Roman"/>
          <w:sz w:val="24"/>
          <w:szCs w:val="24"/>
        </w:rPr>
        <w:t>Eqs. 1-4)</w:t>
      </w:r>
      <w:r w:rsidRPr="00B65ED4">
        <w:rPr>
          <w:rFonts w:ascii="Times New Roman" w:eastAsia="Times New Roman" w:hAnsi="Times New Roman" w:cs="Times New Roman"/>
          <w:sz w:val="24"/>
          <w:szCs w:val="24"/>
        </w:rPr>
        <w:t xml:space="preserve"> </w:t>
      </w:r>
      <w:r w:rsidR="004718C6" w:rsidRPr="00B65ED4">
        <w:rPr>
          <w:rFonts w:ascii="Times New Roman" w:eastAsia="Times New Roman" w:hAnsi="Times New Roman" w:cs="Times New Roman"/>
          <w:sz w:val="24"/>
          <w:szCs w:val="24"/>
        </w:rPr>
        <w:t xml:space="preserve">and one representing dissolved </w:t>
      </w:r>
      <w:r w:rsidR="000E47C5" w:rsidRPr="00B65ED4">
        <w:rPr>
          <w:rFonts w:ascii="Times New Roman" w:eastAsia="Times New Roman" w:hAnsi="Times New Roman" w:cs="Times New Roman"/>
          <w:sz w:val="24"/>
          <w:szCs w:val="24"/>
        </w:rPr>
        <w:lastRenderedPageBreak/>
        <w:t>oxygen (DO</w:t>
      </w:r>
      <w:r w:rsidR="004718C6" w:rsidRPr="00B65ED4">
        <w:rPr>
          <w:rFonts w:ascii="Times New Roman" w:eastAsia="Times New Roman" w:hAnsi="Times New Roman" w:cs="Times New Roman"/>
          <w:sz w:val="24"/>
          <w:szCs w:val="24"/>
        </w:rPr>
        <w:t>, Eq. 5).</w:t>
      </w:r>
      <w:r w:rsidRPr="00B65ED4">
        <w:rPr>
          <w:rFonts w:ascii="Times New Roman" w:eastAsia="Times New Roman" w:hAnsi="Times New Roman" w:cs="Times New Roman"/>
          <w:sz w:val="24"/>
          <w:szCs w:val="24"/>
        </w:rPr>
        <w:t xml:space="preserve"> </w:t>
      </w:r>
      <w:r w:rsidR="001B0F53" w:rsidRPr="00B65ED4">
        <w:rPr>
          <w:rFonts w:ascii="Times New Roman" w:eastAsia="Times New Roman" w:hAnsi="Times New Roman" w:cs="Times New Roman"/>
          <w:sz w:val="24"/>
          <w:szCs w:val="24"/>
        </w:rPr>
        <w:t>Static and calibrated p</w:t>
      </w:r>
      <w:r w:rsidR="00B65474" w:rsidRPr="00B65ED4">
        <w:rPr>
          <w:rFonts w:ascii="Times New Roman" w:eastAsia="Times New Roman" w:hAnsi="Times New Roman" w:cs="Times New Roman"/>
          <w:sz w:val="24"/>
          <w:szCs w:val="24"/>
        </w:rPr>
        <w:t xml:space="preserve">arameters for the equations are in Table 2. </w:t>
      </w:r>
      <w:r w:rsidR="004718C6" w:rsidRPr="00B65ED4">
        <w:rPr>
          <w:rFonts w:ascii="Times New Roman" w:eastAsia="Times New Roman" w:hAnsi="Times New Roman" w:cs="Times New Roman"/>
          <w:sz w:val="24"/>
          <w:szCs w:val="24"/>
        </w:rPr>
        <w:t>Allochthonous DOC and POC (Eqs. 1</w:t>
      </w:r>
      <w:r w:rsidR="00426BF6" w:rsidRPr="00B65ED4">
        <w:rPr>
          <w:rFonts w:ascii="Times New Roman" w:eastAsia="Times New Roman" w:hAnsi="Times New Roman" w:cs="Times New Roman"/>
          <w:sz w:val="24"/>
          <w:szCs w:val="24"/>
        </w:rPr>
        <w:t>-</w:t>
      </w:r>
      <w:r w:rsidR="004718C6" w:rsidRPr="00B65ED4">
        <w:rPr>
          <w:rFonts w:ascii="Times New Roman" w:eastAsia="Times New Roman" w:hAnsi="Times New Roman" w:cs="Times New Roman"/>
          <w:sz w:val="24"/>
          <w:szCs w:val="24"/>
        </w:rPr>
        <w:t xml:space="preserve">2) </w:t>
      </w:r>
      <w:r w:rsidR="00A85540" w:rsidRPr="00B65ED4">
        <w:rPr>
          <w:rFonts w:ascii="Times New Roman" w:eastAsia="Times New Roman" w:hAnsi="Times New Roman" w:cs="Times New Roman"/>
          <w:sz w:val="24"/>
          <w:szCs w:val="24"/>
        </w:rPr>
        <w:t xml:space="preserve">for the lakes </w:t>
      </w:r>
      <w:r w:rsidR="004718C6" w:rsidRPr="00B65ED4">
        <w:rPr>
          <w:rFonts w:ascii="Times New Roman" w:eastAsia="Times New Roman" w:hAnsi="Times New Roman" w:cs="Times New Roman"/>
          <w:sz w:val="24"/>
          <w:szCs w:val="24"/>
        </w:rPr>
        <w:t>were modeled separately</w:t>
      </w:r>
      <w:r w:rsidR="00A85540" w:rsidRPr="00B65ED4">
        <w:rPr>
          <w:rFonts w:ascii="Times New Roman" w:eastAsia="Times New Roman" w:hAnsi="Times New Roman" w:cs="Times New Roman"/>
          <w:sz w:val="24"/>
          <w:szCs w:val="24"/>
        </w:rPr>
        <w:t xml:space="preserve"> from au</w:t>
      </w:r>
      <w:r w:rsidR="00426BF6" w:rsidRPr="00B65ED4">
        <w:rPr>
          <w:rFonts w:ascii="Times New Roman" w:eastAsia="Times New Roman" w:hAnsi="Times New Roman" w:cs="Times New Roman"/>
          <w:sz w:val="24"/>
          <w:szCs w:val="24"/>
        </w:rPr>
        <w:t>tochthonous DOC and POC (Eqs. 3-</w:t>
      </w:r>
      <w:r w:rsidR="00A85540" w:rsidRPr="00B65ED4">
        <w:rPr>
          <w:rFonts w:ascii="Times New Roman" w:eastAsia="Times New Roman" w:hAnsi="Times New Roman" w:cs="Times New Roman"/>
          <w:sz w:val="24"/>
          <w:szCs w:val="24"/>
        </w:rPr>
        <w:t xml:space="preserve">4). </w:t>
      </w:r>
      <w:r w:rsidR="00F07D20" w:rsidRPr="00B65ED4">
        <w:rPr>
          <w:rFonts w:ascii="Times New Roman" w:eastAsia="Times New Roman" w:hAnsi="Times New Roman" w:cs="Times New Roman"/>
          <w:sz w:val="24"/>
          <w:szCs w:val="24"/>
        </w:rPr>
        <w:t>The model complexity wa</w:t>
      </w:r>
      <w:r w:rsidR="00EF350B" w:rsidRPr="00B65ED4">
        <w:rPr>
          <w:rFonts w:ascii="Times New Roman" w:eastAsia="Times New Roman" w:hAnsi="Times New Roman" w:cs="Times New Roman"/>
          <w:sz w:val="24"/>
          <w:szCs w:val="24"/>
        </w:rPr>
        <w:t xml:space="preserve">s commensurate with the modest number of observational variables available. We operated the model on a daily time step </w:t>
      </w:r>
      <w:r w:rsidR="00401618">
        <w:rPr>
          <w:rFonts w:ascii="Times New Roman" w:eastAsia="Times New Roman" w:hAnsi="Times New Roman" w:cs="Times New Roman"/>
          <w:sz w:val="24"/>
          <w:szCs w:val="24"/>
        </w:rPr>
        <w:t xml:space="preserve">for </w:t>
      </w:r>
      <w:r w:rsidR="00EF350B" w:rsidRPr="00B65ED4">
        <w:rPr>
          <w:rFonts w:ascii="Times New Roman" w:eastAsia="Times New Roman" w:hAnsi="Times New Roman" w:cs="Times New Roman"/>
          <w:sz w:val="24"/>
          <w:szCs w:val="24"/>
        </w:rPr>
        <w:t>10-13 years</w:t>
      </w:r>
      <w:r w:rsidR="00401618">
        <w:rPr>
          <w:rFonts w:ascii="Times New Roman" w:eastAsia="Times New Roman" w:hAnsi="Times New Roman" w:cs="Times New Roman"/>
          <w:sz w:val="24"/>
          <w:szCs w:val="24"/>
        </w:rPr>
        <w:t>, based on</w:t>
      </w:r>
      <w:r w:rsidR="00EF350B" w:rsidRPr="00B65ED4">
        <w:rPr>
          <w:rFonts w:ascii="Times New Roman" w:eastAsia="Times New Roman" w:hAnsi="Times New Roman" w:cs="Times New Roman"/>
          <w:sz w:val="24"/>
          <w:szCs w:val="24"/>
        </w:rPr>
        <w:t xml:space="preserve"> data availability</w:t>
      </w:r>
      <w:r w:rsidR="00B80037" w:rsidRPr="00B65ED4">
        <w:rPr>
          <w:rFonts w:ascii="Times New Roman" w:eastAsia="Times New Roman" w:hAnsi="Times New Roman" w:cs="Times New Roman"/>
          <w:sz w:val="24"/>
          <w:szCs w:val="24"/>
        </w:rPr>
        <w:t xml:space="preserve">. </w:t>
      </w:r>
    </w:p>
    <w:p w14:paraId="476B574F" w14:textId="599EB74D" w:rsidR="006F641F" w:rsidRDefault="00C836C0" w:rsidP="002C1FB8">
      <w:pPr>
        <w:spacing w:line="480" w:lineRule="auto"/>
        <w:ind w:firstLine="720"/>
        <w:rPr>
          <w:ins w:id="16" w:author="HILARY A DUGAN" w:date="2018-05-07T10:08:00Z"/>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all five lakes are drainage lakes with outlet streams, lake levels are relatively stable. From 1995 to 2017, Trout Lake varied &lt; 0.5 m, and Lake Monona varied &lt; 1 m (Lottig, pers. Comm.). Lake Vanern varied &lt; 1 m from 2003 to </w:t>
      </w:r>
      <w:commentRangeStart w:id="17"/>
      <w:r w:rsidR="00F84B22" w:rsidRPr="00F84B22">
        <w:rPr>
          <w:rFonts w:ascii="Times New Roman" w:eastAsia="Times New Roman" w:hAnsi="Times New Roman" w:cs="Times New Roman"/>
          <w:sz w:val="24"/>
          <w:szCs w:val="24"/>
        </w:rPr>
        <w:t>2009</w:t>
      </w:r>
      <w:commentRangeEnd w:id="17"/>
      <w:r w:rsidR="00F84B22">
        <w:rPr>
          <w:rStyle w:val="CommentReference"/>
        </w:rPr>
        <w:commentReference w:id="17"/>
      </w:r>
      <w:r>
        <w:rPr>
          <w:rFonts w:ascii="Times New Roman" w:eastAsia="Times New Roman" w:hAnsi="Times New Roman" w:cs="Times New Roman"/>
          <w:sz w:val="24"/>
          <w:szCs w:val="24"/>
        </w:rPr>
        <w:t xml:space="preserve"> (</w:t>
      </w:r>
      <w:r w:rsidR="00A93F56">
        <w:rPr>
          <w:rFonts w:ascii="Times New Roman" w:eastAsia="Times New Roman" w:hAnsi="Times New Roman" w:cs="Times New Roman"/>
          <w:sz w:val="24"/>
          <w:szCs w:val="24"/>
        </w:rPr>
        <w:t>Tongal and Berndtsson 2014</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Pr>
          <w:rFonts w:ascii="Times New Roman" w:eastAsia="Times New Roman" w:hAnsi="Times New Roman" w:cs="Times New Roman"/>
          <w:sz w:val="24"/>
          <w:szCs w:val="24"/>
        </w:rPr>
        <w:t xml:space="preserve">level, and therefore </w:t>
      </w:r>
      <w:r w:rsidRPr="00B65ED4">
        <w:rPr>
          <w:rFonts w:ascii="Times New Roman" w:eastAsia="Times New Roman" w:hAnsi="Times New Roman" w:cs="Times New Roman"/>
          <w:sz w:val="24"/>
          <w:szCs w:val="24"/>
        </w:rPr>
        <w:t>volume</w:t>
      </w:r>
      <w:r>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was assumed static </w:t>
      </w:r>
      <w:r w:rsidR="00A93F56">
        <w:rPr>
          <w:rFonts w:ascii="Times New Roman" w:eastAsia="Times New Roman" w:hAnsi="Times New Roman" w:cs="Times New Roman"/>
          <w:sz w:val="24"/>
          <w:szCs w:val="24"/>
        </w:rPr>
        <w:t xml:space="preserve">over the modeling period. </w:t>
      </w:r>
      <w:r w:rsidR="006F641F">
        <w:rPr>
          <w:rFonts w:ascii="Times New Roman" w:eastAsia="Times New Roman" w:hAnsi="Times New Roman" w:cs="Times New Roman"/>
          <w:sz w:val="24"/>
          <w:szCs w:val="24"/>
        </w:rPr>
        <w:t>Inflow discharge at a daily time step was available for all study lakes. DOC concentration of inflows</w:t>
      </w:r>
      <w:r w:rsidR="00A93F56">
        <w:rPr>
          <w:rFonts w:ascii="Times New Roman" w:eastAsia="Times New Roman" w:hAnsi="Times New Roman" w:cs="Times New Roman"/>
          <w:sz w:val="24"/>
          <w:szCs w:val="24"/>
        </w:rPr>
        <w:t xml:space="preserve"> was</w:t>
      </w:r>
      <w:r w:rsidR="006F641F">
        <w:rPr>
          <w:rFonts w:ascii="Times New Roman" w:eastAsia="Times New Roman" w:hAnsi="Times New Roman" w:cs="Times New Roman"/>
          <w:sz w:val="24"/>
          <w:szCs w:val="24"/>
        </w:rPr>
        <w:t xml:space="preserve"> available </w:t>
      </w:r>
      <w:r w:rsidR="00A93F56">
        <w:rPr>
          <w:rFonts w:ascii="Times New Roman" w:eastAsia="Times New Roman" w:hAnsi="Times New Roman" w:cs="Times New Roman"/>
          <w:sz w:val="24"/>
          <w:szCs w:val="24"/>
        </w:rPr>
        <w:t xml:space="preserve">at </w:t>
      </w:r>
      <w:r w:rsidR="006F641F">
        <w:rPr>
          <w:rFonts w:ascii="Times New Roman" w:eastAsia="Times New Roman" w:hAnsi="Times New Roman" w:cs="Times New Roman"/>
          <w:sz w:val="24"/>
          <w:szCs w:val="24"/>
        </w:rPr>
        <w:t>weekly or biweekly</w:t>
      </w:r>
      <w:r w:rsidR="00A93F56">
        <w:rPr>
          <w:rFonts w:ascii="Times New Roman" w:eastAsia="Times New Roman" w:hAnsi="Times New Roman" w:cs="Times New Roman"/>
          <w:sz w:val="24"/>
          <w:szCs w:val="24"/>
        </w:rPr>
        <w:t xml:space="preserve"> intervals</w:t>
      </w:r>
      <w:r w:rsidR="006F641F">
        <w:rPr>
          <w:rFonts w:ascii="Times New Roman" w:eastAsia="Times New Roman" w:hAnsi="Times New Roman" w:cs="Times New Roman"/>
          <w:sz w:val="24"/>
          <w:szCs w:val="24"/>
        </w:rPr>
        <w:t xml:space="preserve">. To model inflow DOC at a daily time step, we used the </w:t>
      </w:r>
      <w:r w:rsidR="006F641F">
        <w:rPr>
          <w:rFonts w:ascii="Times New Roman" w:eastAsia="Times New Roman" w:hAnsi="Times New Roman" w:cs="Times New Roman"/>
          <w:i/>
          <w:sz w:val="24"/>
          <w:szCs w:val="24"/>
        </w:rPr>
        <w:t>loadflex</w:t>
      </w:r>
      <w:r w:rsidR="006F641F">
        <w:rPr>
          <w:rFonts w:ascii="Times New Roman" w:eastAsia="Times New Roman" w:hAnsi="Times New Roman" w:cs="Times New Roman"/>
          <w:sz w:val="24"/>
          <w:szCs w:val="24"/>
        </w:rPr>
        <w:t xml:space="preserve"> package in R to fit stream load models for each system (</w:t>
      </w:r>
      <w:commentRangeStart w:id="18"/>
      <w:r w:rsidR="006F641F" w:rsidRPr="006F641F">
        <w:rPr>
          <w:rFonts w:ascii="Times New Roman" w:eastAsia="Times New Roman" w:hAnsi="Times New Roman" w:cs="Times New Roman"/>
          <w:sz w:val="24"/>
          <w:szCs w:val="24"/>
        </w:rPr>
        <w:t>Appling et al. 2015</w:t>
      </w:r>
      <w:commentRangeEnd w:id="18"/>
      <w:r w:rsidR="00DA2920">
        <w:rPr>
          <w:rStyle w:val="CommentReference"/>
        </w:rPr>
        <w:commentReference w:id="18"/>
      </w:r>
      <w:r w:rsidR="006F641F">
        <w:rPr>
          <w:rFonts w:ascii="Times New Roman" w:eastAsia="Times New Roman" w:hAnsi="Times New Roman" w:cs="Times New Roman"/>
          <w:sz w:val="24"/>
          <w:szCs w:val="24"/>
        </w:rPr>
        <w:t>). We first fit a regressio</w:t>
      </w:r>
      <w:r w:rsidR="00470DE9">
        <w:rPr>
          <w:rFonts w:ascii="Times New Roman" w:eastAsia="Times New Roman" w:hAnsi="Times New Roman" w:cs="Times New Roman"/>
          <w:sz w:val="24"/>
          <w:szCs w:val="24"/>
        </w:rPr>
        <w:t>n model for each lake, which was then incorporated in a composite method, which uses model residuals from the regression model to adjust predictions based on observed data (</w:t>
      </w:r>
      <w:commentRangeStart w:id="19"/>
      <w:r w:rsidR="00470DE9">
        <w:rPr>
          <w:rFonts w:ascii="Times New Roman" w:eastAsia="Times New Roman" w:hAnsi="Times New Roman" w:cs="Times New Roman"/>
          <w:sz w:val="24"/>
          <w:szCs w:val="24"/>
        </w:rPr>
        <w:t>Aulenbach 2013</w:t>
      </w:r>
      <w:commentRangeEnd w:id="19"/>
      <w:r w:rsidR="00DA2920">
        <w:rPr>
          <w:rStyle w:val="CommentReference"/>
        </w:rPr>
        <w:commentReference w:id="19"/>
      </w:r>
      <w:commentRangeStart w:id="20"/>
      <w:r w:rsidR="00470DE9">
        <w:rPr>
          <w:rFonts w:ascii="Times New Roman" w:eastAsia="Times New Roman" w:hAnsi="Times New Roman" w:cs="Times New Roman"/>
          <w:sz w:val="24"/>
          <w:szCs w:val="24"/>
        </w:rPr>
        <w:t>, Kelly et al 2018</w:t>
      </w:r>
      <w:commentRangeEnd w:id="20"/>
      <w:r w:rsidR="00DA2920">
        <w:rPr>
          <w:rStyle w:val="CommentReference"/>
        </w:rPr>
        <w:commentReference w:id="20"/>
      </w:r>
      <w:r w:rsidR="00470DE9">
        <w:rPr>
          <w:rFonts w:ascii="Times New Roman" w:eastAsia="Times New Roman" w:hAnsi="Times New Roman" w:cs="Times New Roman"/>
          <w:sz w:val="24"/>
          <w:szCs w:val="24"/>
        </w:rPr>
        <w:t xml:space="preserve">). </w:t>
      </w:r>
      <w:r w:rsidR="00DA2920">
        <w:rPr>
          <w:rFonts w:ascii="Times New Roman" w:eastAsia="Times New Roman" w:hAnsi="Times New Roman" w:cs="Times New Roman"/>
          <w:sz w:val="24"/>
          <w:szCs w:val="24"/>
        </w:rPr>
        <w:t xml:space="preserve">After testing the nine available regression models, </w:t>
      </w:r>
      <w:commentRangeStart w:id="21"/>
      <w:r w:rsidR="00DA2920">
        <w:rPr>
          <w:rFonts w:ascii="Times New Roman" w:eastAsia="Times New Roman" w:hAnsi="Times New Roman" w:cs="Times New Roman"/>
          <w:sz w:val="24"/>
          <w:szCs w:val="24"/>
        </w:rPr>
        <w:t xml:space="preserve">model 9 </w:t>
      </w:r>
      <w:commentRangeEnd w:id="21"/>
      <w:r w:rsidR="00A93F56">
        <w:rPr>
          <w:rStyle w:val="CommentReference"/>
        </w:rPr>
        <w:commentReference w:id="21"/>
      </w:r>
      <w:ins w:id="22" w:author="HILARY A DUGAN" w:date="2018-05-07T10:51:00Z">
        <w:r w:rsidR="00DA2920">
          <w:rPr>
            <w:rFonts w:ascii="Times New Roman" w:eastAsia="Times New Roman" w:hAnsi="Times New Roman" w:cs="Times New Roman"/>
            <w:sz w:val="24"/>
            <w:szCs w:val="24"/>
          </w:rPr>
          <w:t>was used for all lakes, except Trout Lake where model 4 returned the best fit</w:t>
        </w:r>
      </w:ins>
      <w:ins w:id="23" w:author="HILARY A DUGAN" w:date="2018-05-07T10:52:00Z">
        <w:r w:rsidR="00DA2920">
          <w:rPr>
            <w:rFonts w:ascii="Times New Roman" w:eastAsia="Times New Roman" w:hAnsi="Times New Roman" w:cs="Times New Roman"/>
            <w:sz w:val="24"/>
            <w:szCs w:val="24"/>
          </w:rPr>
          <w:t xml:space="preserve"> (see </w:t>
        </w:r>
      </w:ins>
      <w:ins w:id="24" w:author="HILARY A DUGAN" w:date="2018-05-07T10:53:00Z">
        <w:r w:rsidR="00DA2920">
          <w:rPr>
            <w:rFonts w:ascii="Times New Roman" w:eastAsia="Times New Roman" w:hAnsi="Times New Roman" w:cs="Times New Roman"/>
            <w:sz w:val="24"/>
            <w:szCs w:val="24"/>
          </w:rPr>
          <w:t xml:space="preserve">Kelly et al </w:t>
        </w:r>
      </w:ins>
      <w:ins w:id="25" w:author="HILARY A DUGAN" w:date="2018-05-07T10:52:00Z">
        <w:r w:rsidR="00DA2920">
          <w:rPr>
            <w:rFonts w:ascii="Times New Roman" w:eastAsia="Times New Roman" w:hAnsi="Times New Roman" w:cs="Times New Roman"/>
            <w:sz w:val="24"/>
            <w:szCs w:val="24"/>
          </w:rPr>
          <w:t>201</w:t>
        </w:r>
      </w:ins>
      <w:ins w:id="26" w:author="HILARY A DUGAN" w:date="2018-05-07T10:53:00Z">
        <w:r w:rsidR="00DA2920">
          <w:rPr>
            <w:rFonts w:ascii="Times New Roman" w:eastAsia="Times New Roman" w:hAnsi="Times New Roman" w:cs="Times New Roman"/>
            <w:sz w:val="24"/>
            <w:szCs w:val="24"/>
          </w:rPr>
          <w:t>8</w:t>
        </w:r>
      </w:ins>
      <w:ins w:id="27" w:author="HILARY A DUGAN" w:date="2018-05-07T10:52:00Z">
        <w:r w:rsidR="00DA2920">
          <w:rPr>
            <w:rFonts w:ascii="Times New Roman" w:eastAsia="Times New Roman" w:hAnsi="Times New Roman" w:cs="Times New Roman"/>
            <w:sz w:val="24"/>
            <w:szCs w:val="24"/>
          </w:rPr>
          <w:t xml:space="preserve"> for</w:t>
        </w:r>
      </w:ins>
      <w:ins w:id="28" w:author="HILARY A DUGAN" w:date="2018-05-07T10:53:00Z">
        <w:r w:rsidR="00DA2920">
          <w:rPr>
            <w:rFonts w:ascii="Times New Roman" w:eastAsia="Times New Roman" w:hAnsi="Times New Roman" w:cs="Times New Roman"/>
            <w:sz w:val="24"/>
            <w:szCs w:val="24"/>
          </w:rPr>
          <w:t xml:space="preserve"> full regression</w:t>
        </w:r>
      </w:ins>
      <w:ins w:id="29" w:author="HILARY A DUGAN" w:date="2018-05-07T10:52:00Z">
        <w:r w:rsidR="00DA2920">
          <w:rPr>
            <w:rFonts w:ascii="Times New Roman" w:eastAsia="Times New Roman" w:hAnsi="Times New Roman" w:cs="Times New Roman"/>
            <w:sz w:val="24"/>
            <w:szCs w:val="24"/>
          </w:rPr>
          <w:t xml:space="preserve"> model</w:t>
        </w:r>
      </w:ins>
      <w:ins w:id="30" w:author="HILARY A DUGAN" w:date="2018-05-07T10:53:00Z">
        <w:r w:rsidR="00DA2920">
          <w:rPr>
            <w:rFonts w:ascii="Times New Roman" w:eastAsia="Times New Roman" w:hAnsi="Times New Roman" w:cs="Times New Roman"/>
            <w:sz w:val="24"/>
            <w:szCs w:val="24"/>
          </w:rPr>
          <w:t xml:space="preserve"> equations)</w:t>
        </w:r>
      </w:ins>
      <w:ins w:id="31" w:author="HILARY A DUGAN" w:date="2018-05-07T10:51:00Z">
        <w:r w:rsidR="00DA2920">
          <w:rPr>
            <w:rFonts w:ascii="Times New Roman" w:eastAsia="Times New Roman" w:hAnsi="Times New Roman" w:cs="Times New Roman"/>
            <w:sz w:val="24"/>
            <w:szCs w:val="24"/>
          </w:rPr>
          <w:t xml:space="preserve">. </w:t>
        </w:r>
      </w:ins>
      <w:moveToRangeStart w:id="32" w:author="immccull@gmail.com" w:date="2018-05-11T10:29:00Z" w:name="move513797905"/>
      <w:moveTo w:id="33" w:author="immccull@gmail.com" w:date="2018-05-11T10:29:00Z">
        <w:r w:rsidR="002C1FB8" w:rsidRPr="00B65ED4">
          <w:rPr>
            <w:rFonts w:ascii="Times New Roman" w:eastAsia="Times New Roman" w:hAnsi="Times New Roman" w:cs="Times New Roman"/>
            <w:sz w:val="24"/>
            <w:szCs w:val="24"/>
          </w:rPr>
          <w:t>When inflow DOC concentrations were not available for all tributaries, DOC contributions for each tributary were estimated based on the proportion of total inflow volume and the assumption that inflow DOC concentration was equal across all tributaries.</w:t>
        </w:r>
      </w:moveTo>
      <w:moveToRangeEnd w:id="32"/>
    </w:p>
    <w:p w14:paraId="42426EA9" w14:textId="14E60319" w:rsidR="0032009C" w:rsidRDefault="004718C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w:t>
      </w:r>
      <w:r w:rsidR="00B80037" w:rsidRPr="00B65ED4">
        <w:rPr>
          <w:rFonts w:ascii="Times New Roman" w:eastAsia="Times New Roman" w:hAnsi="Times New Roman" w:cs="Times New Roman"/>
          <w:sz w:val="24"/>
          <w:szCs w:val="24"/>
        </w:rPr>
        <w:t>bservational data</w:t>
      </w:r>
      <w:r w:rsidR="00261DF2" w:rsidRPr="00B65ED4">
        <w:rPr>
          <w:rFonts w:ascii="Times New Roman" w:eastAsia="Times New Roman" w:hAnsi="Times New Roman" w:cs="Times New Roman"/>
          <w:sz w:val="24"/>
          <w:szCs w:val="24"/>
        </w:rPr>
        <w:t xml:space="preserve"> of in-lake </w:t>
      </w:r>
      <w:r w:rsidR="00C21037"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00261DF2" w:rsidRPr="00B65ED4">
        <w:rPr>
          <w:rFonts w:ascii="Times New Roman" w:eastAsia="Times New Roman" w:hAnsi="Times New Roman" w:cs="Times New Roman"/>
          <w:sz w:val="24"/>
          <w:szCs w:val="24"/>
        </w:rPr>
        <w:t xml:space="preserve">, </w:t>
      </w:r>
      <w:r w:rsidR="00DF5DF6" w:rsidRPr="00B65ED4">
        <w:rPr>
          <w:rFonts w:ascii="Times New Roman" w:eastAsia="Times New Roman" w:hAnsi="Times New Roman" w:cs="Times New Roman"/>
          <w:sz w:val="24"/>
          <w:szCs w:val="24"/>
        </w:rPr>
        <w:t>S</w:t>
      </w:r>
      <w:r w:rsidR="00261DF2" w:rsidRPr="00B65ED4">
        <w:rPr>
          <w:rFonts w:ascii="Times New Roman" w:eastAsia="Times New Roman" w:hAnsi="Times New Roman" w:cs="Times New Roman"/>
          <w:sz w:val="24"/>
          <w:szCs w:val="24"/>
        </w:rPr>
        <w:t>ecchi depth, and temperature</w:t>
      </w:r>
      <w:r w:rsidR="00B80037" w:rsidRPr="00B65ED4">
        <w:rPr>
          <w:rFonts w:ascii="Times New Roman" w:eastAsia="Times New Roman" w:hAnsi="Times New Roman" w:cs="Times New Roman"/>
          <w:sz w:val="24"/>
          <w:szCs w:val="24"/>
        </w:rPr>
        <w:t xml:space="preserve"> were </w:t>
      </w:r>
      <w:r w:rsidR="005A47BF" w:rsidRPr="00B65ED4">
        <w:rPr>
          <w:rFonts w:ascii="Times New Roman" w:eastAsia="Times New Roman" w:hAnsi="Times New Roman" w:cs="Times New Roman"/>
          <w:sz w:val="24"/>
          <w:szCs w:val="24"/>
        </w:rPr>
        <w:t>typically</w:t>
      </w:r>
      <w:r w:rsidR="00B80037" w:rsidRPr="00B65ED4">
        <w:rPr>
          <w:rFonts w:ascii="Times New Roman" w:eastAsia="Times New Roman" w:hAnsi="Times New Roman" w:cs="Times New Roman"/>
          <w:sz w:val="24"/>
          <w:szCs w:val="24"/>
        </w:rPr>
        <w:t xml:space="preserve"> weekly </w:t>
      </w:r>
      <w:r w:rsidR="005A47BF" w:rsidRPr="00B65ED4">
        <w:rPr>
          <w:rFonts w:ascii="Times New Roman" w:eastAsia="Times New Roman" w:hAnsi="Times New Roman" w:cs="Times New Roman"/>
          <w:sz w:val="24"/>
          <w:szCs w:val="24"/>
        </w:rPr>
        <w:t>or</w:t>
      </w:r>
      <w:r w:rsidR="00B80037" w:rsidRPr="00B65ED4">
        <w:rPr>
          <w:rFonts w:ascii="Times New Roman" w:eastAsia="Times New Roman" w:hAnsi="Times New Roman" w:cs="Times New Roman"/>
          <w:sz w:val="24"/>
          <w:szCs w:val="24"/>
        </w:rPr>
        <w:t xml:space="preserve"> bi-weekly</w:t>
      </w:r>
      <w:r w:rsidR="005A47BF" w:rsidRPr="00B65ED4">
        <w:rPr>
          <w:rFonts w:ascii="Times New Roman" w:eastAsia="Times New Roman" w:hAnsi="Times New Roman" w:cs="Times New Roman"/>
          <w:sz w:val="24"/>
          <w:szCs w:val="24"/>
        </w:rPr>
        <w:t xml:space="preserve"> and were linearly interpolated to </w:t>
      </w:r>
      <w:r w:rsidR="00C30946" w:rsidRPr="00B65ED4">
        <w:rPr>
          <w:rFonts w:ascii="Times New Roman" w:eastAsia="Times New Roman" w:hAnsi="Times New Roman" w:cs="Times New Roman"/>
          <w:sz w:val="24"/>
          <w:szCs w:val="24"/>
        </w:rPr>
        <w:t>a daily time step</w:t>
      </w:r>
      <w:r w:rsidR="005A47BF" w:rsidRPr="00B65ED4">
        <w:rPr>
          <w:rFonts w:ascii="Times New Roman" w:eastAsia="Times New Roman" w:hAnsi="Times New Roman" w:cs="Times New Roman"/>
          <w:sz w:val="24"/>
          <w:szCs w:val="24"/>
        </w:rPr>
        <w:t>. P</w:t>
      </w:r>
      <w:r w:rsidR="00C30946" w:rsidRPr="00B65ED4">
        <w:rPr>
          <w:rFonts w:ascii="Times New Roman" w:eastAsia="Times New Roman" w:hAnsi="Times New Roman" w:cs="Times New Roman"/>
          <w:sz w:val="24"/>
          <w:szCs w:val="24"/>
        </w:rPr>
        <w:t>recipitation was assume</w:t>
      </w:r>
      <w:r w:rsidR="00DF5DF6" w:rsidRPr="00B65ED4">
        <w:rPr>
          <w:rFonts w:ascii="Times New Roman" w:eastAsia="Times New Roman" w:hAnsi="Times New Roman" w:cs="Times New Roman"/>
          <w:sz w:val="24"/>
          <w:szCs w:val="24"/>
        </w:rPr>
        <w:t>d</w:t>
      </w:r>
      <w:r w:rsidR="001B0F53" w:rsidRPr="00B65ED4">
        <w:rPr>
          <w:rFonts w:ascii="Times New Roman" w:eastAsia="Times New Roman" w:hAnsi="Times New Roman" w:cs="Times New Roman"/>
          <w:sz w:val="24"/>
          <w:szCs w:val="24"/>
        </w:rPr>
        <w:t xml:space="preserve"> zero for missing dates</w:t>
      </w:r>
      <w:r w:rsidR="009C4F65" w:rsidRPr="00B65ED4">
        <w:rPr>
          <w:rFonts w:ascii="Times New Roman" w:eastAsia="Times New Roman" w:hAnsi="Times New Roman" w:cs="Times New Roman"/>
          <w:sz w:val="24"/>
          <w:szCs w:val="24"/>
        </w:rPr>
        <w:t>; however, precipitation data gaps were rare</w:t>
      </w:r>
      <w:r w:rsidR="00C30946"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Daily </w:t>
      </w:r>
      <w:r w:rsidR="00AF6D6E" w:rsidRPr="00B65ED4">
        <w:rPr>
          <w:rFonts w:ascii="Times New Roman" w:eastAsia="Times New Roman" w:hAnsi="Times New Roman" w:cs="Times New Roman"/>
          <w:sz w:val="24"/>
          <w:szCs w:val="24"/>
        </w:rPr>
        <w:t>evaporative losses</w:t>
      </w:r>
      <w:r w:rsidRPr="00B65ED4">
        <w:rPr>
          <w:rFonts w:ascii="Times New Roman" w:eastAsia="Times New Roman" w:hAnsi="Times New Roman" w:cs="Times New Roman"/>
          <w:sz w:val="24"/>
          <w:szCs w:val="24"/>
        </w:rPr>
        <w:t xml:space="preserve"> </w:t>
      </w:r>
      <w:r w:rsidR="00AF6D6E" w:rsidRPr="00B65ED4">
        <w:rPr>
          <w:rFonts w:ascii="Times New Roman" w:eastAsia="Times New Roman" w:hAnsi="Times New Roman" w:cs="Times New Roman"/>
          <w:sz w:val="24"/>
          <w:szCs w:val="24"/>
        </w:rPr>
        <w:t xml:space="preserve">were </w:t>
      </w:r>
      <w:r w:rsidR="00AF6D6E" w:rsidRPr="00B65ED4">
        <w:rPr>
          <w:rFonts w:ascii="Times New Roman" w:eastAsia="Times New Roman" w:hAnsi="Times New Roman" w:cs="Times New Roman"/>
          <w:sz w:val="24"/>
          <w:szCs w:val="24"/>
        </w:rPr>
        <w:lastRenderedPageBreak/>
        <w:t>assumed to be</w:t>
      </w:r>
      <w:r w:rsidR="00FB0F5E" w:rsidRPr="00B65ED4">
        <w:rPr>
          <w:rFonts w:ascii="Times New Roman" w:eastAsia="Times New Roman" w:hAnsi="Times New Roman" w:cs="Times New Roman"/>
          <w:sz w:val="24"/>
          <w:szCs w:val="24"/>
        </w:rPr>
        <w:t xml:space="preserve"> approximately equal to precipitation</w:t>
      </w:r>
      <w:r w:rsidR="0008092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To account for the absence of winter data at Toolik, we set inflow DOC to 0 when the main infl</w:t>
      </w:r>
      <w:r w:rsidR="004177CF" w:rsidRPr="00B65ED4">
        <w:rPr>
          <w:rFonts w:ascii="Times New Roman" w:eastAsia="Times New Roman" w:hAnsi="Times New Roman" w:cs="Times New Roman"/>
          <w:sz w:val="24"/>
          <w:szCs w:val="24"/>
        </w:rPr>
        <w:t>ow (Toolik Inlet) was frozen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xml:space="preserve">). </w:t>
      </w:r>
      <w:r w:rsidR="005466DF" w:rsidRPr="00B65ED4">
        <w:rPr>
          <w:rFonts w:ascii="Times New Roman" w:eastAsia="Times New Roman" w:hAnsi="Times New Roman" w:cs="Times New Roman"/>
          <w:sz w:val="24"/>
          <w:szCs w:val="24"/>
        </w:rPr>
        <w:t xml:space="preserve">The model was written </w:t>
      </w:r>
      <w:r w:rsidR="00355975">
        <w:rPr>
          <w:rFonts w:ascii="Times New Roman" w:eastAsia="Times New Roman" w:hAnsi="Times New Roman" w:cs="Times New Roman"/>
          <w:sz w:val="24"/>
          <w:szCs w:val="24"/>
        </w:rPr>
        <w:t xml:space="preserve">and executed </w:t>
      </w:r>
      <w:r w:rsidR="005466DF" w:rsidRPr="00B65ED4">
        <w:rPr>
          <w:rFonts w:ascii="Times New Roman" w:eastAsia="Times New Roman" w:hAnsi="Times New Roman" w:cs="Times New Roman"/>
          <w:sz w:val="24"/>
          <w:szCs w:val="24"/>
        </w:rPr>
        <w:t xml:space="preserve">in </w:t>
      </w:r>
      <w:r w:rsidR="00B80037" w:rsidRPr="00B65ED4">
        <w:rPr>
          <w:rFonts w:ascii="Times New Roman" w:eastAsia="Times New Roman" w:hAnsi="Times New Roman" w:cs="Times New Roman"/>
          <w:sz w:val="24"/>
          <w:szCs w:val="24"/>
        </w:rPr>
        <w:t>R version 3.3.2</w:t>
      </w:r>
      <w:r w:rsidR="001B0F53" w:rsidRPr="00B65ED4">
        <w:rPr>
          <w:rFonts w:ascii="Times New Roman" w:eastAsia="Times New Roman" w:hAnsi="Times New Roman" w:cs="Times New Roman"/>
          <w:sz w:val="24"/>
          <w:szCs w:val="24"/>
        </w:rPr>
        <w:t xml:space="preserve"> (R Core Team 2016</w:t>
      </w:r>
      <w:r w:rsidR="00D2691C"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w:t>
      </w:r>
    </w:p>
    <w:p w14:paraId="2127AC6E"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099C3479"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34" w:name="_e3qajp1968u" w:colFirst="0" w:colLast="0"/>
      <w:bookmarkEnd w:id="34"/>
      <w:r w:rsidRPr="00B65ED4">
        <w:rPr>
          <w:rFonts w:ascii="Times New Roman" w:eastAsia="Times New Roman" w:hAnsi="Times New Roman" w:cs="Times New Roman"/>
          <w:i/>
          <w:sz w:val="24"/>
          <w:szCs w:val="24"/>
        </w:rPr>
        <w:t>Allochthonous DOC and POC</w:t>
      </w:r>
    </w:p>
    <w:p w14:paraId="615C4BEE" w14:textId="6E52771B" w:rsidR="00373276"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Changes in allochthonous DOC were modeled as a function of DOC load, deposition, leaching, mineralization, and export (</w:t>
      </w:r>
      <w:r w:rsidR="00130BE6">
        <w:rPr>
          <w:rFonts w:ascii="Times New Roman" w:eastAsia="Times New Roman" w:hAnsi="Times New Roman" w:cs="Times New Roman"/>
          <w:sz w:val="24"/>
          <w:szCs w:val="24"/>
        </w:rPr>
        <w:t>DOC</w:t>
      </w:r>
      <w:r w:rsidR="00130BE6">
        <w:rPr>
          <w:rFonts w:ascii="Times New Roman" w:eastAsia="Times New Roman" w:hAnsi="Times New Roman" w:cs="Times New Roman"/>
          <w:sz w:val="24"/>
          <w:szCs w:val="24"/>
          <w:vertAlign w:val="subscript"/>
        </w:rPr>
        <w:t>Alloch</w:t>
      </w:r>
      <w:r w:rsidR="00130BE6">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1). </w:t>
      </w:r>
      <w:r w:rsidR="00B80037" w:rsidRPr="00B65ED4">
        <w:rPr>
          <w:rFonts w:ascii="Times New Roman" w:eastAsia="Times New Roman" w:hAnsi="Times New Roman" w:cs="Times New Roman"/>
          <w:sz w:val="24"/>
          <w:szCs w:val="24"/>
        </w:rPr>
        <w:t xml:space="preserve">Allochthonous DOC </w:t>
      </w:r>
      <w:r w:rsidR="002D28EA" w:rsidRPr="00B65ED4">
        <w:rPr>
          <w:rFonts w:ascii="Times New Roman" w:eastAsia="Times New Roman" w:hAnsi="Times New Roman" w:cs="Times New Roman"/>
          <w:sz w:val="24"/>
          <w:szCs w:val="24"/>
        </w:rPr>
        <w:t>load</w:t>
      </w:r>
      <w:r w:rsidR="003F30A5"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was calculated as </w:t>
      </w:r>
      <w:r w:rsidR="002C0749" w:rsidRPr="00B65ED4">
        <w:rPr>
          <w:rFonts w:ascii="Times New Roman" w:eastAsia="Times New Roman" w:hAnsi="Times New Roman" w:cs="Times New Roman"/>
          <w:sz w:val="24"/>
          <w:szCs w:val="24"/>
        </w:rPr>
        <w:t>the sum of inflows</w:t>
      </w:r>
      <w:r w:rsidR="00A85540" w:rsidRPr="00B65ED4">
        <w:rPr>
          <w:rFonts w:ascii="Times New Roman" w:eastAsia="Times New Roman" w:hAnsi="Times New Roman" w:cs="Times New Roman"/>
          <w:sz w:val="24"/>
          <w:szCs w:val="24"/>
        </w:rPr>
        <w:t xml:space="preserve"> </w:t>
      </w:r>
      <w:r w:rsidR="00034BD1" w:rsidRPr="00B65ED4">
        <w:rPr>
          <w:rFonts w:ascii="Times New Roman" w:eastAsia="Times New Roman" w:hAnsi="Times New Roman" w:cs="Times New Roman"/>
          <w:sz w:val="24"/>
          <w:szCs w:val="24"/>
        </w:rPr>
        <w:t>(I</w:t>
      </w:r>
      <w:r w:rsidR="00034BD1" w:rsidRPr="00B65ED4">
        <w:rPr>
          <w:rFonts w:ascii="Times New Roman" w:eastAsia="Times New Roman" w:hAnsi="Times New Roman" w:cs="Times New Roman"/>
          <w:sz w:val="24"/>
          <w:szCs w:val="24"/>
          <w:vertAlign w:val="subscript"/>
        </w:rPr>
        <w:t>DOC</w:t>
      </w:r>
      <w:r w:rsidR="00034BD1" w:rsidRPr="00B65ED4">
        <w:rPr>
          <w:rFonts w:ascii="Times New Roman" w:eastAsia="Times New Roman" w:hAnsi="Times New Roman" w:cs="Times New Roman"/>
          <w:sz w:val="24"/>
          <w:szCs w:val="24"/>
        </w:rPr>
        <w:t xml:space="preserve">, Eq. 1.1) </w:t>
      </w:r>
      <w:r w:rsidR="00A85540" w:rsidRPr="00B65ED4">
        <w:rPr>
          <w:rFonts w:ascii="Times New Roman" w:eastAsia="Times New Roman" w:hAnsi="Times New Roman" w:cs="Times New Roman"/>
          <w:sz w:val="24"/>
          <w:szCs w:val="24"/>
        </w:rPr>
        <w:t xml:space="preserve">from </w:t>
      </w:r>
      <w:r w:rsidR="00725DD4">
        <w:rPr>
          <w:rFonts w:ascii="Times New Roman" w:eastAsia="Times New Roman" w:hAnsi="Times New Roman" w:cs="Times New Roman"/>
          <w:sz w:val="24"/>
          <w:szCs w:val="24"/>
        </w:rPr>
        <w:t xml:space="preserve">both </w:t>
      </w:r>
      <w:r w:rsidR="00A85540" w:rsidRPr="00B65ED4">
        <w:rPr>
          <w:rFonts w:ascii="Times New Roman" w:eastAsia="Times New Roman" w:hAnsi="Times New Roman" w:cs="Times New Roman"/>
          <w:sz w:val="24"/>
          <w:szCs w:val="24"/>
        </w:rPr>
        <w:t>surface (I</w:t>
      </w:r>
      <w:r w:rsidR="00A85540" w:rsidRPr="00B65ED4">
        <w:rPr>
          <w:rFonts w:ascii="Times New Roman" w:eastAsia="Times New Roman" w:hAnsi="Times New Roman" w:cs="Times New Roman"/>
          <w:sz w:val="24"/>
          <w:szCs w:val="24"/>
          <w:vertAlign w:val="subscript"/>
        </w:rPr>
        <w:t>DOC.SW</w:t>
      </w:r>
      <w:r w:rsidR="00A85540" w:rsidRPr="00B65ED4">
        <w:rPr>
          <w:rFonts w:ascii="Times New Roman" w:eastAsia="Times New Roman" w:hAnsi="Times New Roman" w:cs="Times New Roman"/>
          <w:sz w:val="24"/>
          <w:szCs w:val="24"/>
        </w:rPr>
        <w:t>, Eq.</w:t>
      </w:r>
      <w:r w:rsidR="003F30A5" w:rsidRPr="00B65ED4">
        <w:rPr>
          <w:rFonts w:ascii="Times New Roman" w:eastAsia="Times New Roman" w:hAnsi="Times New Roman" w:cs="Times New Roman"/>
          <w:sz w:val="24"/>
          <w:szCs w:val="24"/>
        </w:rPr>
        <w:t xml:space="preserve"> 1.11</w:t>
      </w:r>
      <w:r w:rsidR="00A85540" w:rsidRPr="00B65ED4">
        <w:rPr>
          <w:rFonts w:ascii="Times New Roman" w:eastAsia="Times New Roman" w:hAnsi="Times New Roman" w:cs="Times New Roman"/>
          <w:sz w:val="24"/>
          <w:szCs w:val="24"/>
        </w:rPr>
        <w:t>) and groundwater (I</w:t>
      </w:r>
      <w:r w:rsidR="00A85540" w:rsidRPr="00B65ED4">
        <w:rPr>
          <w:rFonts w:ascii="Times New Roman" w:eastAsia="Times New Roman" w:hAnsi="Times New Roman" w:cs="Times New Roman"/>
          <w:sz w:val="24"/>
          <w:szCs w:val="24"/>
          <w:vertAlign w:val="subscript"/>
        </w:rPr>
        <w:t>DOC.GW</w:t>
      </w:r>
      <w:r w:rsidR="003F30A5" w:rsidRPr="00B65ED4">
        <w:rPr>
          <w:rFonts w:ascii="Times New Roman" w:eastAsia="Times New Roman" w:hAnsi="Times New Roman" w:cs="Times New Roman"/>
          <w:sz w:val="24"/>
          <w:szCs w:val="24"/>
        </w:rPr>
        <w:t>, Eq. 1.12</w:t>
      </w:r>
      <w:r w:rsidR="00A85540" w:rsidRPr="00B65ED4">
        <w:rPr>
          <w:rFonts w:ascii="Times New Roman" w:eastAsia="Times New Roman" w:hAnsi="Times New Roman" w:cs="Times New Roman"/>
          <w:sz w:val="24"/>
          <w:szCs w:val="24"/>
        </w:rPr>
        <w:t>)</w:t>
      </w:r>
      <w:r w:rsidR="00034BD1"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and deposition (</w:t>
      </w:r>
      <w:r w:rsidR="0031798E">
        <w:rPr>
          <w:rFonts w:ascii="Times New Roman" w:eastAsia="Times New Roman" w:hAnsi="Times New Roman" w:cs="Times New Roman"/>
          <w:sz w:val="24"/>
          <w:szCs w:val="24"/>
        </w:rPr>
        <w:t>DDOC</w:t>
      </w:r>
      <w:r w:rsidR="003F30A5" w:rsidRPr="00B65ED4">
        <w:rPr>
          <w:rFonts w:ascii="Times New Roman" w:eastAsia="Times New Roman" w:hAnsi="Times New Roman" w:cs="Times New Roman"/>
          <w:sz w:val="24"/>
          <w:szCs w:val="24"/>
        </w:rPr>
        <w:t>, Eq. 1.2</w:t>
      </w:r>
      <w:r w:rsidR="00A85540" w:rsidRPr="00B65ED4">
        <w:rPr>
          <w:rFonts w:ascii="Times New Roman" w:eastAsia="Times New Roman" w:hAnsi="Times New Roman" w:cs="Times New Roman"/>
          <w:sz w:val="24"/>
          <w:szCs w:val="24"/>
        </w:rPr>
        <w:t>) from precipitation (D</w:t>
      </w:r>
      <w:r w:rsidR="00A85540" w:rsidRPr="00B65ED4">
        <w:rPr>
          <w:rFonts w:ascii="Times New Roman" w:eastAsia="Times New Roman" w:hAnsi="Times New Roman" w:cs="Times New Roman"/>
          <w:sz w:val="24"/>
          <w:szCs w:val="24"/>
          <w:vertAlign w:val="subscript"/>
        </w:rPr>
        <w:t>Precip</w:t>
      </w:r>
      <w:r w:rsidR="003F30A5" w:rsidRPr="00B65ED4">
        <w:rPr>
          <w:rFonts w:ascii="Times New Roman" w:eastAsia="Times New Roman" w:hAnsi="Times New Roman" w:cs="Times New Roman"/>
          <w:sz w:val="24"/>
          <w:szCs w:val="24"/>
        </w:rPr>
        <w:t>, Eq. 1.21</w:t>
      </w:r>
      <w:r w:rsidR="00A85540" w:rsidRPr="00B65ED4">
        <w:rPr>
          <w:rFonts w:ascii="Times New Roman" w:eastAsia="Times New Roman" w:hAnsi="Times New Roman" w:cs="Times New Roman"/>
          <w:sz w:val="24"/>
          <w:szCs w:val="24"/>
        </w:rPr>
        <w:t xml:space="preserve">) and </w:t>
      </w:r>
      <w:r w:rsidR="002C0749" w:rsidRPr="00B65ED4">
        <w:rPr>
          <w:rFonts w:ascii="Times New Roman" w:eastAsia="Times New Roman" w:hAnsi="Times New Roman" w:cs="Times New Roman"/>
          <w:sz w:val="24"/>
          <w:szCs w:val="24"/>
        </w:rPr>
        <w:t xml:space="preserve">adjacent </w:t>
      </w:r>
      <w:r w:rsidR="00A85540" w:rsidRPr="00B65ED4">
        <w:rPr>
          <w:rFonts w:ascii="Times New Roman" w:eastAsia="Times New Roman" w:hAnsi="Times New Roman" w:cs="Times New Roman"/>
          <w:sz w:val="24"/>
          <w:szCs w:val="24"/>
        </w:rPr>
        <w:t>wetlands (D</w:t>
      </w:r>
      <w:r w:rsidR="00A85540"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Eq. 1.22</w:t>
      </w:r>
      <w:r w:rsidR="00A85540" w:rsidRPr="00B65ED4">
        <w:rPr>
          <w:rFonts w:ascii="Times New Roman" w:eastAsia="Times New Roman" w:hAnsi="Times New Roman" w:cs="Times New Roman"/>
          <w:sz w:val="24"/>
          <w:szCs w:val="24"/>
        </w:rPr>
        <w:t xml:space="preserve">). </w:t>
      </w:r>
      <w:r w:rsidR="003F30A5" w:rsidRPr="00B65ED4">
        <w:rPr>
          <w:rFonts w:ascii="Times New Roman" w:eastAsia="Times New Roman" w:hAnsi="Times New Roman" w:cs="Times New Roman"/>
          <w:sz w:val="24"/>
          <w:szCs w:val="24"/>
        </w:rPr>
        <w:t xml:space="preserve">Mass loads were calculated as the product of </w:t>
      </w:r>
      <w:r w:rsidR="00725DD4">
        <w:rPr>
          <w:rFonts w:ascii="Times New Roman" w:eastAsia="Times New Roman" w:hAnsi="Times New Roman" w:cs="Times New Roman"/>
          <w:sz w:val="24"/>
          <w:szCs w:val="24"/>
        </w:rPr>
        <w:t xml:space="preserve">DOC </w:t>
      </w:r>
      <w:r w:rsidR="003F30A5" w:rsidRPr="00B65ED4">
        <w:rPr>
          <w:rFonts w:ascii="Times New Roman" w:eastAsia="Times New Roman" w:hAnsi="Times New Roman" w:cs="Times New Roman"/>
          <w:sz w:val="24"/>
          <w:szCs w:val="24"/>
        </w:rPr>
        <w:t>concentrations and flows, except for D</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 which was the product of the proportion of lake perimeter that is wetland (P</w:t>
      </w:r>
      <w:r w:rsidR="003F30A5"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w:t>
      </w:r>
      <w:r w:rsidR="003F30A5" w:rsidRPr="00B65ED4">
        <w:rPr>
          <w:rFonts w:ascii="Times New Roman" w:eastAsia="Times New Roman" w:hAnsi="Times New Roman" w:cs="Times New Roman"/>
          <w:sz w:val="24"/>
          <w:szCs w:val="24"/>
        </w:rPr>
        <w:t xml:space="preserve"> a parameter representing a transfer coefficient (</w:t>
      </w:r>
      <w:r w:rsidR="0031798E">
        <w:rPr>
          <w:rFonts w:ascii="Times New Roman" w:eastAsia="Times New Roman" w:hAnsi="Times New Roman" w:cs="Times New Roman"/>
          <w:sz w:val="24"/>
          <w:szCs w:val="24"/>
        </w:rPr>
        <w:t>CDOC</w:t>
      </w:r>
      <w:r w:rsidR="003F30A5" w:rsidRPr="00B65ED4">
        <w:rPr>
          <w:rFonts w:ascii="Times New Roman" w:eastAsia="Times New Roman" w:hAnsi="Times New Roman" w:cs="Times New Roman"/>
          <w:sz w:val="24"/>
          <w:szCs w:val="24"/>
          <w:vertAlign w:val="subscript"/>
        </w:rPr>
        <w:t>Wetland</w:t>
      </w:r>
      <w:r w:rsidR="003F30A5" w:rsidRPr="00B65ED4">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xml:space="preserve"> of DOC from the wetland to the lake</w:t>
      </w:r>
      <w:r w:rsidR="00034BD1" w:rsidRPr="00B65ED4">
        <w:rPr>
          <w:rFonts w:ascii="Times New Roman" w:eastAsia="Times New Roman" w:hAnsi="Times New Roman" w:cs="Times New Roman"/>
          <w:sz w:val="24"/>
          <w:szCs w:val="24"/>
        </w:rPr>
        <w:t>, and lake perimeter (LakePerimeter)</w:t>
      </w:r>
      <w:r w:rsidR="003F30A5" w:rsidRPr="00B65ED4">
        <w:rPr>
          <w:rFonts w:ascii="Times New Roman" w:eastAsia="Times New Roman" w:hAnsi="Times New Roman" w:cs="Times New Roman"/>
          <w:sz w:val="24"/>
          <w:szCs w:val="24"/>
        </w:rPr>
        <w:t xml:space="preserve">. </w:t>
      </w:r>
      <w:r w:rsidR="00A85540" w:rsidRPr="00B65ED4">
        <w:rPr>
          <w:rFonts w:ascii="Times New Roman" w:eastAsia="Times New Roman" w:hAnsi="Times New Roman" w:cs="Times New Roman"/>
          <w:sz w:val="24"/>
          <w:szCs w:val="24"/>
        </w:rPr>
        <w:t>The third input</w:t>
      </w:r>
      <w:r w:rsidR="003F30A5" w:rsidRPr="00B65ED4">
        <w:rPr>
          <w:rFonts w:ascii="Times New Roman" w:eastAsia="Times New Roman" w:hAnsi="Times New Roman" w:cs="Times New Roman"/>
          <w:sz w:val="24"/>
          <w:szCs w:val="24"/>
        </w:rPr>
        <w:t xml:space="preserve"> (L</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Eq. 1.3)</w:t>
      </w:r>
      <w:r w:rsidR="00F07D20" w:rsidRPr="00B65ED4">
        <w:rPr>
          <w:rFonts w:ascii="Times New Roman" w:eastAsia="Times New Roman" w:hAnsi="Times New Roman" w:cs="Times New Roman"/>
          <w:sz w:val="24"/>
          <w:szCs w:val="24"/>
        </w:rPr>
        <w:t xml:space="preserve"> represented</w:t>
      </w:r>
      <w:r w:rsidR="00F852FC">
        <w:rPr>
          <w:rFonts w:ascii="Times New Roman" w:eastAsia="Times New Roman" w:hAnsi="Times New Roman" w:cs="Times New Roman"/>
          <w:sz w:val="24"/>
          <w:szCs w:val="24"/>
        </w:rPr>
        <w:t xml:space="preserve"> in-lake</w:t>
      </w:r>
      <w:r w:rsidR="00A85540" w:rsidRPr="00B65ED4">
        <w:rPr>
          <w:rFonts w:ascii="Times New Roman" w:eastAsia="Times New Roman" w:hAnsi="Times New Roman" w:cs="Times New Roman"/>
          <w:sz w:val="24"/>
          <w:szCs w:val="24"/>
        </w:rPr>
        <w:t xml:space="preserve"> leaching of POC</w:t>
      </w:r>
      <w:r w:rsidR="00A85540" w:rsidRPr="00B65ED4">
        <w:rPr>
          <w:rFonts w:ascii="Times New Roman" w:eastAsia="Times New Roman" w:hAnsi="Times New Roman" w:cs="Times New Roman"/>
          <w:sz w:val="24"/>
          <w:szCs w:val="24"/>
          <w:vertAlign w:val="subscript"/>
        </w:rPr>
        <w:t>Alloch</w:t>
      </w:r>
      <w:r w:rsidR="00A85540" w:rsidRPr="00B65ED4">
        <w:rPr>
          <w:rFonts w:ascii="Times New Roman" w:eastAsia="Times New Roman" w:hAnsi="Times New Roman" w:cs="Times New Roman"/>
          <w:sz w:val="24"/>
          <w:szCs w:val="24"/>
        </w:rPr>
        <w:t xml:space="preserve"> to DOC</w:t>
      </w:r>
      <w:r w:rsidR="003F30A5" w:rsidRPr="00B65ED4">
        <w:rPr>
          <w:rFonts w:ascii="Times New Roman" w:eastAsia="Times New Roman" w:hAnsi="Times New Roman" w:cs="Times New Roman"/>
          <w:sz w:val="24"/>
          <w:szCs w:val="24"/>
          <w:vertAlign w:val="subscript"/>
        </w:rPr>
        <w:t>Alloch</w:t>
      </w:r>
      <w:r w:rsidR="003F30A5"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as</w:t>
      </w:r>
      <w:r w:rsidR="003F30A5" w:rsidRPr="00B65ED4">
        <w:rPr>
          <w:rFonts w:ascii="Times New Roman" w:eastAsia="Times New Roman" w:hAnsi="Times New Roman" w:cs="Times New Roman"/>
          <w:sz w:val="24"/>
          <w:szCs w:val="24"/>
        </w:rPr>
        <w:t xml:space="preserve"> the product of</w:t>
      </w:r>
      <w:r w:rsidR="00CC0D56" w:rsidRPr="00B65ED4">
        <w:rPr>
          <w:rFonts w:ascii="Times New Roman" w:eastAsia="Times New Roman" w:hAnsi="Times New Roman" w:cs="Times New Roman"/>
          <w:sz w:val="24"/>
          <w:szCs w:val="24"/>
        </w:rPr>
        <w:t xml:space="preserve"> a first-order decay rate (C</w:t>
      </w:r>
      <w:r w:rsidR="00CC0D56" w:rsidRPr="00B65ED4">
        <w:rPr>
          <w:rFonts w:ascii="Times New Roman" w:eastAsia="Times New Roman" w:hAnsi="Times New Roman" w:cs="Times New Roman"/>
          <w:sz w:val="24"/>
          <w:szCs w:val="24"/>
          <w:vertAlign w:val="subscript"/>
        </w:rPr>
        <w:t>LAlloch</w:t>
      </w:r>
      <w:r w:rsidR="00CC0D56" w:rsidRPr="00B65ED4">
        <w:rPr>
          <w:rFonts w:ascii="Times New Roman" w:eastAsia="Times New Roman" w:hAnsi="Times New Roman" w:cs="Times New Roman"/>
          <w:sz w:val="24"/>
          <w:szCs w:val="24"/>
        </w:rPr>
        <w:t>) and</w:t>
      </w:r>
      <w:r w:rsidR="003F30A5" w:rsidRPr="00B65ED4">
        <w:rPr>
          <w:rFonts w:ascii="Times New Roman" w:eastAsia="Times New Roman" w:hAnsi="Times New Roman" w:cs="Times New Roman"/>
          <w:sz w:val="24"/>
          <w:szCs w:val="24"/>
        </w:rPr>
        <w:t xml:space="preserve"> the POC</w:t>
      </w:r>
      <w:r w:rsidR="003F30A5"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concentration</w:t>
      </w:r>
      <w:r w:rsidR="003F30A5" w:rsidRPr="00B65ED4">
        <w:rPr>
          <w:rFonts w:ascii="Times New Roman" w:eastAsia="Times New Roman" w:hAnsi="Times New Roman" w:cs="Times New Roman"/>
          <w:sz w:val="24"/>
          <w:szCs w:val="24"/>
        </w:rPr>
        <w:t>.</w:t>
      </w:r>
      <w:r w:rsidR="00A85540" w:rsidRPr="00B65ED4">
        <w:rPr>
          <w:rFonts w:ascii="Times New Roman" w:eastAsia="Times New Roman" w:hAnsi="Times New Roman" w:cs="Times New Roman"/>
          <w:sz w:val="24"/>
          <w:szCs w:val="24"/>
        </w:rPr>
        <w:t xml:space="preserve"> </w:t>
      </w:r>
      <w:r w:rsidR="00F07D20" w:rsidRPr="00B65ED4">
        <w:rPr>
          <w:rFonts w:ascii="Times New Roman" w:eastAsia="Times New Roman" w:hAnsi="Times New Roman" w:cs="Times New Roman"/>
          <w:sz w:val="24"/>
          <w:szCs w:val="24"/>
        </w:rPr>
        <w:t>There we</w:t>
      </w:r>
      <w:r w:rsidR="004816DC" w:rsidRPr="00B65ED4">
        <w:rPr>
          <w:rFonts w:ascii="Times New Roman" w:eastAsia="Times New Roman" w:hAnsi="Times New Roman" w:cs="Times New Roman"/>
          <w:sz w:val="24"/>
          <w:szCs w:val="24"/>
        </w:rPr>
        <w:t>re two fates of DOC</w:t>
      </w:r>
      <w:r w:rsidR="004816DC" w:rsidRPr="00B65ED4">
        <w:rPr>
          <w:rFonts w:ascii="Times New Roman" w:eastAsia="Times New Roman" w:hAnsi="Times New Roman" w:cs="Times New Roman"/>
          <w:sz w:val="24"/>
          <w:szCs w:val="24"/>
          <w:vertAlign w:val="subscript"/>
        </w:rPr>
        <w:t>Alloch</w:t>
      </w:r>
      <w:r w:rsidR="005F3206">
        <w:rPr>
          <w:rFonts w:ascii="Times New Roman" w:eastAsia="Times New Roman" w:hAnsi="Times New Roman" w:cs="Times New Roman"/>
          <w:sz w:val="24"/>
          <w:szCs w:val="24"/>
          <w:vertAlign w:val="subscript"/>
        </w:rPr>
        <w:t xml:space="preserve"> </w:t>
      </w:r>
      <w:r w:rsidR="005F3206">
        <w:rPr>
          <w:rFonts w:ascii="Times New Roman" w:eastAsia="Times New Roman" w:hAnsi="Times New Roman" w:cs="Times New Roman"/>
          <w:sz w:val="24"/>
          <w:szCs w:val="24"/>
        </w:rPr>
        <w:t>(Eq. 1)</w:t>
      </w:r>
      <w:r w:rsidR="000247C7" w:rsidRPr="00B65ED4">
        <w:rPr>
          <w:rFonts w:ascii="Times New Roman" w:eastAsia="Times New Roman" w:hAnsi="Times New Roman" w:cs="Times New Roman"/>
          <w:sz w:val="24"/>
          <w:szCs w:val="24"/>
        </w:rPr>
        <w:t>. T</w:t>
      </w:r>
      <w:r w:rsidR="00F07D20" w:rsidRPr="00B65ED4">
        <w:rPr>
          <w:rFonts w:ascii="Times New Roman" w:eastAsia="Times New Roman" w:hAnsi="Times New Roman" w:cs="Times New Roman"/>
          <w:sz w:val="24"/>
          <w:szCs w:val="24"/>
        </w:rPr>
        <w:t>he first wa</w:t>
      </w:r>
      <w:r w:rsidR="00BA272B" w:rsidRPr="00B65ED4">
        <w:rPr>
          <w:rFonts w:ascii="Times New Roman" w:eastAsia="Times New Roman" w:hAnsi="Times New Roman" w:cs="Times New Roman"/>
          <w:sz w:val="24"/>
          <w:szCs w:val="24"/>
        </w:rPr>
        <w:t>s mineralization (</w:t>
      </w:r>
      <w:r w:rsidR="008B57EF">
        <w:rPr>
          <w:rFonts w:ascii="Times New Roman" w:eastAsia="Times New Roman" w:hAnsi="Times New Roman" w:cs="Times New Roman"/>
          <w:sz w:val="24"/>
          <w:szCs w:val="24"/>
        </w:rPr>
        <w:t>MDOC</w:t>
      </w:r>
      <w:r w:rsidR="004816DC"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1.4), which wa</w:t>
      </w:r>
      <w:r w:rsidR="004816DC" w:rsidRPr="00B65ED4">
        <w:rPr>
          <w:rFonts w:ascii="Times New Roman" w:eastAsia="Times New Roman" w:hAnsi="Times New Roman" w:cs="Times New Roman"/>
          <w:sz w:val="24"/>
          <w:szCs w:val="24"/>
        </w:rPr>
        <w:t xml:space="preserve">s the product of </w:t>
      </w:r>
      <w:r w:rsidR="00CC0D56" w:rsidRPr="00B65ED4">
        <w:rPr>
          <w:rFonts w:ascii="Times New Roman" w:eastAsia="Times New Roman" w:hAnsi="Times New Roman" w:cs="Times New Roman"/>
          <w:sz w:val="24"/>
          <w:szCs w:val="24"/>
        </w:rPr>
        <w:t>a first-order decay rate (</w:t>
      </w:r>
      <w:r w:rsidR="008B57EF">
        <w:rPr>
          <w:rFonts w:ascii="Times New Roman" w:eastAsia="Times New Roman" w:hAnsi="Times New Roman" w:cs="Times New Roman"/>
          <w:sz w:val="24"/>
          <w:szCs w:val="24"/>
        </w:rPr>
        <w:t>RDOC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the </w:t>
      </w:r>
      <w:r w:rsidR="004816DC" w:rsidRPr="00B65ED4">
        <w:rPr>
          <w:rFonts w:ascii="Times New Roman" w:eastAsia="Times New Roman" w:hAnsi="Times New Roman" w:cs="Times New Roman"/>
          <w:sz w:val="24"/>
          <w:szCs w:val="24"/>
        </w:rPr>
        <w:t>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concentration, and</w:t>
      </w:r>
      <w:r w:rsidR="004816DC" w:rsidRPr="00B65ED4">
        <w:rPr>
          <w:rFonts w:ascii="Times New Roman" w:eastAsia="Times New Roman" w:hAnsi="Times New Roman" w:cs="Times New Roman"/>
          <w:sz w:val="24"/>
          <w:szCs w:val="24"/>
        </w:rPr>
        <w:t xml:space="preserve"> </w:t>
      </w:r>
      <w:r w:rsidR="00CC0D56" w:rsidRPr="00B65ED4">
        <w:rPr>
          <w:rFonts w:ascii="Times New Roman" w:eastAsia="Times New Roman" w:hAnsi="Times New Roman" w:cs="Times New Roman"/>
          <w:sz w:val="24"/>
          <w:szCs w:val="24"/>
        </w:rPr>
        <w:t>a</w:t>
      </w:r>
      <w:r w:rsidR="00E801C4">
        <w:rPr>
          <w:rFonts w:ascii="Times New Roman" w:eastAsia="Times New Roman" w:hAnsi="Times New Roman" w:cs="Times New Roman"/>
          <w:sz w:val="24"/>
          <w:szCs w:val="24"/>
        </w:rPr>
        <w:t xml:space="preserve"> Q</w:t>
      </w:r>
      <w:r w:rsidR="00E801C4" w:rsidRPr="00E801C4">
        <w:rPr>
          <w:rFonts w:ascii="Times New Roman" w:eastAsia="Times New Roman" w:hAnsi="Times New Roman" w:cs="Times New Roman"/>
          <w:sz w:val="24"/>
          <w:szCs w:val="24"/>
          <w:vertAlign w:val="subscript"/>
        </w:rPr>
        <w:t>10</w:t>
      </w:r>
      <w:r w:rsidR="00CC0D56"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temperature </w:t>
      </w:r>
      <w:r w:rsidR="00CC0D56" w:rsidRPr="00B65ED4">
        <w:rPr>
          <w:rFonts w:ascii="Times New Roman" w:eastAsia="Times New Roman" w:hAnsi="Times New Roman" w:cs="Times New Roman"/>
          <w:sz w:val="24"/>
          <w:szCs w:val="24"/>
        </w:rPr>
        <w:t xml:space="preserve">adjustment </w:t>
      </w:r>
      <w:r w:rsidR="004816DC" w:rsidRPr="00B65ED4">
        <w:rPr>
          <w:rFonts w:ascii="Times New Roman" w:eastAsia="Times New Roman" w:hAnsi="Times New Roman" w:cs="Times New Roman"/>
          <w:sz w:val="24"/>
          <w:szCs w:val="24"/>
        </w:rPr>
        <w:t xml:space="preserve">using a standard </w:t>
      </w:r>
      <w:r w:rsidR="00F07D20" w:rsidRPr="00B65ED4">
        <w:rPr>
          <w:rFonts w:ascii="Times New Roman" w:eastAsia="Times New Roman" w:hAnsi="Times New Roman" w:cs="Times New Roman"/>
          <w:sz w:val="24"/>
          <w:szCs w:val="24"/>
        </w:rPr>
        <w:t>Arrhenius equation. The second wa</w:t>
      </w:r>
      <w:r w:rsidR="004816DC" w:rsidRPr="00B65ED4">
        <w:rPr>
          <w:rFonts w:ascii="Times New Roman" w:eastAsia="Times New Roman" w:hAnsi="Times New Roman" w:cs="Times New Roman"/>
          <w:sz w:val="24"/>
          <w:szCs w:val="24"/>
        </w:rPr>
        <w:t>s export downstream (</w:t>
      </w:r>
      <w:r w:rsidR="0031798E">
        <w:rPr>
          <w:rFonts w:ascii="Times New Roman" w:eastAsia="Times New Roman" w:hAnsi="Times New Roman" w:cs="Times New Roman"/>
          <w:sz w:val="24"/>
          <w:szCs w:val="24"/>
        </w:rPr>
        <w:t>EDOC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Eq. 1.5), which </w:t>
      </w:r>
      <w:r w:rsidR="00741306">
        <w:rPr>
          <w:rFonts w:ascii="Times New Roman" w:eastAsia="Times New Roman" w:hAnsi="Times New Roman" w:cs="Times New Roman"/>
          <w:sz w:val="24"/>
          <w:szCs w:val="24"/>
        </w:rPr>
        <w:t>wa</w:t>
      </w:r>
      <w:r w:rsidR="004816DC" w:rsidRPr="00B65ED4">
        <w:rPr>
          <w:rFonts w:ascii="Times New Roman" w:eastAsia="Times New Roman" w:hAnsi="Times New Roman" w:cs="Times New Roman"/>
          <w:sz w:val="24"/>
          <w:szCs w:val="24"/>
        </w:rPr>
        <w:t>s the product of DOC</w:t>
      </w:r>
      <w:r w:rsidR="004816DC" w:rsidRPr="00B65ED4">
        <w:rPr>
          <w:rFonts w:ascii="Times New Roman" w:eastAsia="Times New Roman" w:hAnsi="Times New Roman" w:cs="Times New Roman"/>
          <w:sz w:val="24"/>
          <w:szCs w:val="24"/>
          <w:vertAlign w:val="subscript"/>
        </w:rPr>
        <w:t>Alloch</w:t>
      </w:r>
      <w:r w:rsidR="004816DC" w:rsidRPr="00B65ED4">
        <w:rPr>
          <w:rFonts w:ascii="Times New Roman" w:eastAsia="Times New Roman" w:hAnsi="Times New Roman" w:cs="Times New Roman"/>
          <w:sz w:val="24"/>
          <w:szCs w:val="24"/>
        </w:rPr>
        <w:t xml:space="preserve"> and outflow (Q</w:t>
      </w:r>
      <w:r w:rsidR="004816DC" w:rsidRPr="00B65ED4">
        <w:rPr>
          <w:rFonts w:ascii="Times New Roman" w:eastAsia="Times New Roman" w:hAnsi="Times New Roman" w:cs="Times New Roman"/>
          <w:sz w:val="24"/>
          <w:szCs w:val="24"/>
          <w:vertAlign w:val="subscript"/>
        </w:rPr>
        <w:t>Outflow</w:t>
      </w:r>
      <w:r w:rsidR="004816DC" w:rsidRPr="00B65ED4">
        <w:rPr>
          <w:rFonts w:ascii="Times New Roman" w:eastAsia="Times New Roman" w:hAnsi="Times New Roman" w:cs="Times New Roman"/>
          <w:sz w:val="24"/>
          <w:szCs w:val="24"/>
        </w:rPr>
        <w:t xml:space="preserve">). </w:t>
      </w:r>
    </w:p>
    <w:p w14:paraId="4895A8B9" w14:textId="0D1C48B6" w:rsidR="0032009C" w:rsidRPr="00B65ED4" w:rsidRDefault="00373276" w:rsidP="002F35B3">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Changes in allochthonous POC were modeled as a function of POC load, deposition, leaching, </w:t>
      </w:r>
      <w:r w:rsidR="007141AF">
        <w:rPr>
          <w:rFonts w:ascii="Times New Roman" w:eastAsia="Times New Roman" w:hAnsi="Times New Roman" w:cs="Times New Roman"/>
          <w:sz w:val="24"/>
          <w:szCs w:val="24"/>
        </w:rPr>
        <w:t>burial</w:t>
      </w:r>
      <w:r>
        <w:rPr>
          <w:rFonts w:ascii="Times New Roman" w:eastAsia="Times New Roman" w:hAnsi="Times New Roman" w:cs="Times New Roman"/>
          <w:sz w:val="24"/>
          <w:szCs w:val="24"/>
        </w:rPr>
        <w:t>, and export (</w:t>
      </w:r>
      <w:r w:rsidR="007141AF" w:rsidRPr="00B65ED4">
        <w:rPr>
          <w:rFonts w:ascii="Times New Roman" w:eastAsia="Times New Roman" w:hAnsi="Times New Roman" w:cs="Times New Roman"/>
          <w:sz w:val="24"/>
          <w:szCs w:val="24"/>
        </w:rPr>
        <w:t>POC</w:t>
      </w:r>
      <w:r w:rsidR="007141AF" w:rsidRPr="00B65ED4">
        <w:rPr>
          <w:rFonts w:ascii="Times New Roman" w:eastAsia="Times New Roman" w:hAnsi="Times New Roman" w:cs="Times New Roman"/>
          <w:sz w:val="24"/>
          <w:szCs w:val="24"/>
          <w:vertAlign w:val="subscript"/>
        </w:rPr>
        <w:t>Alloch</w:t>
      </w:r>
      <w:r w:rsidR="007141AF">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Eq. </w:t>
      </w:r>
      <w:r w:rsidR="007141AF">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Allochthonous POC </w:t>
      </w:r>
      <w:r w:rsidR="007141AF">
        <w:rPr>
          <w:rFonts w:ascii="Times New Roman" w:eastAsia="Times New Roman" w:hAnsi="Times New Roman" w:cs="Times New Roman"/>
          <w:sz w:val="24"/>
          <w:szCs w:val="24"/>
        </w:rPr>
        <w:t>input</w:t>
      </w:r>
      <w:r w:rsidR="007141AF"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w:t>
      </w:r>
      <w:r w:rsidR="00C2335F">
        <w:rPr>
          <w:rFonts w:ascii="Times New Roman" w:eastAsia="Times New Roman" w:hAnsi="Times New Roman" w:cs="Times New Roman"/>
          <w:sz w:val="24"/>
          <w:szCs w:val="24"/>
        </w:rPr>
        <w:t>I</w:t>
      </w:r>
      <w:r w:rsidR="00C2335F">
        <w:rPr>
          <w:rFonts w:ascii="Times New Roman" w:eastAsia="Times New Roman" w:hAnsi="Times New Roman" w:cs="Times New Roman"/>
          <w:sz w:val="24"/>
          <w:szCs w:val="24"/>
          <w:vertAlign w:val="subscript"/>
        </w:rPr>
        <w:t>POC</w:t>
      </w:r>
      <w:r w:rsidR="00C2335F">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Eq. 2</w:t>
      </w:r>
      <w:r w:rsidR="002F709E" w:rsidRPr="00B65ED4">
        <w:rPr>
          <w:rFonts w:ascii="Times New Roman" w:eastAsia="Times New Roman" w:hAnsi="Times New Roman" w:cs="Times New Roman"/>
          <w:sz w:val="24"/>
          <w:szCs w:val="24"/>
        </w:rPr>
        <w:t>.1</w:t>
      </w:r>
      <w:r w:rsidR="004816DC" w:rsidRPr="00B65ED4">
        <w:rPr>
          <w:rFonts w:ascii="Times New Roman" w:eastAsia="Times New Roman" w:hAnsi="Times New Roman" w:cs="Times New Roman"/>
          <w:sz w:val="24"/>
          <w:szCs w:val="24"/>
        </w:rPr>
        <w:t xml:space="preserve">) was modeled </w:t>
      </w:r>
      <w:r>
        <w:rPr>
          <w:rFonts w:ascii="Times New Roman" w:eastAsia="Times New Roman" w:hAnsi="Times New Roman" w:cs="Times New Roman"/>
          <w:sz w:val="24"/>
          <w:szCs w:val="24"/>
        </w:rPr>
        <w:t xml:space="preserve">as </w:t>
      </w:r>
      <w:r w:rsidR="007141AF">
        <w:rPr>
          <w:rFonts w:ascii="Times New Roman" w:eastAsia="Times New Roman" w:hAnsi="Times New Roman" w:cs="Times New Roman"/>
          <w:sz w:val="24"/>
          <w:szCs w:val="24"/>
        </w:rPr>
        <w:t>a proportion of</w:t>
      </w:r>
      <w:r w:rsidR="007141AF" w:rsidRPr="00B65ED4">
        <w:rPr>
          <w:rFonts w:ascii="Times New Roman" w:eastAsia="Times New Roman" w:hAnsi="Times New Roman" w:cs="Times New Roman"/>
          <w:sz w:val="24"/>
          <w:szCs w:val="24"/>
        </w:rPr>
        <w:t xml:space="preserve"> </w:t>
      </w:r>
      <w:r w:rsidR="007141AF">
        <w:rPr>
          <w:rFonts w:ascii="Times New Roman" w:eastAsia="Times New Roman" w:hAnsi="Times New Roman" w:cs="Times New Roman"/>
          <w:sz w:val="24"/>
          <w:szCs w:val="24"/>
        </w:rPr>
        <w:t>I</w:t>
      </w:r>
      <w:r w:rsidR="007141AF">
        <w:rPr>
          <w:rFonts w:ascii="Times New Roman" w:eastAsia="Times New Roman" w:hAnsi="Times New Roman" w:cs="Times New Roman"/>
          <w:sz w:val="24"/>
          <w:szCs w:val="24"/>
          <w:vertAlign w:val="subscript"/>
        </w:rPr>
        <w:t xml:space="preserve">DOC, </w:t>
      </w:r>
      <w:r w:rsidR="007141AF">
        <w:rPr>
          <w:rFonts w:ascii="Times New Roman" w:eastAsia="Times New Roman" w:hAnsi="Times New Roman" w:cs="Times New Roman"/>
          <w:sz w:val="24"/>
          <w:szCs w:val="24"/>
        </w:rPr>
        <w:t>(</w:t>
      </w:r>
      <w:r w:rsidR="0031798E">
        <w:rPr>
          <w:rFonts w:ascii="Times New Roman" w:eastAsia="Times New Roman" w:hAnsi="Times New Roman" w:cs="Times New Roman"/>
          <w:sz w:val="24"/>
          <w:szCs w:val="24"/>
        </w:rPr>
        <w:t>CPOC</w:t>
      </w:r>
      <w:r w:rsidR="007141AF">
        <w:rPr>
          <w:rFonts w:ascii="Times New Roman" w:eastAsia="Times New Roman" w:hAnsi="Times New Roman" w:cs="Times New Roman"/>
          <w:sz w:val="24"/>
          <w:szCs w:val="24"/>
          <w:vertAlign w:val="subscript"/>
        </w:rPr>
        <w:t>Factor</w:t>
      </w:r>
      <w:r w:rsidR="007141AF">
        <w:rPr>
          <w:rFonts w:ascii="Times New Roman" w:eastAsia="Times New Roman" w:hAnsi="Times New Roman" w:cs="Times New Roman"/>
          <w:sz w:val="24"/>
          <w:szCs w:val="24"/>
        </w:rPr>
        <w:t>)</w:t>
      </w:r>
      <w:r w:rsidR="004816DC" w:rsidRPr="00B65ED4">
        <w:rPr>
          <w:rFonts w:ascii="Times New Roman" w:eastAsia="Times New Roman" w:hAnsi="Times New Roman" w:cs="Times New Roman"/>
          <w:sz w:val="24"/>
          <w:szCs w:val="24"/>
        </w:rPr>
        <w:t>. Deposition (</w:t>
      </w:r>
      <w:r w:rsidR="0031798E">
        <w:rPr>
          <w:rFonts w:ascii="Times New Roman" w:eastAsia="Times New Roman" w:hAnsi="Times New Roman" w:cs="Times New Roman"/>
          <w:sz w:val="24"/>
          <w:szCs w:val="24"/>
        </w:rPr>
        <w:t>DPOC</w:t>
      </w:r>
      <w:r w:rsidR="00F07D20" w:rsidRPr="00B65ED4">
        <w:rPr>
          <w:rFonts w:ascii="Times New Roman" w:eastAsia="Times New Roman" w:hAnsi="Times New Roman" w:cs="Times New Roman"/>
          <w:sz w:val="24"/>
          <w:szCs w:val="24"/>
        </w:rPr>
        <w:t>, Eq. 2.2) wa</w:t>
      </w:r>
      <w:r w:rsidR="004816DC" w:rsidRPr="00B65ED4">
        <w:rPr>
          <w:rFonts w:ascii="Times New Roman" w:eastAsia="Times New Roman" w:hAnsi="Times New Roman" w:cs="Times New Roman"/>
          <w:sz w:val="24"/>
          <w:szCs w:val="24"/>
        </w:rPr>
        <w:t>s the sum of canopy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and wetland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Wetland</w:t>
      </w:r>
      <w:r w:rsidR="004816DC" w:rsidRPr="00B65ED4">
        <w:rPr>
          <w:rFonts w:ascii="Times New Roman" w:eastAsia="Times New Roman" w:hAnsi="Times New Roman" w:cs="Times New Roman"/>
          <w:sz w:val="24"/>
          <w:szCs w:val="24"/>
        </w:rPr>
        <w:t xml:space="preserve">) inputs, where </w:t>
      </w:r>
      <w:r w:rsidR="0031798E">
        <w:rPr>
          <w:rFonts w:ascii="Times New Roman" w:eastAsia="Times New Roman" w:hAnsi="Times New Roman" w:cs="Times New Roman"/>
          <w:sz w:val="24"/>
          <w:szCs w:val="24"/>
        </w:rPr>
        <w:t>DPOC</w:t>
      </w:r>
      <w:r w:rsidR="004816DC" w:rsidRPr="00B65ED4">
        <w:rPr>
          <w:rFonts w:ascii="Times New Roman" w:eastAsia="Times New Roman" w:hAnsi="Times New Roman" w:cs="Times New Roman"/>
          <w:sz w:val="24"/>
          <w:szCs w:val="24"/>
          <w:vertAlign w:val="subscript"/>
        </w:rPr>
        <w:t>Canopy</w:t>
      </w:r>
      <w:r w:rsidR="004816DC" w:rsidRPr="00B65ED4">
        <w:rPr>
          <w:rFonts w:ascii="Times New Roman" w:eastAsia="Times New Roman" w:hAnsi="Times New Roman" w:cs="Times New Roman"/>
          <w:sz w:val="24"/>
          <w:szCs w:val="24"/>
        </w:rPr>
        <w:t xml:space="preserve"> </w:t>
      </w:r>
      <w:r w:rsidR="00C2335F">
        <w:rPr>
          <w:rFonts w:ascii="Times New Roman" w:eastAsia="Times New Roman" w:hAnsi="Times New Roman" w:cs="Times New Roman"/>
          <w:sz w:val="24"/>
          <w:szCs w:val="24"/>
        </w:rPr>
        <w:t xml:space="preserve">(Eq. 2.21) </w:t>
      </w:r>
      <w:r w:rsidR="004816DC" w:rsidRPr="00B65ED4">
        <w:rPr>
          <w:rFonts w:ascii="Times New Roman" w:eastAsia="Times New Roman" w:hAnsi="Times New Roman" w:cs="Times New Roman"/>
          <w:sz w:val="24"/>
          <w:szCs w:val="24"/>
        </w:rPr>
        <w:t xml:space="preserve">was the </w:t>
      </w:r>
      <w:r w:rsidR="004816DC" w:rsidRPr="00B65ED4">
        <w:rPr>
          <w:rFonts w:ascii="Times New Roman" w:eastAsia="Times New Roman" w:hAnsi="Times New Roman" w:cs="Times New Roman"/>
          <w:sz w:val="24"/>
          <w:szCs w:val="24"/>
        </w:rPr>
        <w:lastRenderedPageBreak/>
        <w:t>product of the proportion of lake perimeter that is canopy (P</w:t>
      </w:r>
      <w:r w:rsidR="004816DC" w:rsidRPr="00B65ED4">
        <w:rPr>
          <w:rFonts w:ascii="Times New Roman" w:eastAsia="Times New Roman" w:hAnsi="Times New Roman" w:cs="Times New Roman"/>
          <w:sz w:val="24"/>
          <w:szCs w:val="24"/>
          <w:vertAlign w:val="subscript"/>
        </w:rPr>
        <w:t>Canopy</w:t>
      </w:r>
      <w:r w:rsidR="001D3F59"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a parameter representing a transfer coefficient (</w:t>
      </w:r>
      <w:r w:rsidR="0031798E">
        <w:rPr>
          <w:rFonts w:ascii="Times New Roman" w:eastAsia="Times New Roman" w:hAnsi="Times New Roman" w:cs="Times New Roman"/>
          <w:sz w:val="24"/>
          <w:szCs w:val="24"/>
        </w:rPr>
        <w:t>CPOC</w:t>
      </w:r>
      <w:r w:rsidR="000A2CEB" w:rsidRPr="00B65ED4">
        <w:rPr>
          <w:rFonts w:ascii="Times New Roman" w:eastAsia="Times New Roman" w:hAnsi="Times New Roman" w:cs="Times New Roman"/>
          <w:sz w:val="24"/>
          <w:szCs w:val="24"/>
          <w:vertAlign w:val="subscript"/>
        </w:rPr>
        <w:t>Aerial</w:t>
      </w:r>
      <w:r w:rsidR="00FC4353" w:rsidRPr="00B65ED4">
        <w:rPr>
          <w:rFonts w:ascii="Times New Roman" w:eastAsia="Times New Roman" w:hAnsi="Times New Roman" w:cs="Times New Roman"/>
          <w:sz w:val="24"/>
          <w:szCs w:val="24"/>
        </w:rPr>
        <w:t>) of POC from the canopy to the lake</w:t>
      </w:r>
      <w:r w:rsidR="00CC0D56" w:rsidRPr="00B65ED4">
        <w:rPr>
          <w:rFonts w:ascii="Times New Roman" w:eastAsia="Times New Roman" w:hAnsi="Times New Roman" w:cs="Times New Roman"/>
          <w:sz w:val="24"/>
          <w:szCs w:val="24"/>
        </w:rPr>
        <w:t>, and LakePerimeter</w:t>
      </w:r>
      <w:r w:rsidR="004816DC" w:rsidRPr="00B65ED4">
        <w:rPr>
          <w:rFonts w:ascii="Times New Roman" w:eastAsia="Times New Roman" w:hAnsi="Times New Roman" w:cs="Times New Roman"/>
          <w:sz w:val="24"/>
          <w:szCs w:val="24"/>
        </w:rPr>
        <w:t>.</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FC4353" w:rsidRPr="00B65ED4">
        <w:rPr>
          <w:rFonts w:ascii="Times New Roman" w:eastAsia="Times New Roman" w:hAnsi="Times New Roman" w:cs="Times New Roman"/>
          <w:sz w:val="24"/>
          <w:szCs w:val="24"/>
          <w:vertAlign w:val="subscript"/>
        </w:rPr>
        <w:t>Wetland</w:t>
      </w:r>
      <w:r w:rsidR="00FC4353" w:rsidRPr="00B65ED4">
        <w:rPr>
          <w:rFonts w:ascii="Times New Roman" w:eastAsia="Times New Roman" w:hAnsi="Times New Roman" w:cs="Times New Roman"/>
          <w:sz w:val="24"/>
          <w:szCs w:val="24"/>
        </w:rPr>
        <w:t xml:space="preserve"> (Eq. 2.22) was assumed to scale with </w:t>
      </w:r>
      <w:r w:rsidR="0031798E">
        <w:rPr>
          <w:rFonts w:ascii="Times New Roman" w:eastAsia="Times New Roman" w:hAnsi="Times New Roman" w:cs="Times New Roman"/>
          <w:sz w:val="24"/>
          <w:szCs w:val="24"/>
        </w:rPr>
        <w:t>DDOC</w:t>
      </w:r>
      <w:r w:rsidR="00FC4353" w:rsidRPr="00B65ED4">
        <w:rPr>
          <w:rFonts w:ascii="Times New Roman" w:eastAsia="Times New Roman" w:hAnsi="Times New Roman" w:cs="Times New Roman"/>
          <w:sz w:val="24"/>
          <w:szCs w:val="24"/>
          <w:vertAlign w:val="subscript"/>
        </w:rPr>
        <w:t>Wetland</w:t>
      </w:r>
      <w:r w:rsidR="00034BD1" w:rsidRPr="00B65ED4">
        <w:rPr>
          <w:rFonts w:ascii="Times New Roman" w:eastAsia="Times New Roman" w:hAnsi="Times New Roman" w:cs="Times New Roman"/>
          <w:sz w:val="24"/>
          <w:szCs w:val="24"/>
        </w:rPr>
        <w:t xml:space="preserve"> by the proportion</w:t>
      </w:r>
      <w:r w:rsidR="00FC4353" w:rsidRPr="00B65ED4">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CPOC</w:t>
      </w:r>
      <w:r w:rsidR="00FC4353" w:rsidRPr="00B65ED4">
        <w:rPr>
          <w:rFonts w:ascii="Times New Roman" w:eastAsia="Times New Roman" w:hAnsi="Times New Roman" w:cs="Times New Roman"/>
          <w:sz w:val="24"/>
          <w:szCs w:val="24"/>
          <w:vertAlign w:val="subscript"/>
        </w:rPr>
        <w:t>Factor</w:t>
      </w:r>
      <w:r w:rsidR="00FC4353" w:rsidRPr="00B65ED4">
        <w:rPr>
          <w:rFonts w:ascii="Times New Roman" w:eastAsia="Times New Roman" w:hAnsi="Times New Roman" w:cs="Times New Roman"/>
          <w:sz w:val="24"/>
          <w:szCs w:val="24"/>
        </w:rPr>
        <w:t xml:space="preserve">. </w:t>
      </w:r>
      <w:r w:rsidR="004816DC" w:rsidRPr="00B65ED4">
        <w:rPr>
          <w:rFonts w:ascii="Times New Roman" w:eastAsia="Times New Roman" w:hAnsi="Times New Roman" w:cs="Times New Roman"/>
          <w:sz w:val="24"/>
          <w:szCs w:val="24"/>
        </w:rPr>
        <w:t xml:space="preserve">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xml:space="preserve"> had</w:t>
      </w:r>
      <w:r w:rsidR="00FC4353" w:rsidRPr="00B65ED4">
        <w:rPr>
          <w:rFonts w:ascii="Times New Roman" w:eastAsia="Times New Roman" w:hAnsi="Times New Roman" w:cs="Times New Roman"/>
          <w:sz w:val="24"/>
          <w:szCs w:val="24"/>
        </w:rPr>
        <w:t xml:space="preserve"> a burial fate (B</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Eq. 2.3), calculated as the product of </w:t>
      </w:r>
      <w:r w:rsidR="00CC0D56" w:rsidRPr="00B65ED4">
        <w:rPr>
          <w:rFonts w:ascii="Times New Roman" w:eastAsia="Times New Roman" w:hAnsi="Times New Roman" w:cs="Times New Roman"/>
          <w:sz w:val="24"/>
          <w:szCs w:val="24"/>
        </w:rPr>
        <w:t>a burial coefficient (</w:t>
      </w:r>
      <w:r w:rsidR="008B57EF">
        <w:rPr>
          <w:rFonts w:ascii="Times New Roman" w:eastAsia="Times New Roman" w:hAnsi="Times New Roman" w:cs="Times New Roman"/>
          <w:sz w:val="24"/>
          <w:szCs w:val="24"/>
        </w:rPr>
        <w:t>BPOC</w:t>
      </w:r>
      <w:r w:rsidR="00CC0D56" w:rsidRPr="00B65ED4">
        <w:rPr>
          <w:rFonts w:ascii="Times New Roman" w:eastAsia="Times New Roman" w:hAnsi="Times New Roman" w:cs="Times New Roman"/>
          <w:sz w:val="24"/>
          <w:szCs w:val="24"/>
          <w:vertAlign w:val="subscript"/>
        </w:rPr>
        <w:t>Alloch</w:t>
      </w:r>
      <w:r w:rsidR="00CC0D56" w:rsidRPr="00B65ED4">
        <w:rPr>
          <w:rFonts w:ascii="Times New Roman" w:eastAsia="Times New Roman" w:hAnsi="Times New Roman" w:cs="Times New Roman"/>
          <w:sz w:val="24"/>
          <w:szCs w:val="24"/>
        </w:rPr>
        <w:t xml:space="preserve">) and </w:t>
      </w:r>
      <w:r w:rsidR="00FC4353" w:rsidRPr="00B65ED4">
        <w:rPr>
          <w:rFonts w:ascii="Times New Roman" w:eastAsia="Times New Roman" w:hAnsi="Times New Roman" w:cs="Times New Roman"/>
          <w:sz w:val="24"/>
          <w:szCs w:val="24"/>
        </w:rPr>
        <w:t>POC</w:t>
      </w:r>
      <w:r w:rsidR="00FC4353" w:rsidRPr="00B65ED4">
        <w:rPr>
          <w:rFonts w:ascii="Times New Roman" w:eastAsia="Times New Roman" w:hAnsi="Times New Roman" w:cs="Times New Roman"/>
          <w:sz w:val="24"/>
          <w:szCs w:val="24"/>
          <w:vertAlign w:val="subscript"/>
        </w:rPr>
        <w:t>Alloch</w:t>
      </w:r>
      <w:r w:rsidR="00FC4353" w:rsidRPr="00B65ED4">
        <w:rPr>
          <w:rFonts w:ascii="Times New Roman" w:eastAsia="Times New Roman" w:hAnsi="Times New Roman" w:cs="Times New Roman"/>
          <w:sz w:val="24"/>
          <w:szCs w:val="24"/>
        </w:rPr>
        <w:t xml:space="preserve">. </w:t>
      </w:r>
      <w:r w:rsidR="002F709E" w:rsidRPr="00B65ED4">
        <w:rPr>
          <w:rFonts w:ascii="Times New Roman" w:eastAsia="Times New Roman" w:hAnsi="Times New Roman" w:cs="Times New Roman"/>
          <w:sz w:val="24"/>
          <w:szCs w:val="24"/>
        </w:rPr>
        <w:t>As with DOC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downstream export (</w:t>
      </w:r>
      <w:r w:rsidR="0031798E">
        <w:rPr>
          <w:rFonts w:ascii="Times New Roman" w:eastAsia="Times New Roman" w:hAnsi="Times New Roman" w:cs="Times New Roman"/>
          <w:sz w:val="24"/>
          <w:szCs w:val="24"/>
        </w:rPr>
        <w:t>EPOC</w:t>
      </w:r>
      <w:r w:rsidR="002F709E" w:rsidRPr="00B65ED4">
        <w:rPr>
          <w:rFonts w:ascii="Times New Roman" w:eastAsia="Times New Roman" w:hAnsi="Times New Roman" w:cs="Times New Roman"/>
          <w:sz w:val="24"/>
          <w:szCs w:val="24"/>
          <w:vertAlign w:val="subscript"/>
        </w:rPr>
        <w:t>Alloch</w:t>
      </w:r>
      <w:r w:rsidR="00F07D20" w:rsidRPr="00B65ED4">
        <w:rPr>
          <w:rFonts w:ascii="Times New Roman" w:eastAsia="Times New Roman" w:hAnsi="Times New Roman" w:cs="Times New Roman"/>
          <w:sz w:val="24"/>
          <w:szCs w:val="24"/>
        </w:rPr>
        <w:t>, Eq. 2.4) wa</w:t>
      </w:r>
      <w:r w:rsidR="002F709E" w:rsidRPr="00B65ED4">
        <w:rPr>
          <w:rFonts w:ascii="Times New Roman" w:eastAsia="Times New Roman" w:hAnsi="Times New Roman" w:cs="Times New Roman"/>
          <w:sz w:val="24"/>
          <w:szCs w:val="24"/>
        </w:rPr>
        <w:t>s included as the product of POC</w:t>
      </w:r>
      <w:r w:rsidR="002F709E" w:rsidRPr="00B65ED4">
        <w:rPr>
          <w:rFonts w:ascii="Times New Roman" w:eastAsia="Times New Roman" w:hAnsi="Times New Roman" w:cs="Times New Roman"/>
          <w:sz w:val="24"/>
          <w:szCs w:val="24"/>
          <w:vertAlign w:val="subscript"/>
        </w:rPr>
        <w:t>Alloch</w:t>
      </w:r>
      <w:r w:rsidR="002F709E" w:rsidRPr="00B65ED4">
        <w:rPr>
          <w:rFonts w:ascii="Times New Roman" w:eastAsia="Times New Roman" w:hAnsi="Times New Roman" w:cs="Times New Roman"/>
          <w:sz w:val="24"/>
          <w:szCs w:val="24"/>
        </w:rPr>
        <w:t xml:space="preserve"> and outflow.</w:t>
      </w:r>
    </w:p>
    <w:p w14:paraId="3076A5D6" w14:textId="023724A1" w:rsidR="0032009C" w:rsidRDefault="006535DD" w:rsidP="002F35B3">
      <w:pPr>
        <w:spacing w:line="480" w:lineRule="auto"/>
        <w:ind w:firstLine="720"/>
        <w:rPr>
          <w:rFonts w:ascii="Times New Roman" w:eastAsia="Times New Roman" w:hAnsi="Times New Roman" w:cs="Times New Roman"/>
          <w:sz w:val="24"/>
          <w:szCs w:val="24"/>
        </w:rPr>
      </w:pPr>
      <w:del w:id="35" w:author="immccull@gmail.com" w:date="2018-05-11T10:29:00Z">
        <w:r w:rsidRPr="00B65ED4" w:rsidDel="002C1FB8">
          <w:rPr>
            <w:rFonts w:ascii="Times New Roman" w:eastAsia="Times New Roman" w:hAnsi="Times New Roman" w:cs="Times New Roman"/>
            <w:sz w:val="24"/>
            <w:szCs w:val="24"/>
          </w:rPr>
          <w:delText>Daily s</w:delText>
        </w:r>
        <w:r w:rsidR="00B80037" w:rsidRPr="00B65ED4" w:rsidDel="002C1FB8">
          <w:rPr>
            <w:rFonts w:ascii="Times New Roman" w:eastAsia="Times New Roman" w:hAnsi="Times New Roman" w:cs="Times New Roman"/>
            <w:sz w:val="24"/>
            <w:szCs w:val="24"/>
          </w:rPr>
          <w:delText>urface water inflow (m</w:delText>
        </w:r>
        <w:r w:rsidR="00B80037" w:rsidRPr="00B65ED4" w:rsidDel="002C1FB8">
          <w:rPr>
            <w:rFonts w:ascii="Times New Roman" w:eastAsia="Times New Roman" w:hAnsi="Times New Roman" w:cs="Times New Roman"/>
            <w:sz w:val="24"/>
            <w:szCs w:val="24"/>
            <w:vertAlign w:val="superscript"/>
          </w:rPr>
          <w:delText>3</w:delText>
        </w:r>
        <w:r w:rsidR="00B80037" w:rsidRPr="00B65ED4" w:rsidDel="002C1FB8">
          <w:rPr>
            <w:rFonts w:ascii="Times New Roman" w:eastAsia="Times New Roman" w:hAnsi="Times New Roman" w:cs="Times New Roman"/>
            <w:sz w:val="24"/>
            <w:szCs w:val="24"/>
          </w:rPr>
          <w:delText xml:space="preserve"> s</w:delText>
        </w:r>
        <w:r w:rsidR="00B80037" w:rsidRPr="00B65ED4" w:rsidDel="002C1FB8">
          <w:rPr>
            <w:rFonts w:ascii="Times New Roman" w:eastAsia="Times New Roman" w:hAnsi="Times New Roman" w:cs="Times New Roman"/>
            <w:sz w:val="24"/>
            <w:szCs w:val="24"/>
            <w:vertAlign w:val="superscript"/>
          </w:rPr>
          <w:delText>-1</w:delText>
        </w:r>
        <w:r w:rsidR="00B80037" w:rsidRPr="00B65ED4" w:rsidDel="002C1FB8">
          <w:rPr>
            <w:rFonts w:ascii="Times New Roman" w:eastAsia="Times New Roman" w:hAnsi="Times New Roman" w:cs="Times New Roman"/>
            <w:sz w:val="24"/>
            <w:szCs w:val="24"/>
          </w:rPr>
          <w:delText xml:space="preserve">) was generally available for the main tributaries of all </w:delText>
        </w:r>
        <w:r w:rsidR="002F709E" w:rsidRPr="00B65ED4" w:rsidDel="002C1FB8">
          <w:rPr>
            <w:rFonts w:ascii="Times New Roman" w:eastAsia="Times New Roman" w:hAnsi="Times New Roman" w:cs="Times New Roman"/>
            <w:sz w:val="24"/>
            <w:szCs w:val="24"/>
          </w:rPr>
          <w:delText xml:space="preserve">study </w:delText>
        </w:r>
        <w:r w:rsidR="00B80037" w:rsidRPr="00B65ED4" w:rsidDel="002C1FB8">
          <w:rPr>
            <w:rFonts w:ascii="Times New Roman" w:eastAsia="Times New Roman" w:hAnsi="Times New Roman" w:cs="Times New Roman"/>
            <w:sz w:val="24"/>
            <w:szCs w:val="24"/>
          </w:rPr>
          <w:delText xml:space="preserve">lakes. </w:delText>
        </w:r>
      </w:del>
      <w:del w:id="36" w:author="immccull@gmail.com" w:date="2018-05-11T10:28:00Z">
        <w:r w:rsidR="007A75D4" w:rsidRPr="00B65ED4" w:rsidDel="002C1FB8">
          <w:rPr>
            <w:rFonts w:ascii="Times New Roman" w:eastAsia="Times New Roman" w:hAnsi="Times New Roman" w:cs="Times New Roman"/>
            <w:sz w:val="24"/>
            <w:szCs w:val="24"/>
          </w:rPr>
          <w:delText>Inflow DOC concentration</w:delText>
        </w:r>
        <w:r w:rsidR="00B80037" w:rsidRPr="00B65ED4" w:rsidDel="002C1FB8">
          <w:rPr>
            <w:rFonts w:ascii="Times New Roman" w:eastAsia="Times New Roman" w:hAnsi="Times New Roman" w:cs="Times New Roman"/>
            <w:sz w:val="24"/>
            <w:szCs w:val="24"/>
          </w:rPr>
          <w:delText xml:space="preserve"> </w:delText>
        </w:r>
        <w:r w:rsidR="002F709E" w:rsidRPr="00B65ED4" w:rsidDel="002C1FB8">
          <w:rPr>
            <w:rFonts w:ascii="Times New Roman" w:eastAsia="Times New Roman" w:hAnsi="Times New Roman" w:cs="Times New Roman"/>
            <w:sz w:val="24"/>
            <w:szCs w:val="24"/>
          </w:rPr>
          <w:delText>(mg L</w:delText>
        </w:r>
        <w:r w:rsidR="002F709E" w:rsidRPr="00B65ED4" w:rsidDel="002C1FB8">
          <w:rPr>
            <w:rFonts w:ascii="Times New Roman" w:eastAsia="Times New Roman" w:hAnsi="Times New Roman" w:cs="Times New Roman"/>
            <w:sz w:val="24"/>
            <w:szCs w:val="24"/>
            <w:vertAlign w:val="superscript"/>
          </w:rPr>
          <w:delText>-1</w:delText>
        </w:r>
        <w:r w:rsidR="002F709E"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was less</w:delText>
        </w:r>
        <w:r w:rsidR="00B80037" w:rsidRPr="00B65ED4" w:rsidDel="002C1FB8">
          <w:rPr>
            <w:rFonts w:ascii="Times New Roman" w:eastAsia="Times New Roman" w:hAnsi="Times New Roman" w:cs="Times New Roman"/>
            <w:sz w:val="24"/>
            <w:szCs w:val="24"/>
          </w:rPr>
          <w:delText xml:space="preserve"> frequently measured</w:delText>
        </w:r>
        <w:r w:rsidRPr="00B65ED4" w:rsidDel="002C1FB8">
          <w:rPr>
            <w:rFonts w:ascii="Times New Roman" w:eastAsia="Times New Roman" w:hAnsi="Times New Roman" w:cs="Times New Roman"/>
            <w:sz w:val="24"/>
            <w:szCs w:val="24"/>
          </w:rPr>
          <w:delText>, and was</w:delText>
        </w:r>
        <w:r w:rsidR="00426BF6" w:rsidRPr="00B65ED4" w:rsidDel="002C1FB8">
          <w:rPr>
            <w:rFonts w:ascii="Times New Roman" w:eastAsia="Times New Roman" w:hAnsi="Times New Roman" w:cs="Times New Roman"/>
            <w:sz w:val="24"/>
            <w:szCs w:val="24"/>
          </w:rPr>
          <w:delText xml:space="preserve"> linearly</w:delText>
        </w:r>
        <w:r w:rsidRPr="00B65ED4" w:rsidDel="002C1FB8">
          <w:rPr>
            <w:rFonts w:ascii="Times New Roman" w:eastAsia="Times New Roman" w:hAnsi="Times New Roman" w:cs="Times New Roman"/>
            <w:sz w:val="24"/>
            <w:szCs w:val="24"/>
          </w:rPr>
          <w:delText xml:space="preserve"> interpolated to a daily time</w:delText>
        </w:r>
        <w:r w:rsidR="000A2CEB" w:rsidRPr="00B65ED4" w:rsidDel="002C1FB8">
          <w:rPr>
            <w:rFonts w:ascii="Times New Roman" w:eastAsia="Times New Roman" w:hAnsi="Times New Roman" w:cs="Times New Roman"/>
            <w:sz w:val="24"/>
            <w:szCs w:val="24"/>
          </w:rPr>
          <w:delText xml:space="preserve"> </w:delText>
        </w:r>
        <w:r w:rsidRPr="00B65ED4" w:rsidDel="002C1FB8">
          <w:rPr>
            <w:rFonts w:ascii="Times New Roman" w:eastAsia="Times New Roman" w:hAnsi="Times New Roman" w:cs="Times New Roman"/>
            <w:sz w:val="24"/>
            <w:szCs w:val="24"/>
          </w:rPr>
          <w:delText>step fro</w:delText>
        </w:r>
        <w:r w:rsidR="004177CF" w:rsidRPr="00B65ED4" w:rsidDel="002C1FB8">
          <w:rPr>
            <w:rFonts w:ascii="Times New Roman" w:eastAsia="Times New Roman" w:hAnsi="Times New Roman" w:cs="Times New Roman"/>
            <w:sz w:val="24"/>
            <w:szCs w:val="24"/>
          </w:rPr>
          <w:delText>m sub-weekly to monthly data (</w:delText>
        </w:r>
        <w:r w:rsidR="00D846BF" w:rsidDel="002C1FB8">
          <w:rPr>
            <w:rFonts w:ascii="Times New Roman" w:eastAsia="Times New Roman" w:hAnsi="Times New Roman" w:cs="Times New Roman"/>
            <w:sz w:val="24"/>
            <w:szCs w:val="24"/>
          </w:rPr>
          <w:delText>Appendix S1</w:delText>
        </w:r>
        <w:r w:rsidRPr="00B65ED4" w:rsidDel="002C1FB8">
          <w:rPr>
            <w:rFonts w:ascii="Times New Roman" w:eastAsia="Times New Roman" w:hAnsi="Times New Roman" w:cs="Times New Roman"/>
            <w:sz w:val="24"/>
            <w:szCs w:val="24"/>
          </w:rPr>
          <w:delText xml:space="preserve">). </w:delText>
        </w:r>
      </w:del>
      <w:moveFromRangeStart w:id="37" w:author="immccull@gmail.com" w:date="2018-05-11T10:29:00Z" w:name="move513797905"/>
      <w:moveFrom w:id="38" w:author="immccull@gmail.com" w:date="2018-05-11T10:29:00Z">
        <w:r w:rsidR="00B80037" w:rsidRPr="00B65ED4" w:rsidDel="002C1FB8">
          <w:rPr>
            <w:rFonts w:ascii="Times New Roman" w:eastAsia="Times New Roman" w:hAnsi="Times New Roman" w:cs="Times New Roman"/>
            <w:sz w:val="24"/>
            <w:szCs w:val="24"/>
          </w:rPr>
          <w:t xml:space="preserve">When inflow DOC </w:t>
        </w:r>
        <w:r w:rsidR="003266D7" w:rsidRPr="00B65ED4" w:rsidDel="002C1FB8">
          <w:rPr>
            <w:rFonts w:ascii="Times New Roman" w:eastAsia="Times New Roman" w:hAnsi="Times New Roman" w:cs="Times New Roman"/>
            <w:sz w:val="24"/>
            <w:szCs w:val="24"/>
          </w:rPr>
          <w:t xml:space="preserve">concentrations </w:t>
        </w:r>
        <w:r w:rsidR="00B80037" w:rsidRPr="00B65ED4" w:rsidDel="002C1FB8">
          <w:rPr>
            <w:rFonts w:ascii="Times New Roman" w:eastAsia="Times New Roman" w:hAnsi="Times New Roman" w:cs="Times New Roman"/>
            <w:sz w:val="24"/>
            <w:szCs w:val="24"/>
          </w:rPr>
          <w:t xml:space="preserve">were not available for all tributaries, DOC contributions for each tributary were estimated based on the proportion of total inflow volume and the assumption that inflow DOC concentration was </w:t>
        </w:r>
        <w:r w:rsidRPr="00B65ED4" w:rsidDel="002C1FB8">
          <w:rPr>
            <w:rFonts w:ascii="Times New Roman" w:eastAsia="Times New Roman" w:hAnsi="Times New Roman" w:cs="Times New Roman"/>
            <w:sz w:val="24"/>
            <w:szCs w:val="24"/>
          </w:rPr>
          <w:t>equal across</w:t>
        </w:r>
        <w:r w:rsidR="00B80037" w:rsidRPr="00B65ED4" w:rsidDel="002C1FB8">
          <w:rPr>
            <w:rFonts w:ascii="Times New Roman" w:eastAsia="Times New Roman" w:hAnsi="Times New Roman" w:cs="Times New Roman"/>
            <w:sz w:val="24"/>
            <w:szCs w:val="24"/>
          </w:rPr>
          <w:t xml:space="preserve"> all tributaries. </w:t>
        </w:r>
      </w:moveFrom>
      <w:moveFromRangeEnd w:id="37"/>
      <w:r w:rsidR="00B65474"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aily precipitation (</w:t>
      </w:r>
      <w:r w:rsidR="002F709E" w:rsidRPr="00B65ED4">
        <w:rPr>
          <w:rFonts w:ascii="Times New Roman" w:eastAsia="Times New Roman" w:hAnsi="Times New Roman" w:cs="Times New Roman"/>
          <w:sz w:val="24"/>
          <w:szCs w:val="24"/>
        </w:rPr>
        <w:t>Q</w:t>
      </w:r>
      <w:r w:rsidR="002F709E" w:rsidRPr="00B65ED4">
        <w:rPr>
          <w:rFonts w:ascii="Times New Roman" w:eastAsia="Times New Roman" w:hAnsi="Times New Roman" w:cs="Times New Roman"/>
          <w:sz w:val="24"/>
          <w:szCs w:val="24"/>
          <w:vertAlign w:val="subscript"/>
        </w:rPr>
        <w:t>Precip</w:t>
      </w:r>
      <w:r w:rsidR="002F709E"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mm) </w:t>
      </w:r>
      <w:r w:rsidR="00B65474" w:rsidRPr="00B65ED4">
        <w:rPr>
          <w:rFonts w:ascii="Times New Roman" w:eastAsia="Times New Roman" w:hAnsi="Times New Roman" w:cs="Times New Roman"/>
          <w:sz w:val="24"/>
          <w:szCs w:val="24"/>
        </w:rPr>
        <w:t xml:space="preserve">was </w:t>
      </w:r>
      <w:r w:rsidR="00EC2203">
        <w:rPr>
          <w:rFonts w:ascii="Times New Roman" w:eastAsia="Times New Roman" w:hAnsi="Times New Roman" w:cs="Times New Roman"/>
          <w:sz w:val="24"/>
          <w:szCs w:val="24"/>
        </w:rPr>
        <w:t>based on measurements from</w:t>
      </w:r>
      <w:r w:rsidR="00B80037" w:rsidRPr="00B65ED4">
        <w:rPr>
          <w:rFonts w:ascii="Times New Roman" w:eastAsia="Times New Roman" w:hAnsi="Times New Roman" w:cs="Times New Roman"/>
          <w:sz w:val="24"/>
          <w:szCs w:val="24"/>
        </w:rPr>
        <w:t xml:space="preserve"> the weather station nearest</w:t>
      </w:r>
      <w:r w:rsidR="002F709E" w:rsidRPr="00B65ED4">
        <w:rPr>
          <w:rFonts w:ascii="Times New Roman" w:eastAsia="Times New Roman" w:hAnsi="Times New Roman" w:cs="Times New Roman"/>
          <w:sz w:val="24"/>
          <w:szCs w:val="24"/>
        </w:rPr>
        <w:t xml:space="preserve"> to each lake</w:t>
      </w:r>
      <w:r w:rsidR="00B80037" w:rsidRPr="00B65ED4">
        <w:rPr>
          <w:rFonts w:ascii="Times New Roman" w:eastAsia="Times New Roman" w:hAnsi="Times New Roman" w:cs="Times New Roman"/>
          <w:sz w:val="24"/>
          <w:szCs w:val="24"/>
        </w:rPr>
        <w:t>. The concentration of DOC in precipitation was set to 2 g m</w:t>
      </w:r>
      <w:r w:rsidR="00B80037" w:rsidRPr="00B65ED4">
        <w:rPr>
          <w:rFonts w:ascii="Times New Roman" w:eastAsia="Times New Roman" w:hAnsi="Times New Roman" w:cs="Times New Roman"/>
          <w:sz w:val="24"/>
          <w:szCs w:val="24"/>
          <w:vertAlign w:val="superscript"/>
        </w:rPr>
        <w:t xml:space="preserve">-3 </w:t>
      </w:r>
      <w:r w:rsidR="00B80037" w:rsidRPr="00B65ED4">
        <w:rPr>
          <w:rFonts w:ascii="Times New Roman" w:eastAsia="Times New Roman" w:hAnsi="Times New Roman" w:cs="Times New Roman"/>
          <w:sz w:val="24"/>
          <w:szCs w:val="24"/>
        </w:rPr>
        <w:t>(Hanson et al. 2014).</w:t>
      </w:r>
      <w:r w:rsidR="00B65474" w:rsidRPr="00B65ED4">
        <w:rPr>
          <w:rFonts w:ascii="Times New Roman" w:eastAsia="Times New Roman" w:hAnsi="Times New Roman" w:cs="Times New Roman"/>
          <w:sz w:val="24"/>
          <w:szCs w:val="24"/>
        </w:rPr>
        <w:t xml:space="preserve"> Time series of lake-specific groundwater inflow volume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and DOC concentration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were not available. </w:t>
      </w:r>
      <w:r w:rsidR="002F709E" w:rsidRPr="00B65ED4">
        <w:rPr>
          <w:rFonts w:ascii="Times New Roman" w:eastAsia="Times New Roman" w:hAnsi="Times New Roman" w:cs="Times New Roman"/>
          <w:sz w:val="24"/>
          <w:szCs w:val="24"/>
        </w:rPr>
        <w:t>We estimated the proportion of inflow as groundwater in our study lakes based on literature values when available, but assumed no ground</w:t>
      </w:r>
      <w:r w:rsidR="004177CF" w:rsidRPr="00B65ED4">
        <w:rPr>
          <w:rFonts w:ascii="Times New Roman" w:eastAsia="Times New Roman" w:hAnsi="Times New Roman" w:cs="Times New Roman"/>
          <w:sz w:val="24"/>
          <w:szCs w:val="24"/>
        </w:rPr>
        <w:t>water in the absence of data (</w:t>
      </w:r>
      <w:r w:rsidR="00D846BF">
        <w:rPr>
          <w:rFonts w:ascii="Times New Roman" w:eastAsia="Times New Roman" w:hAnsi="Times New Roman" w:cs="Times New Roman"/>
          <w:sz w:val="24"/>
          <w:szCs w:val="24"/>
        </w:rPr>
        <w:t>Appendix S1</w:t>
      </w:r>
      <w:r w:rsidR="002F709E" w:rsidRPr="00B65ED4">
        <w:rPr>
          <w:rFonts w:ascii="Times New Roman" w:eastAsia="Times New Roman" w:hAnsi="Times New Roman" w:cs="Times New Roman"/>
          <w:sz w:val="24"/>
          <w:szCs w:val="24"/>
        </w:rPr>
        <w:t xml:space="preserve">). Resulting estimated groundwater proportions ranged from 0-19%. </w:t>
      </w:r>
      <w:r w:rsidR="00B65474" w:rsidRPr="00B65ED4">
        <w:rPr>
          <w:rFonts w:ascii="Times New Roman" w:eastAsia="Times New Roman" w:hAnsi="Times New Roman" w:cs="Times New Roman"/>
          <w:sz w:val="24"/>
          <w:szCs w:val="24"/>
        </w:rPr>
        <w:t>Groundwater DOC concentration was assumed to be 10 g m</w:t>
      </w:r>
      <w:r w:rsidR="00B65474" w:rsidRPr="00B65ED4">
        <w:rPr>
          <w:rFonts w:ascii="Times New Roman" w:eastAsia="Times New Roman" w:hAnsi="Times New Roman" w:cs="Times New Roman"/>
          <w:sz w:val="24"/>
          <w:szCs w:val="24"/>
          <w:vertAlign w:val="superscript"/>
        </w:rPr>
        <w:t>-3</w:t>
      </w:r>
      <w:r w:rsidR="00B65474" w:rsidRPr="00B65ED4">
        <w:rPr>
          <w:rFonts w:ascii="Times New Roman" w:eastAsia="Times New Roman" w:hAnsi="Times New Roman" w:cs="Times New Roman"/>
          <w:sz w:val="24"/>
          <w:szCs w:val="24"/>
        </w:rPr>
        <w:t xml:space="preserve"> (Table 2: DOC</w:t>
      </w:r>
      <w:r w:rsidR="00B65474" w:rsidRPr="00B65ED4">
        <w:rPr>
          <w:rFonts w:ascii="Times New Roman" w:eastAsia="Times New Roman" w:hAnsi="Times New Roman" w:cs="Times New Roman"/>
          <w:sz w:val="24"/>
          <w:szCs w:val="24"/>
          <w:vertAlign w:val="subscript"/>
        </w:rPr>
        <w:t>GWConc</w:t>
      </w:r>
      <w:r w:rsidR="00B65474" w:rsidRPr="00B65ED4">
        <w:rPr>
          <w:rFonts w:ascii="Times New Roman" w:eastAsia="Times New Roman" w:hAnsi="Times New Roman" w:cs="Times New Roman"/>
          <w:sz w:val="24"/>
          <w:szCs w:val="24"/>
        </w:rPr>
        <w:t>, Hanson et al. 2014). S</w:t>
      </w:r>
      <w:r w:rsidR="00B80037" w:rsidRPr="00B65ED4">
        <w:rPr>
          <w:rFonts w:ascii="Times New Roman" w:eastAsia="Times New Roman" w:hAnsi="Times New Roman" w:cs="Times New Roman"/>
          <w:sz w:val="24"/>
          <w:szCs w:val="24"/>
        </w:rPr>
        <w:t>horeline-adjacent wetlands</w:t>
      </w:r>
      <w:r w:rsidR="00426BF6" w:rsidRPr="00B65ED4">
        <w:rPr>
          <w:rFonts w:ascii="Times New Roman" w:eastAsia="Times New Roman" w:hAnsi="Times New Roman" w:cs="Times New Roman"/>
          <w:sz w:val="24"/>
          <w:szCs w:val="24"/>
        </w:rPr>
        <w:t xml:space="preserve"> and forests</w:t>
      </w:r>
      <w:r w:rsidR="00B80037" w:rsidRPr="00B65ED4">
        <w:rPr>
          <w:rFonts w:ascii="Times New Roman" w:eastAsia="Times New Roman" w:hAnsi="Times New Roman" w:cs="Times New Roman"/>
          <w:sz w:val="24"/>
          <w:szCs w:val="24"/>
        </w:rPr>
        <w:t xml:space="preserve"> were estimated </w:t>
      </w:r>
      <w:r w:rsidR="00DD3D90" w:rsidRPr="00B65ED4">
        <w:rPr>
          <w:rFonts w:ascii="Times New Roman" w:eastAsia="Times New Roman" w:hAnsi="Times New Roman" w:cs="Times New Roman"/>
          <w:sz w:val="24"/>
          <w:szCs w:val="24"/>
        </w:rPr>
        <w:t xml:space="preserve">from </w:t>
      </w:r>
      <w:r w:rsidR="00B80037" w:rsidRPr="00B65ED4">
        <w:rPr>
          <w:rFonts w:ascii="Times New Roman" w:eastAsia="Times New Roman" w:hAnsi="Times New Roman" w:cs="Times New Roman"/>
          <w:sz w:val="24"/>
          <w:szCs w:val="24"/>
        </w:rPr>
        <w:t>GIS and publicl</w:t>
      </w:r>
      <w:r w:rsidR="004177CF" w:rsidRPr="00B65ED4">
        <w:rPr>
          <w:rFonts w:ascii="Times New Roman" w:eastAsia="Times New Roman" w:hAnsi="Times New Roman" w:cs="Times New Roman"/>
          <w:sz w:val="24"/>
          <w:szCs w:val="24"/>
        </w:rPr>
        <w:t>y available spatial datasets (</w:t>
      </w:r>
      <w:r w:rsidR="00D846BF">
        <w:rPr>
          <w:rFonts w:ascii="Times New Roman" w:eastAsia="Times New Roman" w:hAnsi="Times New Roman" w:cs="Times New Roman"/>
          <w:sz w:val="24"/>
          <w:szCs w:val="24"/>
        </w:rPr>
        <w:t>Appendix S1</w:t>
      </w:r>
      <w:r w:rsidR="00B80037" w:rsidRPr="00B65ED4">
        <w:rPr>
          <w:rFonts w:ascii="Times New Roman" w:eastAsia="Times New Roman" w:hAnsi="Times New Roman" w:cs="Times New Roman"/>
          <w:sz w:val="24"/>
          <w:szCs w:val="24"/>
        </w:rPr>
        <w:t>). We focused on wetlands adjacent</w:t>
      </w:r>
      <w:r w:rsidR="002D28EA" w:rsidRPr="00B65ED4">
        <w:rPr>
          <w:rFonts w:ascii="Times New Roman" w:eastAsia="Times New Roman" w:hAnsi="Times New Roman" w:cs="Times New Roman"/>
          <w:sz w:val="24"/>
          <w:szCs w:val="24"/>
        </w:rPr>
        <w:t xml:space="preserve"> to the shoreline because they </w:t>
      </w:r>
      <w:r w:rsidR="00B80037" w:rsidRPr="00B65ED4">
        <w:rPr>
          <w:rFonts w:ascii="Times New Roman" w:eastAsia="Times New Roman" w:hAnsi="Times New Roman" w:cs="Times New Roman"/>
          <w:sz w:val="24"/>
          <w:szCs w:val="24"/>
        </w:rPr>
        <w:t xml:space="preserve">contribute </w:t>
      </w:r>
      <w:r w:rsidR="00551251" w:rsidRPr="00B65ED4">
        <w:rPr>
          <w:rFonts w:ascii="Times New Roman" w:eastAsia="Times New Roman" w:hAnsi="Times New Roman" w:cs="Times New Roman"/>
          <w:sz w:val="24"/>
          <w:szCs w:val="24"/>
        </w:rPr>
        <w:t xml:space="preserve">most </w:t>
      </w:r>
      <w:r w:rsidR="00B80037" w:rsidRPr="00B65ED4">
        <w:rPr>
          <w:rFonts w:ascii="Times New Roman" w:eastAsia="Times New Roman" w:hAnsi="Times New Roman" w:cs="Times New Roman"/>
          <w:sz w:val="24"/>
          <w:szCs w:val="24"/>
        </w:rPr>
        <w:t xml:space="preserve">of wetland-derived </w:t>
      </w:r>
      <w:r w:rsidR="00C65AEE" w:rsidRPr="00B65ED4">
        <w:rPr>
          <w:rFonts w:ascii="Times New Roman" w:eastAsia="Times New Roman" w:hAnsi="Times New Roman" w:cs="Times New Roman"/>
          <w:sz w:val="24"/>
          <w:szCs w:val="24"/>
        </w:rPr>
        <w:t>D</w:t>
      </w:r>
      <w:r w:rsidR="00B80037" w:rsidRPr="00B65ED4">
        <w:rPr>
          <w:rFonts w:ascii="Times New Roman" w:eastAsia="Times New Roman" w:hAnsi="Times New Roman" w:cs="Times New Roman"/>
          <w:sz w:val="24"/>
          <w:szCs w:val="24"/>
        </w:rPr>
        <w:t>OC to lakes</w:t>
      </w:r>
      <w:r w:rsidR="000A2CEB" w:rsidRPr="00B65ED4">
        <w:rPr>
          <w:rFonts w:ascii="Times New Roman" w:eastAsia="Times New Roman" w:hAnsi="Times New Roman" w:cs="Times New Roman"/>
          <w:sz w:val="24"/>
          <w:szCs w:val="24"/>
        </w:rPr>
        <w:t xml:space="preserve"> not already captured in Eq. 1</w:t>
      </w:r>
      <w:r w:rsidR="002F709E" w:rsidRPr="00B65ED4">
        <w:rPr>
          <w:rFonts w:ascii="Times New Roman" w:eastAsia="Times New Roman" w:hAnsi="Times New Roman" w:cs="Times New Roman"/>
          <w:sz w:val="24"/>
          <w:szCs w:val="24"/>
        </w:rPr>
        <w:t>.1</w:t>
      </w:r>
      <w:r w:rsidR="000A2CE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(Hanson et al. 2014). </w:t>
      </w:r>
      <w:r w:rsidR="002933B5" w:rsidRPr="00B65ED4">
        <w:rPr>
          <w:rFonts w:ascii="Times New Roman" w:eastAsia="Times New Roman" w:hAnsi="Times New Roman" w:cs="Times New Roman"/>
          <w:sz w:val="24"/>
          <w:szCs w:val="24"/>
        </w:rPr>
        <w:t>To account for potential</w:t>
      </w:r>
      <w:r w:rsidR="002F709E" w:rsidRPr="00B65ED4">
        <w:rPr>
          <w:rFonts w:ascii="Times New Roman" w:eastAsia="Times New Roman" w:hAnsi="Times New Roman" w:cs="Times New Roman"/>
          <w:sz w:val="24"/>
          <w:szCs w:val="24"/>
        </w:rPr>
        <w:t xml:space="preserve"> misalignment</w:t>
      </w:r>
      <w:r w:rsidR="002933B5" w:rsidRPr="00B65ED4">
        <w:rPr>
          <w:rFonts w:ascii="Times New Roman" w:eastAsia="Times New Roman" w:hAnsi="Times New Roman" w:cs="Times New Roman"/>
          <w:sz w:val="24"/>
          <w:szCs w:val="24"/>
        </w:rPr>
        <w:t xml:space="preserve"> </w:t>
      </w:r>
      <w:r w:rsidR="002933B5" w:rsidRPr="00B65ED4">
        <w:rPr>
          <w:rFonts w:ascii="Times New Roman" w:eastAsia="Times New Roman" w:hAnsi="Times New Roman" w:cs="Times New Roman"/>
          <w:sz w:val="24"/>
          <w:szCs w:val="24"/>
        </w:rPr>
        <w:lastRenderedPageBreak/>
        <w:t xml:space="preserve">among spatial wetland </w:t>
      </w:r>
      <w:r w:rsidR="00426BF6" w:rsidRPr="00B65ED4">
        <w:rPr>
          <w:rFonts w:ascii="Times New Roman" w:eastAsia="Times New Roman" w:hAnsi="Times New Roman" w:cs="Times New Roman"/>
          <w:sz w:val="24"/>
          <w:szCs w:val="24"/>
        </w:rPr>
        <w:t xml:space="preserve">and forest </w:t>
      </w:r>
      <w:r w:rsidR="002933B5" w:rsidRPr="00B65ED4">
        <w:rPr>
          <w:rFonts w:ascii="Times New Roman" w:eastAsia="Times New Roman" w:hAnsi="Times New Roman" w:cs="Times New Roman"/>
          <w:sz w:val="24"/>
          <w:szCs w:val="24"/>
        </w:rPr>
        <w:t xml:space="preserve">data and lake boundaries, we defined adjacency as within 30 m of </w:t>
      </w:r>
      <w:r w:rsidR="0070626F" w:rsidRPr="00B65ED4">
        <w:rPr>
          <w:rFonts w:ascii="Times New Roman" w:eastAsia="Times New Roman" w:hAnsi="Times New Roman" w:cs="Times New Roman"/>
          <w:sz w:val="24"/>
          <w:szCs w:val="24"/>
        </w:rPr>
        <w:t>lake boundaries.</w:t>
      </w:r>
    </w:p>
    <w:p w14:paraId="2FDACF23"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2C4DA68"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color w:val="000000"/>
          <w:sz w:val="24"/>
          <w:szCs w:val="24"/>
        </w:rPr>
      </w:pPr>
      <w:bookmarkStart w:id="39" w:name="_6mc5pfc13zyv" w:colFirst="0" w:colLast="0"/>
      <w:bookmarkEnd w:id="39"/>
      <w:r w:rsidRPr="00B65ED4">
        <w:rPr>
          <w:rFonts w:ascii="Times New Roman" w:eastAsia="Times New Roman" w:hAnsi="Times New Roman" w:cs="Times New Roman"/>
          <w:i/>
          <w:color w:val="000000"/>
          <w:sz w:val="24"/>
          <w:szCs w:val="24"/>
        </w:rPr>
        <w:t xml:space="preserve">Autochthonous DOC and POC </w:t>
      </w:r>
    </w:p>
    <w:p w14:paraId="64FBB58D" w14:textId="01629EF2" w:rsidR="0032009C" w:rsidRPr="00B65ED4" w:rsidRDefault="00AD6967" w:rsidP="002F35B3">
      <w:pPr>
        <w:spacing w:line="480" w:lineRule="auto"/>
        <w:ind w:firstLine="720"/>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 xml:space="preserve">Our approach </w:t>
      </w:r>
      <w:r w:rsidR="00426BF6" w:rsidRPr="00B65ED4">
        <w:rPr>
          <w:rFonts w:ascii="Times New Roman" w:eastAsia="Times New Roman" w:hAnsi="Times New Roman" w:cs="Times New Roman"/>
          <w:sz w:val="24"/>
          <w:szCs w:val="24"/>
        </w:rPr>
        <w:t>to modeling autochthony (</w:t>
      </w:r>
      <w:r w:rsidR="00034BD1" w:rsidRPr="00B65ED4">
        <w:rPr>
          <w:rFonts w:ascii="Times New Roman" w:eastAsia="Times New Roman" w:hAnsi="Times New Roman" w:cs="Times New Roman"/>
          <w:sz w:val="24"/>
          <w:szCs w:val="24"/>
        </w:rPr>
        <w:t xml:space="preserve">Table 3, </w:t>
      </w:r>
      <w:r w:rsidR="00426BF6" w:rsidRPr="00B65ED4">
        <w:rPr>
          <w:rFonts w:ascii="Times New Roman" w:eastAsia="Times New Roman" w:hAnsi="Times New Roman" w:cs="Times New Roman"/>
          <w:sz w:val="24"/>
          <w:szCs w:val="24"/>
        </w:rPr>
        <w:t>Eqs. 3-</w:t>
      </w:r>
      <w:r w:rsidRPr="00B65ED4">
        <w:rPr>
          <w:rFonts w:ascii="Times New Roman" w:eastAsia="Times New Roman" w:hAnsi="Times New Roman" w:cs="Times New Roman"/>
          <w:sz w:val="24"/>
          <w:szCs w:val="24"/>
        </w:rPr>
        <w:t xml:space="preserve">4) </w:t>
      </w:r>
      <w:r w:rsidR="008E12EB" w:rsidRPr="00B65ED4">
        <w:rPr>
          <w:rFonts w:ascii="Times New Roman" w:eastAsia="Times New Roman" w:hAnsi="Times New Roman" w:cs="Times New Roman"/>
          <w:sz w:val="24"/>
          <w:szCs w:val="24"/>
        </w:rPr>
        <w:t>was generally similar to that of allochthony for leaching, mineralization, export, and burial (Eqs. 3.3-3.5, 4.2</w:t>
      </w:r>
      <w:r w:rsidR="00E70A74">
        <w:rPr>
          <w:rFonts w:ascii="Times New Roman" w:eastAsia="Times New Roman" w:hAnsi="Times New Roman" w:cs="Times New Roman"/>
          <w:sz w:val="24"/>
          <w:szCs w:val="24"/>
        </w:rPr>
        <w:t>-4.3</w:t>
      </w:r>
      <w:r w:rsidR="008E12EB" w:rsidRPr="00B65ED4">
        <w:rPr>
          <w:rFonts w:ascii="Times New Roman" w:eastAsia="Times New Roman" w:hAnsi="Times New Roman" w:cs="Times New Roman"/>
          <w:sz w:val="24"/>
          <w:szCs w:val="24"/>
        </w:rPr>
        <w:t xml:space="preserve">), but </w:t>
      </w:r>
      <w:r w:rsidR="00F07D20" w:rsidRPr="00B65ED4">
        <w:rPr>
          <w:rFonts w:ascii="Times New Roman" w:eastAsia="Times New Roman" w:hAnsi="Times New Roman" w:cs="Times New Roman"/>
          <w:sz w:val="24"/>
          <w:szCs w:val="24"/>
        </w:rPr>
        <w:t>differed</w:t>
      </w:r>
      <w:r w:rsidRPr="00B65ED4">
        <w:rPr>
          <w:rFonts w:ascii="Times New Roman" w:eastAsia="Times New Roman" w:hAnsi="Times New Roman" w:cs="Times New Roman"/>
          <w:sz w:val="24"/>
          <w:szCs w:val="24"/>
        </w:rPr>
        <w:t xml:space="preserve"> </w:t>
      </w:r>
      <w:r w:rsidR="00426BF6" w:rsidRPr="00B65ED4">
        <w:rPr>
          <w:rFonts w:ascii="Times New Roman" w:eastAsia="Times New Roman" w:hAnsi="Times New Roman" w:cs="Times New Roman"/>
          <w:sz w:val="24"/>
          <w:szCs w:val="24"/>
        </w:rPr>
        <w:t>in the input terms</w:t>
      </w:r>
      <w:r w:rsidR="00B321CC">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 xml:space="preserve">(Eq. 3.2) and </w:t>
      </w:r>
      <w:r w:rsidR="008B57EF">
        <w:rPr>
          <w:rFonts w:ascii="Times New Roman" w:eastAsia="Times New Roman" w:hAnsi="Times New Roman" w:cs="Times New Roman"/>
          <w:sz w:val="24"/>
          <w:szCs w:val="24"/>
        </w:rPr>
        <w:t>NPPPOC</w:t>
      </w:r>
      <w:r w:rsidR="00964861" w:rsidRPr="00B65ED4">
        <w:rPr>
          <w:rFonts w:ascii="Times New Roman" w:eastAsia="Times New Roman" w:hAnsi="Times New Roman" w:cs="Times New Roman"/>
          <w:sz w:val="24"/>
          <w:szCs w:val="24"/>
          <w:vertAlign w:val="subscript"/>
        </w:rPr>
        <w:t xml:space="preserve"> </w:t>
      </w:r>
      <w:r w:rsidR="00964861" w:rsidRPr="00B65ED4">
        <w:rPr>
          <w:rFonts w:ascii="Times New Roman" w:eastAsia="Times New Roman" w:hAnsi="Times New Roman" w:cs="Times New Roman"/>
          <w:sz w:val="24"/>
          <w:szCs w:val="24"/>
        </w:rPr>
        <w:t>(Eq. 4.1)</w:t>
      </w:r>
      <w:r w:rsidRPr="00B65ED4">
        <w:rPr>
          <w:rFonts w:ascii="Times New Roman" w:eastAsia="Times New Roman" w:hAnsi="Times New Roman" w:cs="Times New Roman"/>
          <w:sz w:val="24"/>
          <w:szCs w:val="24"/>
        </w:rPr>
        <w:t xml:space="preserve">. </w:t>
      </w:r>
      <w:r w:rsidR="00070658" w:rsidRPr="00B65ED4">
        <w:rPr>
          <w:rFonts w:ascii="Times New Roman" w:eastAsia="Times New Roman" w:hAnsi="Times New Roman" w:cs="Times New Roman"/>
          <w:sz w:val="24"/>
          <w:szCs w:val="24"/>
        </w:rPr>
        <w:t>Total autochthony (NPP</w:t>
      </w:r>
      <w:r w:rsidR="00070658" w:rsidRPr="00B65ED4">
        <w:rPr>
          <w:rFonts w:ascii="Times New Roman" w:eastAsia="Times New Roman" w:hAnsi="Times New Roman" w:cs="Times New Roman"/>
          <w:sz w:val="24"/>
          <w:szCs w:val="24"/>
          <w:vertAlign w:val="subscript"/>
        </w:rPr>
        <w:t>TOT</w:t>
      </w:r>
      <w:r w:rsidR="0098092C" w:rsidRPr="00B65ED4">
        <w:rPr>
          <w:rFonts w:ascii="Times New Roman" w:eastAsia="Times New Roman" w:hAnsi="Times New Roman" w:cs="Times New Roman"/>
          <w:sz w:val="24"/>
          <w:szCs w:val="24"/>
        </w:rPr>
        <w:t>, Eq. 3.1) wa</w:t>
      </w:r>
      <w:r w:rsidR="00070658" w:rsidRPr="00B65ED4">
        <w:rPr>
          <w:rFonts w:ascii="Times New Roman" w:eastAsia="Times New Roman" w:hAnsi="Times New Roman" w:cs="Times New Roman"/>
          <w:sz w:val="24"/>
          <w:szCs w:val="24"/>
        </w:rPr>
        <w:t xml:space="preserve">s the product of </w:t>
      </w:r>
      <w:r w:rsidR="002746E7" w:rsidRPr="00B65ED4">
        <w:rPr>
          <w:rFonts w:ascii="Times New Roman" w:eastAsia="Times New Roman" w:hAnsi="Times New Roman" w:cs="Times New Roman"/>
          <w:sz w:val="24"/>
          <w:szCs w:val="24"/>
        </w:rPr>
        <w:t>GPP</w:t>
      </w:r>
      <w:r w:rsidR="0098092C" w:rsidRPr="00B65ED4">
        <w:rPr>
          <w:rFonts w:ascii="Times New Roman" w:eastAsia="Times New Roman" w:hAnsi="Times New Roman" w:cs="Times New Roman"/>
          <w:sz w:val="24"/>
          <w:szCs w:val="24"/>
        </w:rPr>
        <w:t>, which wa</w:t>
      </w:r>
      <w:r w:rsidR="00070658" w:rsidRPr="00B65ED4">
        <w:rPr>
          <w:rFonts w:ascii="Times New Roman" w:eastAsia="Times New Roman" w:hAnsi="Times New Roman" w:cs="Times New Roman"/>
          <w:sz w:val="24"/>
          <w:szCs w:val="24"/>
        </w:rPr>
        <w:t xml:space="preserve">s </w:t>
      </w:r>
      <w:r w:rsidR="00B80037" w:rsidRPr="00B65ED4">
        <w:rPr>
          <w:rFonts w:ascii="Times New Roman" w:eastAsia="Times New Roman" w:hAnsi="Times New Roman" w:cs="Times New Roman"/>
          <w:sz w:val="24"/>
          <w:szCs w:val="24"/>
        </w:rPr>
        <w:t>modeled as a function of</w:t>
      </w:r>
      <w:r w:rsidR="00426BF6" w:rsidRPr="00B65ED4">
        <w:rPr>
          <w:rFonts w:ascii="Times New Roman" w:eastAsia="Times New Roman" w:hAnsi="Times New Roman" w:cs="Times New Roman"/>
          <w:sz w:val="24"/>
          <w:szCs w:val="24"/>
        </w:rPr>
        <w:t xml:space="preserve"> </w:t>
      </w:r>
      <w:r w:rsidR="00D43A30" w:rsidRPr="00B65ED4">
        <w:rPr>
          <w:rFonts w:ascii="Times New Roman" w:eastAsia="Times New Roman" w:hAnsi="Times New Roman" w:cs="Times New Roman"/>
          <w:sz w:val="24"/>
          <w:szCs w:val="24"/>
        </w:rPr>
        <w:t>chl-</w:t>
      </w:r>
      <w:r w:rsidR="00D43A30" w:rsidRPr="00B65ED4">
        <w:rPr>
          <w:rFonts w:ascii="Times New Roman" w:eastAsia="Times New Roman" w:hAnsi="Times New Roman" w:cs="Times New Roman"/>
          <w:i/>
          <w:sz w:val="24"/>
          <w:szCs w:val="24"/>
        </w:rPr>
        <w:t>a</w:t>
      </w:r>
      <w:r w:rsidR="00793A49" w:rsidRPr="00B65ED4">
        <w:rPr>
          <w:rFonts w:ascii="Times New Roman" w:eastAsia="Times New Roman" w:hAnsi="Times New Roman" w:cs="Times New Roman"/>
          <w:i/>
          <w:sz w:val="24"/>
          <w:szCs w:val="24"/>
        </w:rPr>
        <w:t xml:space="preserve"> </w:t>
      </w:r>
      <w:r w:rsidR="00426BF6" w:rsidRPr="00B65ED4">
        <w:rPr>
          <w:rFonts w:ascii="Times New Roman" w:eastAsia="Times New Roman" w:hAnsi="Times New Roman" w:cs="Times New Roman"/>
          <w:sz w:val="24"/>
          <w:szCs w:val="24"/>
        </w:rPr>
        <w:t>(</w:t>
      </w:r>
      <w:r w:rsidR="009A403A" w:rsidRPr="00B65ED4">
        <w:rPr>
          <w:rFonts w:ascii="Times New Roman" w:eastAsia="Times New Roman" w:hAnsi="Times New Roman" w:cs="Times New Roman"/>
          <w:sz w:val="24"/>
          <w:szCs w:val="24"/>
        </w:rPr>
        <w:t>µ</w:t>
      </w:r>
      <w:r w:rsidR="00B80037" w:rsidRPr="00B65ED4">
        <w:rPr>
          <w:rFonts w:ascii="Times New Roman" w:eastAsia="Times New Roman" w:hAnsi="Times New Roman" w:cs="Times New Roman"/>
          <w:sz w:val="24"/>
          <w:szCs w:val="24"/>
        </w:rPr>
        <w:t>g L</w:t>
      </w:r>
      <w:r w:rsidR="00B80037"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mixing depth (</w:t>
      </w:r>
      <w:r w:rsidR="00D4048B" w:rsidRPr="00B65ED4">
        <w:rPr>
          <w:rFonts w:ascii="Times New Roman" w:eastAsia="Times New Roman" w:hAnsi="Times New Roman" w:cs="Times New Roman"/>
          <w:sz w:val="24"/>
          <w:szCs w:val="24"/>
        </w:rPr>
        <w:t>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and surface water temperature (</w:t>
      </w:r>
      <w:r w:rsidR="00426BF6" w:rsidRPr="00B65ED4">
        <w:rPr>
          <w:rFonts w:ascii="Times New Roman" w:eastAsia="Times New Roman" w:hAnsi="Times New Roman" w:cs="Times New Roman"/>
          <w:sz w:val="24"/>
          <w:szCs w:val="24"/>
        </w:rPr>
        <w:t xml:space="preserve">T, </w:t>
      </w:r>
      <w:r w:rsidR="00B80037" w:rsidRPr="00B65ED4">
        <w:rPr>
          <w:rFonts w:ascii="Times New Roman" w:eastAsia="Times New Roman" w:hAnsi="Times New Roman" w:cs="Times New Roman"/>
          <w:sz w:val="24"/>
          <w:szCs w:val="24"/>
        </w:rPr>
        <w:t>°C) per Morin et al. (1999)</w:t>
      </w:r>
      <w:r w:rsidR="00070658" w:rsidRPr="00B65ED4">
        <w:rPr>
          <w:rFonts w:ascii="Times New Roman" w:eastAsia="Times New Roman" w:hAnsi="Times New Roman" w:cs="Times New Roman"/>
          <w:sz w:val="24"/>
          <w:szCs w:val="24"/>
        </w:rPr>
        <w:t xml:space="preserve">, and the proportion of </w:t>
      </w:r>
      <w:r w:rsidR="00694AAD" w:rsidRPr="00B65ED4">
        <w:rPr>
          <w:rFonts w:ascii="Times New Roman" w:eastAsia="Times New Roman" w:hAnsi="Times New Roman" w:cs="Times New Roman"/>
          <w:sz w:val="24"/>
          <w:szCs w:val="24"/>
        </w:rPr>
        <w:t>GPP</w:t>
      </w:r>
      <w:r w:rsidR="00070658" w:rsidRPr="00B65ED4">
        <w:rPr>
          <w:rFonts w:ascii="Times New Roman" w:eastAsia="Times New Roman" w:hAnsi="Times New Roman" w:cs="Times New Roman"/>
          <w:sz w:val="24"/>
          <w:szCs w:val="24"/>
        </w:rPr>
        <w:t xml:space="preserve"> not respired by autotrophs (1-R</w:t>
      </w:r>
      <w:r w:rsidR="00070658" w:rsidRPr="00B65ED4">
        <w:rPr>
          <w:rFonts w:ascii="Times New Roman" w:eastAsia="Times New Roman" w:hAnsi="Times New Roman" w:cs="Times New Roman"/>
          <w:sz w:val="24"/>
          <w:szCs w:val="24"/>
          <w:vertAlign w:val="subscript"/>
        </w:rPr>
        <w:t>Autotroph</w:t>
      </w:r>
      <w:r w:rsidR="00070658"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w:t>
      </w:r>
      <w:r w:rsidR="00964861" w:rsidRPr="00B65ED4">
        <w:rPr>
          <w:rFonts w:ascii="Times New Roman" w:eastAsia="Times New Roman" w:hAnsi="Times New Roman" w:cs="Times New Roman"/>
          <w:sz w:val="24"/>
          <w:szCs w:val="24"/>
        </w:rPr>
        <w:t>The GPP function was calculated using observed temperature and chl-</w:t>
      </w:r>
      <w:r w:rsidR="00964861" w:rsidRPr="00B65ED4">
        <w:rPr>
          <w:rFonts w:ascii="Times New Roman" w:eastAsia="Times New Roman" w:hAnsi="Times New Roman" w:cs="Times New Roman"/>
          <w:i/>
          <w:sz w:val="24"/>
          <w:szCs w:val="24"/>
        </w:rPr>
        <w:t>a</w:t>
      </w:r>
      <w:r w:rsidR="00964861" w:rsidRPr="00B65ED4">
        <w:rPr>
          <w:rFonts w:ascii="Times New Roman" w:eastAsia="Times New Roman" w:hAnsi="Times New Roman" w:cs="Times New Roman"/>
          <w:sz w:val="24"/>
          <w:szCs w:val="24"/>
        </w:rPr>
        <w:t xml:space="preserve"> data that ranged from 5-25 °C and 1-1000 mg m</w:t>
      </w:r>
      <w:r w:rsidR="00964861" w:rsidRPr="00B65ED4">
        <w:rPr>
          <w:rFonts w:ascii="Times New Roman" w:eastAsia="Times New Roman" w:hAnsi="Times New Roman" w:cs="Times New Roman"/>
          <w:sz w:val="24"/>
          <w:szCs w:val="24"/>
          <w:vertAlign w:val="superscript"/>
        </w:rPr>
        <w:t>-2</w:t>
      </w:r>
      <w:r w:rsidR="00964861" w:rsidRPr="00B65ED4">
        <w:rPr>
          <w:rFonts w:ascii="Times New Roman" w:eastAsia="Times New Roman" w:hAnsi="Times New Roman" w:cs="Times New Roman"/>
          <w:sz w:val="24"/>
          <w:szCs w:val="24"/>
        </w:rPr>
        <w:t>, respectively, across all lakes</w:t>
      </w:r>
      <w:r w:rsidR="00B80037" w:rsidRPr="00B65ED4">
        <w:rPr>
          <w:rFonts w:ascii="Times New Roman" w:eastAsia="Times New Roman" w:hAnsi="Times New Roman" w:cs="Times New Roman"/>
          <w:sz w:val="24"/>
          <w:szCs w:val="24"/>
        </w:rPr>
        <w:t xml:space="preserve">. Since </w:t>
      </w:r>
      <w:r w:rsidR="005466DF" w:rsidRPr="00B65ED4">
        <w:rPr>
          <w:rFonts w:ascii="Times New Roman" w:eastAsia="Times New Roman" w:hAnsi="Times New Roman" w:cs="Times New Roman"/>
          <w:sz w:val="24"/>
          <w:szCs w:val="24"/>
        </w:rPr>
        <w:t>models of GPP are not well constrained at low temperatures</w:t>
      </w:r>
      <w:r w:rsidR="00B80037" w:rsidRPr="00B65ED4">
        <w:rPr>
          <w:rFonts w:ascii="Times New Roman" w:eastAsia="Times New Roman" w:hAnsi="Times New Roman" w:cs="Times New Roman"/>
          <w:sz w:val="24"/>
          <w:szCs w:val="24"/>
        </w:rPr>
        <w:t xml:space="preserve">, we set GPP to zero if surface water temperatures were &lt; 4 </w:t>
      </w:r>
      <w:r w:rsidR="00E24120" w:rsidRPr="00B65ED4">
        <w:rPr>
          <w:rFonts w:ascii="Times New Roman" w:eastAsia="Times New Roman" w:hAnsi="Times New Roman" w:cs="Times New Roman"/>
          <w:sz w:val="24"/>
          <w:szCs w:val="24"/>
          <w:vertAlign w:val="superscript"/>
        </w:rPr>
        <w:t>°</w:t>
      </w:r>
      <w:r w:rsidR="00B80037" w:rsidRPr="00B65ED4">
        <w:rPr>
          <w:rFonts w:ascii="Times New Roman" w:eastAsia="Times New Roman" w:hAnsi="Times New Roman" w:cs="Times New Roman"/>
          <w:sz w:val="24"/>
          <w:szCs w:val="24"/>
        </w:rPr>
        <w:t>C</w:t>
      </w:r>
      <w:r w:rsidR="00917B72" w:rsidRPr="00B65ED4">
        <w:rPr>
          <w:rFonts w:ascii="Times New Roman" w:eastAsia="Times New Roman" w:hAnsi="Times New Roman" w:cs="Times New Roman"/>
          <w:sz w:val="24"/>
          <w:szCs w:val="24"/>
        </w:rPr>
        <w:t>, as this is the maximum density of water and a point at which lakes would no longer be stratified</w:t>
      </w:r>
      <w:r w:rsidR="00B80037" w:rsidRPr="00B65ED4">
        <w:rPr>
          <w:rFonts w:ascii="Times New Roman" w:eastAsia="Times New Roman" w:hAnsi="Times New Roman" w:cs="Times New Roman"/>
          <w:sz w:val="24"/>
          <w:szCs w:val="24"/>
        </w:rPr>
        <w:t xml:space="preserve">. </w:t>
      </w:r>
      <w:r w:rsidR="00793A49" w:rsidRPr="00B65ED4">
        <w:rPr>
          <w:rFonts w:ascii="Times New Roman" w:eastAsia="Times New Roman" w:hAnsi="Times New Roman" w:cs="Times New Roman"/>
          <w:sz w:val="24"/>
          <w:szCs w:val="24"/>
        </w:rPr>
        <w:t>Chl-</w:t>
      </w:r>
      <w:r w:rsidR="00793A49" w:rsidRPr="00B65ED4">
        <w:rPr>
          <w:rFonts w:ascii="Times New Roman" w:eastAsia="Times New Roman" w:hAnsi="Times New Roman" w:cs="Times New Roman"/>
          <w:i/>
          <w:sz w:val="24"/>
          <w:szCs w:val="24"/>
        </w:rPr>
        <w:t>a</w:t>
      </w:r>
      <w:r w:rsidR="00B80037" w:rsidRPr="00B65ED4">
        <w:rPr>
          <w:rFonts w:ascii="Times New Roman" w:eastAsia="Times New Roman" w:hAnsi="Times New Roman" w:cs="Times New Roman"/>
          <w:sz w:val="24"/>
          <w:szCs w:val="24"/>
        </w:rPr>
        <w:t xml:space="preserve"> concentrations were converted from volume</w:t>
      </w:r>
      <w:r w:rsidR="00964861" w:rsidRPr="00B65ED4">
        <w:rPr>
          <w:rFonts w:ascii="Times New Roman" w:eastAsia="Times New Roman" w:hAnsi="Times New Roman" w:cs="Times New Roman"/>
          <w:sz w:val="24"/>
          <w:szCs w:val="24"/>
        </w:rPr>
        <w:t>tric</w:t>
      </w:r>
      <w:r w:rsidR="00B80037" w:rsidRPr="00B65ED4">
        <w:rPr>
          <w:rFonts w:ascii="Times New Roman" w:eastAsia="Times New Roman" w:hAnsi="Times New Roman" w:cs="Times New Roman"/>
          <w:sz w:val="24"/>
          <w:szCs w:val="24"/>
        </w:rPr>
        <w:t xml:space="preserve"> to areal units by multiplying by photic depth, which was estimated from Secchi depth (m; Wetzel </w:t>
      </w:r>
      <w:r w:rsidR="004C7B82" w:rsidRPr="00B65ED4">
        <w:rPr>
          <w:rFonts w:ascii="Times New Roman" w:eastAsia="Times New Roman" w:hAnsi="Times New Roman" w:cs="Times New Roman"/>
          <w:sz w:val="24"/>
          <w:szCs w:val="24"/>
        </w:rPr>
        <w:t>2001</w:t>
      </w:r>
      <w:r w:rsidR="00B80037"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The DOC fraction of total NPP (</w:t>
      </w:r>
      <w:r w:rsidR="008B57EF">
        <w:rPr>
          <w:rFonts w:ascii="Times New Roman" w:eastAsia="Times New Roman" w:hAnsi="Times New Roman" w:cs="Times New Roman"/>
          <w:sz w:val="24"/>
          <w:szCs w:val="24"/>
        </w:rPr>
        <w:t>NPPDOC</w:t>
      </w:r>
      <w:r w:rsidR="00A3753A">
        <w:rPr>
          <w:rFonts w:ascii="Times New Roman" w:eastAsia="Times New Roman" w:hAnsi="Times New Roman" w:cs="Times New Roman"/>
          <w:sz w:val="24"/>
          <w:szCs w:val="24"/>
        </w:rPr>
        <w:t>) was calculated</w:t>
      </w:r>
      <w:r w:rsidR="00B12BFC" w:rsidRPr="00B65ED4">
        <w:rPr>
          <w:rFonts w:ascii="Times New Roman" w:eastAsia="Times New Roman" w:hAnsi="Times New Roman" w:cs="Times New Roman"/>
          <w:sz w:val="24"/>
          <w:szCs w:val="24"/>
        </w:rPr>
        <w:t xml:space="preserve"> using the Pace and Prairie (2005) negative exponential equation</w:t>
      </w:r>
      <w:r w:rsidR="00A3753A">
        <w:rPr>
          <w:rFonts w:ascii="Times New Roman" w:eastAsia="Times New Roman" w:hAnsi="Times New Roman" w:cs="Times New Roman"/>
          <w:sz w:val="24"/>
          <w:szCs w:val="24"/>
        </w:rPr>
        <w:t xml:space="preserve"> (Eq. 3.2)</w:t>
      </w:r>
      <w:r w:rsidR="00694AAD" w:rsidRPr="00B65ED4">
        <w:rPr>
          <w:rFonts w:ascii="Times New Roman" w:eastAsia="Times New Roman" w:hAnsi="Times New Roman" w:cs="Times New Roman"/>
          <w:sz w:val="24"/>
          <w:szCs w:val="24"/>
        </w:rPr>
        <w:t>. The remainder of NPP</w:t>
      </w:r>
      <w:r w:rsidR="00694AAD" w:rsidRPr="00B65ED4">
        <w:rPr>
          <w:rFonts w:ascii="Times New Roman" w:eastAsia="Times New Roman" w:hAnsi="Times New Roman" w:cs="Times New Roman"/>
          <w:sz w:val="24"/>
          <w:szCs w:val="24"/>
          <w:vertAlign w:val="subscript"/>
        </w:rPr>
        <w:t>TOT</w:t>
      </w:r>
      <w:r w:rsidR="00694AAD" w:rsidRPr="00B65ED4">
        <w:rPr>
          <w:rFonts w:ascii="Times New Roman" w:eastAsia="Times New Roman" w:hAnsi="Times New Roman" w:cs="Times New Roman"/>
          <w:sz w:val="24"/>
          <w:szCs w:val="24"/>
        </w:rPr>
        <w:t xml:space="preserve"> </w:t>
      </w:r>
      <w:r w:rsidR="00A3753A">
        <w:rPr>
          <w:rFonts w:ascii="Times New Roman" w:eastAsia="Times New Roman" w:hAnsi="Times New Roman" w:cs="Times New Roman"/>
          <w:sz w:val="24"/>
          <w:szCs w:val="24"/>
        </w:rPr>
        <w:t>wa</w:t>
      </w:r>
      <w:r w:rsidR="00694AAD" w:rsidRPr="00B65ED4">
        <w:rPr>
          <w:rFonts w:ascii="Times New Roman" w:eastAsia="Times New Roman" w:hAnsi="Times New Roman" w:cs="Times New Roman"/>
          <w:sz w:val="24"/>
          <w:szCs w:val="24"/>
        </w:rPr>
        <w:t>s a</w:t>
      </w:r>
      <w:r w:rsidR="00964861" w:rsidRPr="00B65ED4">
        <w:rPr>
          <w:rFonts w:ascii="Times New Roman" w:eastAsia="Times New Roman" w:hAnsi="Times New Roman" w:cs="Times New Roman"/>
          <w:sz w:val="24"/>
          <w:szCs w:val="24"/>
        </w:rPr>
        <w:t>ttributed</w:t>
      </w:r>
      <w:r w:rsidR="00694AAD" w:rsidRPr="00B65ED4">
        <w:rPr>
          <w:rFonts w:ascii="Times New Roman" w:eastAsia="Times New Roman" w:hAnsi="Times New Roman" w:cs="Times New Roman"/>
          <w:sz w:val="24"/>
          <w:szCs w:val="24"/>
        </w:rPr>
        <w:t xml:space="preserve"> to POC (</w:t>
      </w:r>
      <w:r w:rsidR="008B57EF">
        <w:rPr>
          <w:rFonts w:ascii="Times New Roman" w:eastAsia="Times New Roman" w:hAnsi="Times New Roman" w:cs="Times New Roman"/>
          <w:sz w:val="24"/>
          <w:szCs w:val="24"/>
        </w:rPr>
        <w:t>NPPPOC</w:t>
      </w:r>
      <w:r w:rsidR="00694AAD" w:rsidRPr="00B65ED4">
        <w:rPr>
          <w:rFonts w:ascii="Times New Roman" w:eastAsia="Times New Roman" w:hAnsi="Times New Roman" w:cs="Times New Roman"/>
          <w:sz w:val="24"/>
          <w:szCs w:val="24"/>
        </w:rPr>
        <w:t>, Eq. 4.1).</w:t>
      </w:r>
      <w:r w:rsidR="00B12BFC" w:rsidRPr="00B65ED4">
        <w:rPr>
          <w:rFonts w:ascii="Times New Roman" w:eastAsia="Times New Roman" w:hAnsi="Times New Roman" w:cs="Times New Roman"/>
          <w:sz w:val="24"/>
          <w:szCs w:val="24"/>
        </w:rPr>
        <w:t xml:space="preserve"> </w:t>
      </w:r>
    </w:p>
    <w:p w14:paraId="2770C009" w14:textId="7F48EB98" w:rsidR="00E72FBD" w:rsidRPr="00B65ED4" w:rsidRDefault="00CF060D"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Water column d</w:t>
      </w:r>
      <w:r w:rsidR="00317B4F" w:rsidRPr="00B65ED4">
        <w:rPr>
          <w:rFonts w:ascii="Times New Roman" w:eastAsia="Times New Roman" w:hAnsi="Times New Roman" w:cs="Times New Roman"/>
          <w:sz w:val="24"/>
          <w:szCs w:val="24"/>
        </w:rPr>
        <w:t xml:space="preserve">issolved </w:t>
      </w:r>
      <w:r w:rsidR="00D4048B" w:rsidRPr="00B65ED4">
        <w:rPr>
          <w:rFonts w:ascii="Times New Roman" w:eastAsia="Times New Roman" w:hAnsi="Times New Roman" w:cs="Times New Roman"/>
          <w:sz w:val="24"/>
          <w:szCs w:val="24"/>
        </w:rPr>
        <w:t>o</w:t>
      </w:r>
      <w:r w:rsidR="000E47C5" w:rsidRPr="00B65ED4">
        <w:rPr>
          <w:rFonts w:ascii="Times New Roman" w:eastAsia="Times New Roman" w:hAnsi="Times New Roman" w:cs="Times New Roman"/>
          <w:sz w:val="24"/>
          <w:szCs w:val="24"/>
        </w:rPr>
        <w:t>xygen (DO</w:t>
      </w:r>
      <w:r w:rsidR="00C63123" w:rsidRPr="00B65ED4">
        <w:rPr>
          <w:rFonts w:ascii="Times New Roman" w:eastAsia="Times New Roman" w:hAnsi="Times New Roman" w:cs="Times New Roman"/>
          <w:sz w:val="24"/>
          <w:szCs w:val="24"/>
        </w:rPr>
        <w:t>) was used to constrain net ecosystem production (N</w:t>
      </w:r>
      <w:r w:rsidR="0031798E">
        <w:rPr>
          <w:rFonts w:ascii="Times New Roman" w:eastAsia="Times New Roman" w:hAnsi="Times New Roman" w:cs="Times New Roman"/>
          <w:sz w:val="24"/>
          <w:szCs w:val="24"/>
        </w:rPr>
        <w:t>EPOC</w:t>
      </w:r>
      <w:r w:rsidR="00C63123" w:rsidRPr="00B65ED4">
        <w:rPr>
          <w:rFonts w:ascii="Times New Roman" w:eastAsia="Times New Roman" w:hAnsi="Times New Roman" w:cs="Times New Roman"/>
          <w:sz w:val="24"/>
          <w:szCs w:val="24"/>
        </w:rPr>
        <w:t xml:space="preserve">, </w:t>
      </w:r>
      <w:r w:rsidR="00317B4F" w:rsidRPr="00B65ED4">
        <w:rPr>
          <w:rFonts w:ascii="Times New Roman" w:eastAsia="Times New Roman" w:hAnsi="Times New Roman" w:cs="Times New Roman"/>
          <w:sz w:val="24"/>
          <w:szCs w:val="24"/>
        </w:rPr>
        <w:t>Eq. 5.1)</w:t>
      </w:r>
      <w:r w:rsidR="00C63123" w:rsidRPr="00B65ED4">
        <w:rPr>
          <w:rFonts w:ascii="Times New Roman" w:eastAsia="Times New Roman" w:hAnsi="Times New Roman" w:cs="Times New Roman"/>
          <w:sz w:val="24"/>
          <w:szCs w:val="24"/>
        </w:rPr>
        <w:t>, under the assumption that at short time scales and under pseudo-equilibrium conditions, atmospheric exchange (F</w:t>
      </w:r>
      <w:r w:rsidR="00C63123" w:rsidRPr="00B65ED4">
        <w:rPr>
          <w:rFonts w:ascii="Times New Roman" w:eastAsia="Times New Roman" w:hAnsi="Times New Roman" w:cs="Times New Roman"/>
          <w:sz w:val="24"/>
          <w:szCs w:val="24"/>
          <w:vertAlign w:val="subscript"/>
        </w:rPr>
        <w:t>atm</w:t>
      </w:r>
      <w:r w:rsidR="00C63123" w:rsidRPr="00B65ED4">
        <w:rPr>
          <w:rFonts w:ascii="Times New Roman" w:eastAsia="Times New Roman" w:hAnsi="Times New Roman" w:cs="Times New Roman"/>
          <w:sz w:val="24"/>
          <w:szCs w:val="24"/>
        </w:rPr>
        <w:t xml:space="preserve">) </w:t>
      </w:r>
      <w:r w:rsidR="0098092C" w:rsidRPr="00B65ED4">
        <w:rPr>
          <w:rFonts w:ascii="Times New Roman" w:eastAsia="Times New Roman" w:hAnsi="Times New Roman" w:cs="Times New Roman"/>
          <w:sz w:val="24"/>
          <w:szCs w:val="24"/>
        </w:rPr>
        <w:t>approximated</w:t>
      </w:r>
      <w:r w:rsidR="00C63123" w:rsidRPr="00B65ED4">
        <w:rPr>
          <w:rFonts w:ascii="Times New Roman" w:eastAsia="Times New Roman" w:hAnsi="Times New Roman" w:cs="Times New Roman"/>
          <w:sz w:val="24"/>
          <w:szCs w:val="24"/>
        </w:rPr>
        <w:t xml:space="preserve"> N</w:t>
      </w:r>
      <w:r w:rsidR="0031798E">
        <w:rPr>
          <w:rFonts w:ascii="Times New Roman" w:eastAsia="Times New Roman" w:hAnsi="Times New Roman" w:cs="Times New Roman"/>
          <w:sz w:val="24"/>
          <w:szCs w:val="24"/>
        </w:rPr>
        <w:t>EPOC</w:t>
      </w:r>
      <w:r w:rsidR="00317B4F"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w:t>
      </w:r>
      <w:r w:rsidR="005D758E">
        <w:rPr>
          <w:rFonts w:ascii="Times New Roman" w:eastAsia="Times New Roman" w:hAnsi="Times New Roman" w:cs="Times New Roman"/>
          <w:sz w:val="24"/>
          <w:szCs w:val="24"/>
        </w:rPr>
        <w:t>(Eq. 5.</w:t>
      </w:r>
      <w:r w:rsidR="00B00015">
        <w:rPr>
          <w:rFonts w:ascii="Times New Roman" w:eastAsia="Times New Roman" w:hAnsi="Times New Roman" w:cs="Times New Roman"/>
          <w:sz w:val="24"/>
          <w:szCs w:val="24"/>
        </w:rPr>
        <w:t>2</w:t>
      </w:r>
      <w:r w:rsidR="005D758E">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was calculated as</w:t>
      </w:r>
      <w:r w:rsidR="005D758E">
        <w:rPr>
          <w:rFonts w:ascii="Times New Roman" w:eastAsia="Times New Roman" w:hAnsi="Times New Roman" w:cs="Times New Roman"/>
          <w:sz w:val="24"/>
          <w:szCs w:val="24"/>
        </w:rPr>
        <w:t xml:space="preserve"> a function of </w:t>
      </w:r>
      <w:r w:rsidRPr="00B65ED4">
        <w:rPr>
          <w:rFonts w:ascii="Times New Roman" w:eastAsia="Times New Roman" w:hAnsi="Times New Roman" w:cs="Times New Roman"/>
          <w:sz w:val="24"/>
          <w:szCs w:val="24"/>
        </w:rPr>
        <w:t>piston velocity</w:t>
      </w:r>
      <w:r w:rsidR="005D758E">
        <w:rPr>
          <w:rFonts w:ascii="Times New Roman" w:eastAsia="Times New Roman" w:hAnsi="Times New Roman" w:cs="Times New Roman"/>
          <w:sz w:val="24"/>
          <w:szCs w:val="24"/>
        </w:rPr>
        <w:t xml:space="preserve"> (k)</w:t>
      </w:r>
      <w:r w:rsidRPr="00B65ED4">
        <w:rPr>
          <w:rFonts w:ascii="Times New Roman" w:eastAsia="Times New Roman" w:hAnsi="Times New Roman" w:cs="Times New Roman"/>
          <w:sz w:val="24"/>
          <w:szCs w:val="24"/>
        </w:rPr>
        <w:t>, set to 0.7 m d</w:t>
      </w:r>
      <w:r w:rsidRPr="00B65ED4">
        <w:rPr>
          <w:rFonts w:ascii="Times New Roman" w:eastAsia="Times New Roman" w:hAnsi="Times New Roman" w:cs="Times New Roman"/>
          <w:sz w:val="24"/>
          <w:szCs w:val="24"/>
          <w:vertAlign w:val="superscript"/>
        </w:rPr>
        <w:t>-1</w:t>
      </w:r>
      <w:r w:rsidR="005D758E">
        <w:rPr>
          <w:rFonts w:ascii="Times New Roman" w:eastAsia="Times New Roman" w:hAnsi="Times New Roman" w:cs="Times New Roman"/>
          <w:sz w:val="24"/>
          <w:szCs w:val="24"/>
        </w:rPr>
        <w:t>, DO and DO saturation,</w:t>
      </w:r>
      <w:r w:rsidRPr="00B65ED4">
        <w:rPr>
          <w:rFonts w:ascii="Times New Roman" w:eastAsia="Times New Roman" w:hAnsi="Times New Roman" w:cs="Times New Roman"/>
          <w:sz w:val="24"/>
          <w:szCs w:val="24"/>
        </w:rPr>
        <w:t xml:space="preserve"> and the mixing depth, Z</w:t>
      </w:r>
      <w:r w:rsidRPr="00B65ED4">
        <w:rPr>
          <w:rFonts w:ascii="Times New Roman" w:eastAsia="Times New Roman" w:hAnsi="Times New Roman" w:cs="Times New Roman"/>
          <w:sz w:val="24"/>
          <w:szCs w:val="24"/>
          <w:vertAlign w:val="subscript"/>
        </w:rPr>
        <w:t>mix</w:t>
      </w:r>
      <w:r w:rsidRPr="005D758E">
        <w:rPr>
          <w:rFonts w:ascii="Times New Roman" w:eastAsia="Times New Roman" w:hAnsi="Times New Roman" w:cs="Times New Roman"/>
          <w:sz w:val="24"/>
          <w:szCs w:val="24"/>
        </w:rPr>
        <w:t xml:space="preserve">, </w:t>
      </w:r>
      <w:r w:rsidR="005D758E" w:rsidRPr="005D758E">
        <w:rPr>
          <w:rFonts w:ascii="Times New Roman" w:eastAsia="Times New Roman" w:hAnsi="Times New Roman" w:cs="Times New Roman"/>
          <w:sz w:val="24"/>
          <w:szCs w:val="24"/>
        </w:rPr>
        <w:t xml:space="preserve">which </w:t>
      </w:r>
      <w:r w:rsidRPr="005D758E">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set equal to half the photic </w:t>
      </w:r>
      <w:r w:rsidR="00F154ED">
        <w:rPr>
          <w:rFonts w:ascii="Times New Roman" w:eastAsia="Times New Roman" w:hAnsi="Times New Roman" w:cs="Times New Roman"/>
          <w:sz w:val="24"/>
          <w:szCs w:val="24"/>
        </w:rPr>
        <w:t xml:space="preserve">zone </w:t>
      </w:r>
      <w:r w:rsidRPr="00B65ED4">
        <w:rPr>
          <w:rFonts w:ascii="Times New Roman" w:eastAsia="Times New Roman" w:hAnsi="Times New Roman" w:cs="Times New Roman"/>
          <w:sz w:val="24"/>
          <w:szCs w:val="24"/>
        </w:rPr>
        <w:t xml:space="preserve">depth (m). </w:t>
      </w:r>
      <w:r w:rsidR="00E72FBD" w:rsidRPr="00B65ED4">
        <w:rPr>
          <w:rFonts w:ascii="Times New Roman" w:eastAsia="Times New Roman" w:hAnsi="Times New Roman" w:cs="Times New Roman"/>
          <w:sz w:val="24"/>
          <w:szCs w:val="24"/>
        </w:rPr>
        <w:t>The saturation of DO (</w:t>
      </w:r>
      <w:r w:rsidR="000E47C5" w:rsidRPr="00B65ED4">
        <w:rPr>
          <w:rFonts w:ascii="Times New Roman" w:eastAsia="Times New Roman" w:hAnsi="Times New Roman" w:cs="Times New Roman"/>
          <w:sz w:val="24"/>
          <w:szCs w:val="24"/>
        </w:rPr>
        <w:t>DO</w:t>
      </w:r>
      <w:r w:rsidR="005A6824" w:rsidRPr="00B65ED4">
        <w:rPr>
          <w:rFonts w:ascii="Times New Roman" w:eastAsia="Times New Roman" w:hAnsi="Times New Roman" w:cs="Times New Roman"/>
          <w:sz w:val="24"/>
          <w:szCs w:val="24"/>
          <w:vertAlign w:val="subscript"/>
        </w:rPr>
        <w:t>sat</w:t>
      </w:r>
      <w:r w:rsidR="00E72FBD" w:rsidRPr="00B65ED4">
        <w:rPr>
          <w:rFonts w:ascii="Times New Roman" w:eastAsia="Times New Roman" w:hAnsi="Times New Roman" w:cs="Times New Roman"/>
          <w:sz w:val="24"/>
          <w:szCs w:val="24"/>
        </w:rPr>
        <w:t xml:space="preserve">) is </w:t>
      </w:r>
      <w:r w:rsidR="00E72FBD" w:rsidRPr="00B65ED4">
        <w:rPr>
          <w:rFonts w:ascii="Times New Roman" w:eastAsia="Times New Roman" w:hAnsi="Times New Roman" w:cs="Times New Roman"/>
          <w:sz w:val="24"/>
          <w:szCs w:val="24"/>
        </w:rPr>
        <w:lastRenderedPageBreak/>
        <w:t xml:space="preserve">temperature dependent and was determined using the Garcia-Benson method in the LakeMetabolizer R package (Winslow et al. 2016). </w:t>
      </w:r>
      <w:r w:rsidR="00D47DEE" w:rsidRPr="00B65ED4">
        <w:rPr>
          <w:rFonts w:ascii="Times New Roman" w:eastAsia="Times New Roman" w:hAnsi="Times New Roman" w:cs="Times New Roman"/>
          <w:sz w:val="24"/>
          <w:szCs w:val="24"/>
        </w:rPr>
        <w:t xml:space="preserve">Heterotrophic respiration </w:t>
      </w:r>
      <w:r w:rsidR="00B80037" w:rsidRPr="00B65ED4">
        <w:rPr>
          <w:rFonts w:ascii="Times New Roman" w:eastAsia="Times New Roman" w:hAnsi="Times New Roman" w:cs="Times New Roman"/>
          <w:sz w:val="24"/>
          <w:szCs w:val="24"/>
        </w:rPr>
        <w:t>was calculated as a function of DOC</w:t>
      </w:r>
      <w:r w:rsidR="00654ABC"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and DOC</w:t>
      </w:r>
      <w:r w:rsidR="00654ABC" w:rsidRPr="00B65ED4">
        <w:rPr>
          <w:rFonts w:ascii="Times New Roman" w:eastAsia="Times New Roman" w:hAnsi="Times New Roman" w:cs="Times New Roman"/>
          <w:sz w:val="24"/>
          <w:szCs w:val="24"/>
          <w:vertAlign w:val="subscript"/>
        </w:rPr>
        <w:t>A</w:t>
      </w:r>
      <w:r w:rsidR="00B80037" w:rsidRPr="00B65ED4">
        <w:rPr>
          <w:rFonts w:ascii="Times New Roman" w:eastAsia="Times New Roman" w:hAnsi="Times New Roman" w:cs="Times New Roman"/>
          <w:sz w:val="24"/>
          <w:szCs w:val="24"/>
          <w:vertAlign w:val="subscript"/>
        </w:rPr>
        <w:t>lloch</w:t>
      </w:r>
      <w:r w:rsidR="00B80037" w:rsidRPr="00B65ED4">
        <w:rPr>
          <w:rFonts w:ascii="Times New Roman" w:eastAsia="Times New Roman" w:hAnsi="Times New Roman" w:cs="Times New Roman"/>
          <w:sz w:val="24"/>
          <w:szCs w:val="24"/>
        </w:rPr>
        <w:t xml:space="preserve"> concentration (g m</w:t>
      </w:r>
      <w:r w:rsidR="00B80037" w:rsidRPr="00B65ED4">
        <w:rPr>
          <w:rFonts w:ascii="Times New Roman" w:eastAsia="Times New Roman" w:hAnsi="Times New Roman" w:cs="Times New Roman"/>
          <w:sz w:val="24"/>
          <w:szCs w:val="24"/>
          <w:vertAlign w:val="superscript"/>
        </w:rPr>
        <w:t>-3</w:t>
      </w:r>
      <w:r w:rsidR="00B80037" w:rsidRPr="00B65ED4">
        <w:rPr>
          <w:rFonts w:ascii="Times New Roman" w:eastAsia="Times New Roman" w:hAnsi="Times New Roman" w:cs="Times New Roman"/>
          <w:sz w:val="24"/>
          <w:szCs w:val="24"/>
        </w:rPr>
        <w:t>) in the photic zone, epilimnion temperature</w:t>
      </w:r>
      <w:r w:rsidR="004725D4" w:rsidRPr="00B65ED4">
        <w:rPr>
          <w:rFonts w:ascii="Times New Roman" w:eastAsia="Times New Roman" w:hAnsi="Times New Roman" w:cs="Times New Roman"/>
          <w:sz w:val="24"/>
          <w:szCs w:val="24"/>
        </w:rPr>
        <w:t xml:space="preserve"> (assumed to be uniform through the photic zone)</w:t>
      </w:r>
      <w:r w:rsidR="004E3080"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two</w:t>
      </w:r>
      <w:r w:rsidR="007E4525" w:rsidRPr="00B65ED4">
        <w:rPr>
          <w:rFonts w:ascii="Times New Roman" w:eastAsia="Times New Roman" w:hAnsi="Times New Roman" w:cs="Times New Roman"/>
          <w:sz w:val="24"/>
          <w:szCs w:val="24"/>
        </w:rPr>
        <w:t xml:space="preserve"> </w:t>
      </w:r>
      <w:r w:rsidR="00DD5937" w:rsidRPr="00B65ED4">
        <w:rPr>
          <w:rFonts w:ascii="Times New Roman" w:eastAsia="Times New Roman" w:hAnsi="Times New Roman" w:cs="Times New Roman"/>
          <w:sz w:val="24"/>
          <w:szCs w:val="24"/>
        </w:rPr>
        <w:t>calibrated</w:t>
      </w:r>
      <w:r w:rsidR="00B80037" w:rsidRPr="00B65ED4">
        <w:rPr>
          <w:rFonts w:ascii="Times New Roman" w:eastAsia="Times New Roman" w:hAnsi="Times New Roman" w:cs="Times New Roman"/>
          <w:sz w:val="24"/>
          <w:szCs w:val="24"/>
        </w:rPr>
        <w:t xml:space="preserve"> parameters: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Autoch</w:t>
      </w:r>
      <w:r w:rsidR="00654ABC"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RDOC</w:t>
      </w:r>
      <w:r w:rsidR="00654ABC" w:rsidRPr="00B65ED4">
        <w:rPr>
          <w:rFonts w:ascii="Times New Roman" w:eastAsia="Times New Roman" w:hAnsi="Times New Roman" w:cs="Times New Roman"/>
          <w:sz w:val="24"/>
          <w:szCs w:val="24"/>
          <w:vertAlign w:val="subscript"/>
        </w:rPr>
        <w:t>Alloch</w:t>
      </w:r>
      <w:r w:rsidR="00654ABC" w:rsidRPr="00B65ED4">
        <w:rPr>
          <w:rFonts w:ascii="Times New Roman" w:eastAsia="Times New Roman" w:hAnsi="Times New Roman" w:cs="Times New Roman"/>
          <w:i/>
          <w:sz w:val="24"/>
          <w:szCs w:val="24"/>
          <w:vertAlign w:val="subscript"/>
        </w:rPr>
        <w:t xml:space="preserve"> </w:t>
      </w:r>
      <w:r w:rsidR="00B80037" w:rsidRPr="00B65ED4">
        <w:rPr>
          <w:rFonts w:ascii="Times New Roman" w:eastAsia="Times New Roman" w:hAnsi="Times New Roman" w:cs="Times New Roman"/>
          <w:sz w:val="24"/>
          <w:szCs w:val="24"/>
        </w:rPr>
        <w:t>(Table</w:t>
      </w:r>
      <w:r w:rsidR="00034BD1" w:rsidRPr="00B65ED4">
        <w:rPr>
          <w:rFonts w:ascii="Times New Roman" w:eastAsia="Times New Roman" w:hAnsi="Times New Roman" w:cs="Times New Roman"/>
          <w:sz w:val="24"/>
          <w:szCs w:val="24"/>
        </w:rPr>
        <w:t>s 2-3,</w:t>
      </w:r>
      <w:r w:rsidR="00B80037" w:rsidRPr="00B65ED4">
        <w:rPr>
          <w:rFonts w:ascii="Times New Roman" w:eastAsia="Times New Roman" w:hAnsi="Times New Roman" w:cs="Times New Roman"/>
          <w:sz w:val="24"/>
          <w:szCs w:val="24"/>
        </w:rPr>
        <w:t xml:space="preserve"> Eqs</w:t>
      </w:r>
      <w:r w:rsidR="00F55FEA" w:rsidRPr="00B65ED4">
        <w:rPr>
          <w:rFonts w:ascii="Times New Roman" w:eastAsia="Times New Roman" w:hAnsi="Times New Roman" w:cs="Times New Roman"/>
          <w:sz w:val="24"/>
          <w:szCs w:val="24"/>
        </w:rPr>
        <w:t>.</w:t>
      </w:r>
      <w:r w:rsidR="00654ABC" w:rsidRPr="00B65ED4">
        <w:rPr>
          <w:rFonts w:ascii="Times New Roman" w:eastAsia="Times New Roman" w:hAnsi="Times New Roman" w:cs="Times New Roman"/>
          <w:sz w:val="24"/>
          <w:szCs w:val="24"/>
        </w:rPr>
        <w:t xml:space="preserve"> 1.4, 3.4</w:t>
      </w:r>
      <w:r w:rsidR="00D47DEE" w:rsidRPr="00B65ED4">
        <w:rPr>
          <w:rFonts w:ascii="Times New Roman" w:eastAsia="Times New Roman" w:hAnsi="Times New Roman" w:cs="Times New Roman"/>
          <w:sz w:val="24"/>
          <w:szCs w:val="24"/>
        </w:rPr>
        <w:t>, 5.12</w:t>
      </w:r>
      <w:r w:rsidR="00B80037" w:rsidRPr="00B65ED4">
        <w:rPr>
          <w:rFonts w:ascii="Times New Roman" w:eastAsia="Times New Roman" w:hAnsi="Times New Roman" w:cs="Times New Roman"/>
          <w:sz w:val="24"/>
          <w:szCs w:val="24"/>
        </w:rPr>
        <w:t>)</w:t>
      </w:r>
      <w:r w:rsidR="00384BFB" w:rsidRPr="00B65ED4">
        <w:rPr>
          <w:rFonts w:ascii="Times New Roman" w:eastAsia="Times New Roman" w:hAnsi="Times New Roman" w:cs="Times New Roman"/>
          <w:sz w:val="24"/>
          <w:szCs w:val="24"/>
        </w:rPr>
        <w:t xml:space="preserve"> (see Model calibration and uncertainty analysis)</w:t>
      </w:r>
      <w:r w:rsidR="00B80037"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We determined epilimnion temperature by averaging</w:t>
      </w:r>
      <w:r w:rsidR="005B125F" w:rsidRPr="00B65ED4">
        <w:rPr>
          <w:rFonts w:ascii="Times New Roman" w:eastAsia="Times New Roman" w:hAnsi="Times New Roman" w:cs="Times New Roman"/>
          <w:sz w:val="24"/>
          <w:szCs w:val="24"/>
        </w:rPr>
        <w:t xml:space="preserve"> </w:t>
      </w:r>
      <w:r w:rsidR="00600B15" w:rsidRPr="00B65ED4">
        <w:rPr>
          <w:rFonts w:ascii="Times New Roman" w:eastAsia="Times New Roman" w:hAnsi="Times New Roman" w:cs="Times New Roman"/>
          <w:sz w:val="24"/>
          <w:szCs w:val="24"/>
        </w:rPr>
        <w:t>observed temperatures throughout the photic zone when data were available</w:t>
      </w:r>
      <w:r w:rsidR="00D47DEE" w:rsidRPr="00B65ED4">
        <w:rPr>
          <w:rFonts w:ascii="Times New Roman" w:eastAsia="Times New Roman" w:hAnsi="Times New Roman" w:cs="Times New Roman"/>
          <w:sz w:val="24"/>
          <w:szCs w:val="24"/>
        </w:rPr>
        <w:t xml:space="preserve"> from multiple depths</w:t>
      </w:r>
      <w:r w:rsidR="00600B15" w:rsidRPr="00B65ED4">
        <w:rPr>
          <w:rFonts w:ascii="Times New Roman" w:eastAsia="Times New Roman" w:hAnsi="Times New Roman" w:cs="Times New Roman"/>
          <w:sz w:val="24"/>
          <w:szCs w:val="24"/>
        </w:rPr>
        <w:t>, but otherw</w:t>
      </w:r>
      <w:r w:rsidR="004177CF" w:rsidRPr="00B65ED4">
        <w:rPr>
          <w:rFonts w:ascii="Times New Roman" w:eastAsia="Times New Roman" w:hAnsi="Times New Roman" w:cs="Times New Roman"/>
          <w:sz w:val="24"/>
          <w:szCs w:val="24"/>
        </w:rPr>
        <w:t>ise used surface temperature (</w:t>
      </w:r>
      <w:r w:rsidR="00D846BF">
        <w:rPr>
          <w:rFonts w:ascii="Times New Roman" w:eastAsia="Times New Roman" w:hAnsi="Times New Roman" w:cs="Times New Roman"/>
          <w:sz w:val="24"/>
          <w:szCs w:val="24"/>
        </w:rPr>
        <w:t>Appendix S1</w:t>
      </w:r>
      <w:r w:rsidR="00600B15" w:rsidRPr="00B65ED4">
        <w:rPr>
          <w:rFonts w:ascii="Times New Roman" w:eastAsia="Times New Roman" w:hAnsi="Times New Roman" w:cs="Times New Roman"/>
          <w:sz w:val="24"/>
          <w:szCs w:val="24"/>
        </w:rPr>
        <w:t xml:space="preserve">). </w:t>
      </w:r>
    </w:p>
    <w:p w14:paraId="2B83DCA2" w14:textId="77777777" w:rsidR="005A6824" w:rsidRPr="00B65ED4" w:rsidRDefault="005A6824" w:rsidP="002F35B3">
      <w:pPr>
        <w:spacing w:line="480" w:lineRule="auto"/>
        <w:rPr>
          <w:rFonts w:ascii="Times New Roman" w:eastAsia="Times New Roman" w:hAnsi="Times New Roman" w:cs="Times New Roman"/>
          <w:sz w:val="24"/>
          <w:szCs w:val="24"/>
        </w:rPr>
      </w:pPr>
      <w:bookmarkStart w:id="40" w:name="_ny5h27mmaq7k" w:colFirst="0" w:colLast="0"/>
      <w:bookmarkStart w:id="41" w:name="_l03fr54i2e0u" w:colFirst="0" w:colLast="0"/>
      <w:bookmarkEnd w:id="40"/>
      <w:bookmarkEnd w:id="41"/>
    </w:p>
    <w:p w14:paraId="7CB3F1A3" w14:textId="77777777" w:rsidR="0032009C" w:rsidRPr="00B65ED4" w:rsidRDefault="00B80037"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Model calibration</w:t>
      </w:r>
      <w:r w:rsidR="008D467A" w:rsidRPr="00B65ED4">
        <w:rPr>
          <w:rFonts w:ascii="Times New Roman" w:eastAsia="Times New Roman" w:hAnsi="Times New Roman" w:cs="Times New Roman"/>
          <w:i/>
          <w:sz w:val="24"/>
          <w:szCs w:val="24"/>
        </w:rPr>
        <w:t xml:space="preserve"> and uncertainty analysis</w:t>
      </w:r>
      <w:r w:rsidRPr="00B65ED4">
        <w:rPr>
          <w:rFonts w:ascii="Times New Roman" w:eastAsia="Times New Roman" w:hAnsi="Times New Roman" w:cs="Times New Roman"/>
          <w:i/>
          <w:sz w:val="24"/>
          <w:szCs w:val="24"/>
        </w:rPr>
        <w:t xml:space="preserve"> </w:t>
      </w:r>
    </w:p>
    <w:p w14:paraId="1E4A02A9" w14:textId="7966EA59" w:rsidR="00B65474" w:rsidRPr="00B65ED4" w:rsidRDefault="007D3D0C"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The collinearity of the</w:t>
      </w:r>
      <w:r w:rsidR="00B80037" w:rsidRPr="00B65ED4">
        <w:rPr>
          <w:rFonts w:ascii="Times New Roman" w:eastAsia="Times New Roman" w:hAnsi="Times New Roman" w:cs="Times New Roman"/>
          <w:sz w:val="24"/>
          <w:szCs w:val="24"/>
        </w:rPr>
        <w:t xml:space="preserve"> four </w:t>
      </w:r>
      <w:r w:rsidR="000D0D2C" w:rsidRPr="00B65ED4">
        <w:rPr>
          <w:rFonts w:ascii="Times New Roman" w:eastAsia="Times New Roman" w:hAnsi="Times New Roman" w:cs="Times New Roman"/>
          <w:sz w:val="24"/>
          <w:szCs w:val="24"/>
        </w:rPr>
        <w:t xml:space="preserve">free </w:t>
      </w:r>
      <w:r w:rsidR="00B80037" w:rsidRPr="00B65ED4">
        <w:rPr>
          <w:rFonts w:ascii="Times New Roman" w:eastAsia="Times New Roman" w:hAnsi="Times New Roman" w:cs="Times New Roman"/>
          <w:sz w:val="24"/>
          <w:szCs w:val="24"/>
        </w:rPr>
        <w:t>parameters in the model (</w:t>
      </w:r>
      <w:r w:rsidR="00384BFB" w:rsidRPr="00B65ED4">
        <w:rPr>
          <w:rFonts w:ascii="Times New Roman" w:eastAsia="Times New Roman" w:hAnsi="Times New Roman" w:cs="Times New Roman"/>
          <w:sz w:val="24"/>
          <w:szCs w:val="24"/>
        </w:rPr>
        <w:t xml:space="preserve">respiration: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E72FBD" w:rsidRPr="00B65ED4">
        <w:rPr>
          <w:rFonts w:ascii="Times New Roman" w:eastAsia="Times New Roman" w:hAnsi="Times New Roman" w:cs="Times New Roman"/>
          <w:bCs/>
          <w:sz w:val="24"/>
          <w:szCs w:val="24"/>
          <w:vertAlign w:val="subscript"/>
        </w:rPr>
        <w:t>Autoch</w:t>
      </w:r>
      <w:r w:rsidR="00B80037" w:rsidRPr="00B65ED4">
        <w:rPr>
          <w:rFonts w:ascii="Times New Roman" w:eastAsia="Times New Roman" w:hAnsi="Times New Roman" w:cs="Times New Roman"/>
          <w:sz w:val="24"/>
          <w:szCs w:val="24"/>
        </w:rPr>
        <w:t xml:space="preserve">, </w:t>
      </w:r>
      <w:r w:rsidR="00384BFB" w:rsidRPr="00B65ED4">
        <w:rPr>
          <w:rFonts w:ascii="Times New Roman" w:eastAsia="Times New Roman" w:hAnsi="Times New Roman" w:cs="Times New Roman"/>
          <w:sz w:val="24"/>
          <w:szCs w:val="24"/>
        </w:rPr>
        <w:t xml:space="preserve">burial: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Alloch</w:t>
      </w:r>
      <w:r w:rsidR="00E72FBD"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and </w:t>
      </w:r>
      <w:r w:rsidR="008B57EF">
        <w:rPr>
          <w:rFonts w:ascii="Times New Roman" w:eastAsia="Times New Roman" w:hAnsi="Times New Roman" w:cs="Times New Roman"/>
          <w:sz w:val="24"/>
          <w:szCs w:val="24"/>
        </w:rPr>
        <w:t>BPOC</w:t>
      </w:r>
      <w:r w:rsidR="00E72FBD"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Table 2) </w:t>
      </w:r>
      <w:r w:rsidRPr="00B65ED4">
        <w:rPr>
          <w:rFonts w:ascii="Times New Roman" w:eastAsia="Times New Roman" w:hAnsi="Times New Roman" w:cs="Times New Roman"/>
          <w:sz w:val="24"/>
          <w:szCs w:val="24"/>
        </w:rPr>
        <w:t xml:space="preserve">was tested using the </w:t>
      </w:r>
      <w:r w:rsidRPr="00B65ED4">
        <w:rPr>
          <w:rFonts w:ascii="Times New Roman" w:eastAsia="Times New Roman" w:hAnsi="Times New Roman" w:cs="Times New Roman"/>
          <w:i/>
          <w:sz w:val="24"/>
          <w:szCs w:val="24"/>
        </w:rPr>
        <w:t>collin</w:t>
      </w:r>
      <w:r w:rsidRPr="00B65ED4">
        <w:rPr>
          <w:rFonts w:ascii="Times New Roman" w:eastAsia="Times New Roman" w:hAnsi="Times New Roman" w:cs="Times New Roman"/>
          <w:sz w:val="24"/>
          <w:szCs w:val="24"/>
        </w:rPr>
        <w:t xml:space="preserve"> function in the R package FME (Soetaert and Petzoldt 2010). In general, when the collinearity index is less than 20, linear independence is assumed</w:t>
      </w:r>
      <w:r w:rsidR="000928B1">
        <w:rPr>
          <w:rFonts w:ascii="Times New Roman" w:eastAsia="Times New Roman" w:hAnsi="Times New Roman" w:cs="Times New Roman"/>
          <w:sz w:val="24"/>
          <w:szCs w:val="24"/>
        </w:rPr>
        <w:t xml:space="preserve"> (</w:t>
      </w:r>
      <w:r w:rsidR="000928B1" w:rsidRPr="00B65ED4">
        <w:rPr>
          <w:rFonts w:ascii="Times New Roman" w:eastAsia="Times New Roman" w:hAnsi="Times New Roman" w:cs="Times New Roman"/>
          <w:sz w:val="24"/>
          <w:szCs w:val="24"/>
        </w:rPr>
        <w:t xml:space="preserve">Brun </w:t>
      </w:r>
      <w:r w:rsidR="000928B1">
        <w:rPr>
          <w:rFonts w:ascii="Times New Roman" w:eastAsia="Times New Roman" w:hAnsi="Times New Roman" w:cs="Times New Roman"/>
          <w:sz w:val="24"/>
          <w:szCs w:val="24"/>
        </w:rPr>
        <w:t xml:space="preserve">et al. </w:t>
      </w:r>
      <w:r w:rsidR="000928B1" w:rsidRPr="00B65ED4">
        <w:rPr>
          <w:rFonts w:ascii="Times New Roman" w:eastAsia="Times New Roman" w:hAnsi="Times New Roman" w:cs="Times New Roman"/>
          <w:sz w:val="24"/>
          <w:szCs w:val="24"/>
        </w:rPr>
        <w:t>2001, Omlin et al. 2001</w:t>
      </w:r>
      <w:r w:rsidR="000928B1">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Finding low collinearity, the four parameters </w:t>
      </w:r>
      <w:r w:rsidR="00B80037" w:rsidRPr="00B65ED4">
        <w:rPr>
          <w:rFonts w:ascii="Times New Roman" w:eastAsia="Times New Roman" w:hAnsi="Times New Roman" w:cs="Times New Roman"/>
          <w:sz w:val="24"/>
          <w:szCs w:val="24"/>
        </w:rPr>
        <w:t>were fit by minimizing the sum of the squared residuals of DOC and DO</w:t>
      </w:r>
      <w:r w:rsidR="00BF7B28">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equally weighted by number of observations. The model was fit using a pseudo-random search algorithm in the </w:t>
      </w:r>
      <w:r w:rsidR="005F5211">
        <w:rPr>
          <w:rFonts w:ascii="Times New Roman" w:eastAsia="Times New Roman" w:hAnsi="Times New Roman" w:cs="Times New Roman"/>
          <w:sz w:val="24"/>
          <w:szCs w:val="24"/>
        </w:rPr>
        <w:t xml:space="preserve">FME </w:t>
      </w:r>
      <w:r w:rsidR="00B80037" w:rsidRPr="00B65ED4">
        <w:rPr>
          <w:rFonts w:ascii="Times New Roman" w:eastAsia="Times New Roman" w:hAnsi="Times New Roman" w:cs="Times New Roman"/>
          <w:sz w:val="24"/>
          <w:szCs w:val="24"/>
        </w:rPr>
        <w:t xml:space="preserve">package. </w:t>
      </w:r>
      <w:r w:rsidR="00550653" w:rsidRPr="00B65ED4">
        <w:rPr>
          <w:rFonts w:ascii="Times New Roman" w:eastAsia="Times New Roman" w:hAnsi="Times New Roman" w:cs="Times New Roman"/>
          <w:sz w:val="24"/>
          <w:szCs w:val="24"/>
        </w:rPr>
        <w:t>Burial parameters were constrained in the model as a proportion between 0 (no burial of POC) and 1 (all POC is buried).</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Alloch</w:t>
      </w:r>
      <w:r w:rsidR="00384BFB" w:rsidRPr="00B65ED4">
        <w:rPr>
          <w:rFonts w:ascii="Times New Roman" w:eastAsia="Times New Roman" w:hAnsi="Times New Roman" w:cs="Times New Roman"/>
          <w:sz w:val="24"/>
          <w:szCs w:val="24"/>
        </w:rPr>
        <w:t xml:space="preserve"> was constrained between 0.0003 and 0.03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 xml:space="preserve">) based on the range of OC decomposition rates for inland waters with residence times between 1-10 years presented in Catalan et al. (2016). </w:t>
      </w:r>
      <w:r w:rsidR="008B57EF">
        <w:rPr>
          <w:rFonts w:ascii="Times New Roman" w:eastAsia="Times New Roman" w:hAnsi="Times New Roman" w:cs="Times New Roman"/>
          <w:sz w:val="24"/>
          <w:szCs w:val="24"/>
        </w:rPr>
        <w:t>RDOC</w:t>
      </w:r>
      <w:r w:rsidR="00384BFB" w:rsidRPr="00B65ED4">
        <w:rPr>
          <w:rFonts w:ascii="Times New Roman" w:eastAsia="Times New Roman" w:hAnsi="Times New Roman" w:cs="Times New Roman"/>
          <w:sz w:val="24"/>
          <w:szCs w:val="24"/>
          <w:vertAlign w:val="subscript"/>
        </w:rPr>
        <w:t>Autoch</w:t>
      </w:r>
      <w:r w:rsidR="00384BFB" w:rsidRPr="00B65ED4">
        <w:rPr>
          <w:rFonts w:ascii="Times New Roman" w:eastAsia="Times New Roman" w:hAnsi="Times New Roman" w:cs="Times New Roman"/>
          <w:sz w:val="24"/>
          <w:szCs w:val="24"/>
        </w:rPr>
        <w:t xml:space="preserve"> was constrained between 0.003 and 0.3 (d</w:t>
      </w:r>
      <w:r w:rsidR="00384BFB" w:rsidRPr="00B65ED4">
        <w:rPr>
          <w:rFonts w:ascii="Times New Roman" w:eastAsia="Times New Roman" w:hAnsi="Times New Roman" w:cs="Times New Roman"/>
          <w:sz w:val="24"/>
          <w:szCs w:val="24"/>
          <w:vertAlign w:val="superscript"/>
        </w:rPr>
        <w:t>-1</w:t>
      </w:r>
      <w:r w:rsidR="00384BFB" w:rsidRPr="00B65ED4">
        <w:rPr>
          <w:rFonts w:ascii="Times New Roman" w:eastAsia="Times New Roman" w:hAnsi="Times New Roman" w:cs="Times New Roman"/>
          <w:sz w:val="24"/>
          <w:szCs w:val="24"/>
        </w:rPr>
        <w:t>)</w:t>
      </w:r>
      <w:r w:rsidR="00267687">
        <w:rPr>
          <w:rFonts w:ascii="Times New Roman" w:eastAsia="Times New Roman" w:hAnsi="Times New Roman" w:cs="Times New Roman"/>
          <w:sz w:val="24"/>
          <w:szCs w:val="24"/>
        </w:rPr>
        <w:t xml:space="preserve"> (Hanson et al. 2004)</w:t>
      </w:r>
      <w:r w:rsidR="00384BFB" w:rsidRPr="00B65ED4">
        <w:rPr>
          <w:rFonts w:ascii="Times New Roman" w:eastAsia="Times New Roman" w:hAnsi="Times New Roman" w:cs="Times New Roman"/>
          <w:sz w:val="24"/>
          <w:szCs w:val="24"/>
        </w:rPr>
        <w:t xml:space="preserve">. </w:t>
      </w:r>
      <w:r w:rsidR="00F91A20">
        <w:rPr>
          <w:rFonts w:ascii="Times New Roman" w:eastAsia="Times New Roman" w:hAnsi="Times New Roman" w:cs="Times New Roman"/>
          <w:sz w:val="24"/>
          <w:szCs w:val="24"/>
        </w:rPr>
        <w:t>G</w:t>
      </w:r>
      <w:r w:rsidR="006C7950" w:rsidRPr="00B65ED4">
        <w:rPr>
          <w:rFonts w:ascii="Times New Roman" w:eastAsia="Times New Roman" w:hAnsi="Times New Roman" w:cs="Times New Roman"/>
          <w:sz w:val="24"/>
          <w:szCs w:val="24"/>
        </w:rPr>
        <w:t>oodness of fit w</w:t>
      </w:r>
      <w:r w:rsidR="00F91A20">
        <w:rPr>
          <w:rFonts w:ascii="Times New Roman" w:eastAsia="Times New Roman" w:hAnsi="Times New Roman" w:cs="Times New Roman"/>
          <w:sz w:val="24"/>
          <w:szCs w:val="24"/>
        </w:rPr>
        <w:t>as evaluated with</w:t>
      </w:r>
      <w:r w:rsidR="006C7950" w:rsidRPr="00B65ED4">
        <w:rPr>
          <w:rFonts w:ascii="Times New Roman" w:eastAsia="Times New Roman" w:hAnsi="Times New Roman" w:cs="Times New Roman"/>
          <w:sz w:val="24"/>
          <w:szCs w:val="24"/>
        </w:rPr>
        <w:t xml:space="preserve"> </w:t>
      </w:r>
      <w:r w:rsidR="001D3328" w:rsidRPr="00B65ED4">
        <w:rPr>
          <w:rFonts w:ascii="Times New Roman" w:eastAsia="Times New Roman" w:hAnsi="Times New Roman" w:cs="Times New Roman"/>
          <w:sz w:val="24"/>
          <w:szCs w:val="24"/>
        </w:rPr>
        <w:t>root mean square error</w:t>
      </w:r>
      <w:r w:rsidR="00FE436A" w:rsidRPr="00B65ED4">
        <w:rPr>
          <w:rFonts w:ascii="Times New Roman" w:eastAsia="Times New Roman" w:hAnsi="Times New Roman" w:cs="Times New Roman"/>
          <w:sz w:val="24"/>
          <w:szCs w:val="24"/>
        </w:rPr>
        <w:t xml:space="preserve"> (RMSE</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and Nash-Sutcliffe efficiency </w:t>
      </w:r>
      <w:r w:rsidR="00A6673B">
        <w:rPr>
          <w:rFonts w:ascii="Times New Roman" w:eastAsia="Times New Roman" w:hAnsi="Times New Roman" w:cs="Times New Roman"/>
          <w:sz w:val="24"/>
          <w:szCs w:val="24"/>
        </w:rPr>
        <w:t xml:space="preserve">(NSE) </w:t>
      </w:r>
      <w:r w:rsidR="00A529C6">
        <w:rPr>
          <w:rFonts w:ascii="Times New Roman" w:eastAsia="Times New Roman" w:hAnsi="Times New Roman" w:cs="Times New Roman"/>
          <w:sz w:val="24"/>
          <w:szCs w:val="24"/>
        </w:rPr>
        <w:t xml:space="preserve">scores </w:t>
      </w:r>
      <w:r w:rsidR="006C7950" w:rsidRPr="00B65ED4">
        <w:rPr>
          <w:rFonts w:ascii="Times New Roman" w:eastAsia="Times New Roman" w:hAnsi="Times New Roman" w:cs="Times New Roman"/>
          <w:sz w:val="24"/>
          <w:szCs w:val="24"/>
        </w:rPr>
        <w:t>calculated</w:t>
      </w:r>
      <w:r w:rsidR="00A529C6">
        <w:rPr>
          <w:rFonts w:ascii="Times New Roman" w:eastAsia="Times New Roman" w:hAnsi="Times New Roman" w:cs="Times New Roman"/>
          <w:sz w:val="24"/>
          <w:szCs w:val="24"/>
        </w:rPr>
        <w:t xml:space="preserve"> </w:t>
      </w:r>
      <w:r w:rsidR="006C7950" w:rsidRPr="00B65ED4">
        <w:rPr>
          <w:rFonts w:ascii="Times New Roman" w:eastAsia="Times New Roman" w:hAnsi="Times New Roman" w:cs="Times New Roman"/>
          <w:sz w:val="24"/>
          <w:szCs w:val="24"/>
        </w:rPr>
        <w:t xml:space="preserve">for DOC and DO </w:t>
      </w:r>
      <w:r w:rsidR="001D3328" w:rsidRPr="00B65ED4">
        <w:rPr>
          <w:rFonts w:ascii="Times New Roman" w:eastAsia="Times New Roman" w:hAnsi="Times New Roman" w:cs="Times New Roman"/>
          <w:sz w:val="24"/>
          <w:szCs w:val="24"/>
        </w:rPr>
        <w:t>for each lake</w:t>
      </w:r>
      <w:r w:rsidR="00F91A20">
        <w:rPr>
          <w:rFonts w:ascii="Times New Roman" w:eastAsia="Times New Roman" w:hAnsi="Times New Roman" w:cs="Times New Roman"/>
          <w:sz w:val="24"/>
          <w:szCs w:val="24"/>
        </w:rPr>
        <w:t xml:space="preserve"> using the hydroGOF R package (Zambrano-Bigiarini 2017)</w:t>
      </w:r>
      <w:r w:rsidR="001D3328" w:rsidRPr="00B65ED4">
        <w:rPr>
          <w:rFonts w:ascii="Times New Roman" w:eastAsia="Times New Roman" w:hAnsi="Times New Roman" w:cs="Times New Roman"/>
          <w:sz w:val="24"/>
          <w:szCs w:val="24"/>
        </w:rPr>
        <w:t xml:space="preserve">. </w:t>
      </w:r>
      <w:r w:rsidR="00A529C6">
        <w:rPr>
          <w:rFonts w:ascii="Times New Roman" w:eastAsia="Times New Roman" w:hAnsi="Times New Roman" w:cs="Times New Roman"/>
          <w:sz w:val="24"/>
          <w:szCs w:val="24"/>
        </w:rPr>
        <w:t xml:space="preserve">Goodness of </w:t>
      </w:r>
      <w:r w:rsidR="00A529C6">
        <w:rPr>
          <w:rFonts w:ascii="Times New Roman" w:eastAsia="Times New Roman" w:hAnsi="Times New Roman" w:cs="Times New Roman"/>
          <w:sz w:val="24"/>
          <w:szCs w:val="24"/>
        </w:rPr>
        <w:lastRenderedPageBreak/>
        <w:t xml:space="preserve">fits were reported for DOC and DO because the model was fit to both simultaneously rather than individually. </w:t>
      </w:r>
      <w:r w:rsidR="00B80037" w:rsidRPr="00B65ED4">
        <w:rPr>
          <w:rFonts w:ascii="Times New Roman" w:eastAsia="Times New Roman" w:hAnsi="Times New Roman" w:cs="Times New Roman"/>
          <w:sz w:val="24"/>
          <w:szCs w:val="24"/>
        </w:rPr>
        <w:t xml:space="preserve">A sensitivity analysis of each parameter was conducted by allowing the parameter to vary </w:t>
      </w:r>
      <w:r w:rsidR="007013F2" w:rsidRPr="00B65ED4">
        <w:rPr>
          <w:rFonts w:ascii="Times New Roman" w:eastAsia="Times New Roman" w:hAnsi="Times New Roman" w:cs="Times New Roman"/>
          <w:sz w:val="24"/>
          <w:szCs w:val="24"/>
        </w:rPr>
        <w:t>at 100 different values</w:t>
      </w:r>
      <w:r w:rsidR="00832318"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within the set bounds while fixing the other three parameters at their calibrated values. </w:t>
      </w:r>
    </w:p>
    <w:p w14:paraId="1854DE65" w14:textId="5A7BB8D3" w:rsidR="00AB2945" w:rsidRDefault="008D467A"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B80037" w:rsidRPr="00B65ED4">
        <w:rPr>
          <w:rFonts w:ascii="Times New Roman" w:eastAsia="Times New Roman" w:hAnsi="Times New Roman" w:cs="Times New Roman"/>
          <w:sz w:val="24"/>
          <w:szCs w:val="24"/>
        </w:rPr>
        <w:t xml:space="preserve">We </w:t>
      </w:r>
      <w:r w:rsidR="000757F6" w:rsidRPr="00B65ED4">
        <w:rPr>
          <w:rFonts w:ascii="Times New Roman" w:eastAsia="Times New Roman" w:hAnsi="Times New Roman" w:cs="Times New Roman"/>
          <w:sz w:val="24"/>
          <w:szCs w:val="24"/>
        </w:rPr>
        <w:t>estimated</w:t>
      </w:r>
      <w:r w:rsidR="00B80037" w:rsidRPr="00B65ED4">
        <w:rPr>
          <w:rFonts w:ascii="Times New Roman" w:eastAsia="Times New Roman" w:hAnsi="Times New Roman" w:cs="Times New Roman"/>
          <w:sz w:val="24"/>
          <w:szCs w:val="24"/>
        </w:rPr>
        <w:t xml:space="preserve"> parameter </w:t>
      </w:r>
      <w:r w:rsidR="000757F6" w:rsidRPr="00B65ED4">
        <w:rPr>
          <w:rFonts w:ascii="Times New Roman" w:eastAsia="Times New Roman" w:hAnsi="Times New Roman" w:cs="Times New Roman"/>
          <w:sz w:val="24"/>
          <w:szCs w:val="24"/>
        </w:rPr>
        <w:t>means and uncertainties</w:t>
      </w:r>
      <w:r w:rsidR="00AB2945" w:rsidRPr="00B65ED4">
        <w:rPr>
          <w:rFonts w:ascii="Times New Roman" w:eastAsia="Times New Roman" w:hAnsi="Times New Roman" w:cs="Times New Roman"/>
          <w:sz w:val="24"/>
          <w:szCs w:val="24"/>
        </w:rPr>
        <w:t xml:space="preserve"> using a bootstrapping routine</w:t>
      </w:r>
      <w:r w:rsidR="0061096A" w:rsidRPr="00B65ED4">
        <w:rPr>
          <w:rFonts w:ascii="Times New Roman" w:eastAsia="Times New Roman" w:hAnsi="Times New Roman" w:cs="Times New Roman"/>
          <w:sz w:val="24"/>
          <w:szCs w:val="24"/>
        </w:rPr>
        <w:t xml:space="preserve"> (</w:t>
      </w:r>
      <w:r w:rsidR="00D4048B" w:rsidRPr="00B65ED4">
        <w:rPr>
          <w:rFonts w:ascii="Times New Roman" w:eastAsia="Times New Roman" w:hAnsi="Times New Roman" w:cs="Times New Roman"/>
          <w:sz w:val="24"/>
          <w:szCs w:val="24"/>
        </w:rPr>
        <w:t>per</w:t>
      </w:r>
      <w:r w:rsidR="0061096A" w:rsidRPr="00B65ED4">
        <w:rPr>
          <w:rFonts w:ascii="Times New Roman" w:eastAsia="Times New Roman" w:hAnsi="Times New Roman" w:cs="Times New Roman"/>
          <w:sz w:val="24"/>
          <w:szCs w:val="24"/>
        </w:rPr>
        <w:t xml:space="preserve"> Dugan et al. 2017)</w:t>
      </w:r>
      <w:r w:rsidR="00AB2945" w:rsidRPr="00B65ED4">
        <w:rPr>
          <w:rFonts w:ascii="Times New Roman" w:eastAsia="Times New Roman" w:hAnsi="Times New Roman" w:cs="Times New Roman"/>
          <w:sz w:val="24"/>
          <w:szCs w:val="24"/>
        </w:rPr>
        <w:t xml:space="preserve">. </w:t>
      </w:r>
      <w:r w:rsidR="007D3D0C" w:rsidRPr="00B65ED4">
        <w:rPr>
          <w:rFonts w:ascii="Times New Roman" w:eastAsia="Times New Roman" w:hAnsi="Times New Roman" w:cs="Times New Roman"/>
          <w:sz w:val="24"/>
          <w:szCs w:val="24"/>
        </w:rPr>
        <w:t xml:space="preserve">Using the </w:t>
      </w:r>
      <w:r w:rsidR="0083517A">
        <w:rPr>
          <w:rFonts w:ascii="Times New Roman" w:eastAsia="Times New Roman" w:hAnsi="Times New Roman" w:cs="Times New Roman"/>
          <w:sz w:val="24"/>
          <w:szCs w:val="24"/>
        </w:rPr>
        <w:t xml:space="preserve">bootstrapped </w:t>
      </w:r>
      <w:r w:rsidR="007D3D0C" w:rsidRPr="00B65ED4">
        <w:rPr>
          <w:rFonts w:ascii="Times New Roman" w:eastAsia="Times New Roman" w:hAnsi="Times New Roman" w:cs="Times New Roman"/>
          <w:sz w:val="24"/>
          <w:szCs w:val="24"/>
        </w:rPr>
        <w:t xml:space="preserve">parameters, </w:t>
      </w:r>
      <w:r w:rsidR="0083517A">
        <w:rPr>
          <w:rFonts w:ascii="Times New Roman" w:eastAsia="Times New Roman" w:hAnsi="Times New Roman" w:cs="Times New Roman"/>
          <w:sz w:val="24"/>
          <w:szCs w:val="24"/>
        </w:rPr>
        <w:t xml:space="preserve">we calculated </w:t>
      </w:r>
      <w:r w:rsidR="007D3D0C" w:rsidRPr="00B65ED4">
        <w:rPr>
          <w:rFonts w:ascii="Times New Roman" w:eastAsia="Times New Roman" w:hAnsi="Times New Roman" w:cs="Times New Roman"/>
          <w:sz w:val="24"/>
          <w:szCs w:val="24"/>
        </w:rPr>
        <w:t>r</w:t>
      </w:r>
      <w:r w:rsidR="00AB2945" w:rsidRPr="00B65ED4">
        <w:rPr>
          <w:rFonts w:ascii="Times New Roman" w:eastAsia="Times New Roman" w:hAnsi="Times New Roman" w:cs="Times New Roman"/>
          <w:sz w:val="24"/>
          <w:szCs w:val="24"/>
        </w:rPr>
        <w:t>esidual errors between observed and modeled DOC and DO. We creat</w:t>
      </w:r>
      <w:r w:rsidR="00A04699" w:rsidRPr="00B65ED4">
        <w:rPr>
          <w:rFonts w:ascii="Times New Roman" w:eastAsia="Times New Roman" w:hAnsi="Times New Roman" w:cs="Times New Roman"/>
          <w:sz w:val="24"/>
          <w:szCs w:val="24"/>
        </w:rPr>
        <w:t>ed 100 pseudo-observational data</w:t>
      </w:r>
      <w:r w:rsidR="00AB2945" w:rsidRPr="00B65ED4">
        <w:rPr>
          <w:rFonts w:ascii="Times New Roman" w:eastAsia="Times New Roman" w:hAnsi="Times New Roman" w:cs="Times New Roman"/>
          <w:sz w:val="24"/>
          <w:szCs w:val="24"/>
        </w:rPr>
        <w:t xml:space="preserve">sets </w:t>
      </w:r>
      <w:r w:rsidR="006C7950" w:rsidRPr="00B65ED4">
        <w:rPr>
          <w:rFonts w:ascii="Times New Roman" w:eastAsia="Times New Roman" w:hAnsi="Times New Roman" w:cs="Times New Roman"/>
          <w:sz w:val="24"/>
          <w:szCs w:val="24"/>
        </w:rPr>
        <w:t>by randomizing these residuals</w:t>
      </w:r>
      <w:r w:rsidR="000E47C5" w:rsidRPr="00B65ED4">
        <w:rPr>
          <w:rFonts w:ascii="Times New Roman" w:eastAsia="Times New Roman" w:hAnsi="Times New Roman" w:cs="Times New Roman"/>
          <w:sz w:val="24"/>
          <w:szCs w:val="24"/>
        </w:rPr>
        <w:t xml:space="preserve"> 100 times</w:t>
      </w:r>
      <w:r w:rsidR="006C7950" w:rsidRPr="00B65ED4">
        <w:rPr>
          <w:rFonts w:ascii="Times New Roman" w:eastAsia="Times New Roman" w:hAnsi="Times New Roman" w:cs="Times New Roman"/>
          <w:sz w:val="24"/>
          <w:szCs w:val="24"/>
        </w:rPr>
        <w:t xml:space="preserve"> and adding each randomized residual set to the </w:t>
      </w:r>
      <w:r w:rsidR="007D3D0C" w:rsidRPr="00B65ED4">
        <w:rPr>
          <w:rFonts w:ascii="Times New Roman" w:eastAsia="Times New Roman" w:hAnsi="Times New Roman" w:cs="Times New Roman"/>
          <w:sz w:val="24"/>
          <w:szCs w:val="24"/>
        </w:rPr>
        <w:t>observed data</w:t>
      </w:r>
      <w:r w:rsidR="006C7950" w:rsidRPr="00B65ED4">
        <w:rPr>
          <w:rFonts w:ascii="Times New Roman" w:eastAsia="Times New Roman" w:hAnsi="Times New Roman" w:cs="Times New Roman"/>
          <w:sz w:val="24"/>
          <w:szCs w:val="24"/>
        </w:rPr>
        <w:t xml:space="preserve">. </w:t>
      </w:r>
      <w:r w:rsidR="00423667" w:rsidRPr="00B65ED4">
        <w:rPr>
          <w:rFonts w:ascii="Times New Roman" w:eastAsia="Times New Roman" w:hAnsi="Times New Roman" w:cs="Times New Roman"/>
          <w:sz w:val="24"/>
          <w:szCs w:val="24"/>
        </w:rPr>
        <w:t>We</w:t>
      </w:r>
      <w:r w:rsidR="00AB2945" w:rsidRPr="00B65ED4">
        <w:rPr>
          <w:rFonts w:ascii="Times New Roman" w:eastAsia="Times New Roman" w:hAnsi="Times New Roman" w:cs="Times New Roman"/>
          <w:sz w:val="24"/>
          <w:szCs w:val="24"/>
        </w:rPr>
        <w:t xml:space="preserve"> then re-fit </w:t>
      </w:r>
      <w:r w:rsidR="007D3D0C" w:rsidRPr="00B65ED4">
        <w:rPr>
          <w:rFonts w:ascii="Times New Roman" w:eastAsia="Times New Roman" w:hAnsi="Times New Roman" w:cs="Times New Roman"/>
          <w:sz w:val="24"/>
          <w:szCs w:val="24"/>
        </w:rPr>
        <w:t xml:space="preserve">the parameters </w:t>
      </w:r>
      <w:r w:rsidR="00AB2945" w:rsidRPr="00B65ED4">
        <w:rPr>
          <w:rFonts w:ascii="Times New Roman" w:eastAsia="Times New Roman" w:hAnsi="Times New Roman" w:cs="Times New Roman"/>
          <w:sz w:val="24"/>
          <w:szCs w:val="24"/>
        </w:rPr>
        <w:t xml:space="preserve">to the pseudo-observational datasets to provide 100 new parameter estimates. </w:t>
      </w:r>
      <w:r w:rsidR="00423667" w:rsidRPr="00B65ED4">
        <w:rPr>
          <w:rFonts w:ascii="Times New Roman" w:eastAsia="Times New Roman" w:hAnsi="Times New Roman" w:cs="Times New Roman"/>
          <w:sz w:val="24"/>
          <w:szCs w:val="24"/>
        </w:rPr>
        <w:t>Finally, we recorded p</w:t>
      </w:r>
      <w:r w:rsidR="006C7950" w:rsidRPr="00B65ED4">
        <w:rPr>
          <w:rFonts w:ascii="Times New Roman" w:eastAsia="Times New Roman" w:hAnsi="Times New Roman" w:cs="Times New Roman"/>
          <w:sz w:val="24"/>
          <w:szCs w:val="24"/>
        </w:rPr>
        <w:t>arameter distribution</w:t>
      </w:r>
      <w:r w:rsidR="000757F6" w:rsidRPr="00B65ED4">
        <w:rPr>
          <w:rFonts w:ascii="Times New Roman" w:eastAsia="Times New Roman" w:hAnsi="Times New Roman" w:cs="Times New Roman"/>
          <w:sz w:val="24"/>
          <w:szCs w:val="24"/>
        </w:rPr>
        <w:t xml:space="preserve"> characteristics </w:t>
      </w:r>
      <w:r w:rsidR="006C7950" w:rsidRPr="00B65ED4">
        <w:rPr>
          <w:rFonts w:ascii="Times New Roman" w:eastAsia="Times New Roman" w:hAnsi="Times New Roman" w:cs="Times New Roman"/>
          <w:sz w:val="24"/>
          <w:szCs w:val="24"/>
        </w:rPr>
        <w:t xml:space="preserve">and </w:t>
      </w:r>
      <w:r w:rsidR="00423667" w:rsidRPr="00B65ED4">
        <w:rPr>
          <w:rFonts w:ascii="Times New Roman" w:eastAsia="Times New Roman" w:hAnsi="Times New Roman" w:cs="Times New Roman"/>
          <w:sz w:val="24"/>
          <w:szCs w:val="24"/>
        </w:rPr>
        <w:t xml:space="preserve">assessed </w:t>
      </w:r>
      <w:r w:rsidR="006C7950" w:rsidRPr="00B65ED4">
        <w:rPr>
          <w:rFonts w:ascii="Times New Roman" w:eastAsia="Times New Roman" w:hAnsi="Times New Roman" w:cs="Times New Roman"/>
          <w:sz w:val="24"/>
          <w:szCs w:val="24"/>
        </w:rPr>
        <w:t xml:space="preserve">correlations </w:t>
      </w:r>
      <w:r w:rsidR="00423667" w:rsidRPr="00B65ED4">
        <w:rPr>
          <w:rFonts w:ascii="Times New Roman" w:eastAsia="Times New Roman" w:hAnsi="Times New Roman" w:cs="Times New Roman"/>
          <w:sz w:val="24"/>
          <w:szCs w:val="24"/>
        </w:rPr>
        <w:t>among</w:t>
      </w:r>
      <w:r w:rsidR="006C7950" w:rsidRPr="00B65ED4">
        <w:rPr>
          <w:rFonts w:ascii="Times New Roman" w:eastAsia="Times New Roman" w:hAnsi="Times New Roman" w:cs="Times New Roman"/>
          <w:sz w:val="24"/>
          <w:szCs w:val="24"/>
        </w:rPr>
        <w:t xml:space="preserve"> parameters </w:t>
      </w:r>
      <w:r w:rsidR="007D690D" w:rsidRPr="00B65ED4">
        <w:rPr>
          <w:rFonts w:ascii="Times New Roman" w:eastAsia="Times New Roman" w:hAnsi="Times New Roman" w:cs="Times New Roman"/>
          <w:sz w:val="24"/>
          <w:szCs w:val="24"/>
        </w:rPr>
        <w:t xml:space="preserve">within </w:t>
      </w:r>
      <w:r w:rsidR="00636CED" w:rsidRPr="00B65ED4">
        <w:rPr>
          <w:rFonts w:ascii="Times New Roman" w:eastAsia="Times New Roman" w:hAnsi="Times New Roman" w:cs="Times New Roman"/>
          <w:sz w:val="24"/>
          <w:szCs w:val="24"/>
        </w:rPr>
        <w:t xml:space="preserve">each </w:t>
      </w:r>
      <w:r w:rsidR="007D690D" w:rsidRPr="00B65ED4">
        <w:rPr>
          <w:rFonts w:ascii="Times New Roman" w:eastAsia="Times New Roman" w:hAnsi="Times New Roman" w:cs="Times New Roman"/>
          <w:sz w:val="24"/>
          <w:szCs w:val="24"/>
        </w:rPr>
        <w:t>lake</w:t>
      </w:r>
      <w:r w:rsidR="006C7950" w:rsidRPr="00B65ED4">
        <w:rPr>
          <w:rFonts w:ascii="Times New Roman" w:eastAsia="Times New Roman" w:hAnsi="Times New Roman" w:cs="Times New Roman"/>
          <w:sz w:val="24"/>
          <w:szCs w:val="24"/>
        </w:rPr>
        <w:t>.</w:t>
      </w:r>
    </w:p>
    <w:p w14:paraId="55ABA738" w14:textId="77777777" w:rsidR="00B92E04" w:rsidRPr="00B65ED4" w:rsidRDefault="00B92E04" w:rsidP="002F35B3">
      <w:pPr>
        <w:spacing w:line="480" w:lineRule="auto"/>
        <w:rPr>
          <w:rFonts w:ascii="Times New Roman" w:eastAsia="Times New Roman" w:hAnsi="Times New Roman" w:cs="Times New Roman"/>
          <w:sz w:val="24"/>
          <w:szCs w:val="24"/>
        </w:rPr>
      </w:pPr>
    </w:p>
    <w:p w14:paraId="0AE489BC"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42" w:name="_ocy0aysirc6j" w:colFirst="0" w:colLast="0"/>
      <w:bookmarkEnd w:id="42"/>
      <w:r w:rsidRPr="00B65ED4">
        <w:rPr>
          <w:rFonts w:ascii="Times New Roman" w:eastAsia="Times New Roman" w:hAnsi="Times New Roman" w:cs="Times New Roman"/>
          <w:b/>
          <w:sz w:val="24"/>
          <w:szCs w:val="24"/>
        </w:rPr>
        <w:t>RESULTS</w:t>
      </w:r>
    </w:p>
    <w:p w14:paraId="7C8497E2"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3" w:name="_5q3azwjwpxro" w:colFirst="0" w:colLast="0"/>
      <w:bookmarkEnd w:id="43"/>
      <w:r w:rsidRPr="00B65ED4">
        <w:rPr>
          <w:rFonts w:ascii="Times New Roman" w:eastAsia="Times New Roman" w:hAnsi="Times New Roman" w:cs="Times New Roman"/>
          <w:i/>
          <w:sz w:val="24"/>
          <w:szCs w:val="24"/>
        </w:rPr>
        <w:t>Model performance, parameter estimates</w:t>
      </w:r>
      <w:r w:rsidR="00CA6BFB" w:rsidRPr="00B65ED4">
        <w:rPr>
          <w:rFonts w:ascii="Times New Roman" w:eastAsia="Times New Roman" w:hAnsi="Times New Roman" w:cs="Times New Roman"/>
          <w:i/>
          <w:sz w:val="24"/>
          <w:szCs w:val="24"/>
        </w:rPr>
        <w:t>,</w:t>
      </w:r>
      <w:r w:rsidRPr="00B65ED4">
        <w:rPr>
          <w:rFonts w:ascii="Times New Roman" w:eastAsia="Times New Roman" w:hAnsi="Times New Roman" w:cs="Times New Roman"/>
          <w:i/>
          <w:sz w:val="24"/>
          <w:szCs w:val="24"/>
        </w:rPr>
        <w:t xml:space="preserve"> and sensitivity analysis</w:t>
      </w:r>
    </w:p>
    <w:p w14:paraId="05C3A7D9" w14:textId="352CBA2D" w:rsidR="0032009C" w:rsidRPr="00B65ED4" w:rsidRDefault="00B80037"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Modeled DOC and DO generally </w:t>
      </w:r>
      <w:r w:rsidR="0059427B" w:rsidRPr="00B65ED4">
        <w:rPr>
          <w:rFonts w:ascii="Times New Roman" w:eastAsia="Times New Roman" w:hAnsi="Times New Roman" w:cs="Times New Roman"/>
          <w:sz w:val="24"/>
          <w:szCs w:val="24"/>
        </w:rPr>
        <w:t>follow</w:t>
      </w:r>
      <w:r w:rsidR="007A2173" w:rsidRPr="00B65ED4">
        <w:rPr>
          <w:rFonts w:ascii="Times New Roman" w:eastAsia="Times New Roman" w:hAnsi="Times New Roman" w:cs="Times New Roman"/>
          <w:sz w:val="24"/>
          <w:szCs w:val="24"/>
        </w:rPr>
        <w:t>ed</w:t>
      </w:r>
      <w:r w:rsidR="004B4238"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observed temporal patterns across years </w:t>
      </w:r>
      <w:r w:rsidR="00BF1E32" w:rsidRPr="00B65ED4">
        <w:rPr>
          <w:rFonts w:ascii="Times New Roman" w:eastAsia="Times New Roman" w:hAnsi="Times New Roman" w:cs="Times New Roman"/>
          <w:sz w:val="24"/>
          <w:szCs w:val="24"/>
        </w:rPr>
        <w:t>in each study lake</w:t>
      </w:r>
      <w:r w:rsidR="00BE121D" w:rsidRPr="00B65ED4">
        <w:rPr>
          <w:rFonts w:ascii="Times New Roman" w:eastAsia="Times New Roman" w:hAnsi="Times New Roman" w:cs="Times New Roman"/>
          <w:sz w:val="24"/>
          <w:szCs w:val="24"/>
        </w:rPr>
        <w:t xml:space="preserve"> (Fig. 2)</w:t>
      </w:r>
      <w:r w:rsidRPr="00B65ED4">
        <w:rPr>
          <w:rFonts w:ascii="Times New Roman" w:eastAsia="Times New Roman" w:hAnsi="Times New Roman" w:cs="Times New Roman"/>
          <w:sz w:val="24"/>
          <w:szCs w:val="24"/>
        </w:rPr>
        <w:t xml:space="preserve">. </w:t>
      </w:r>
      <w:r w:rsidR="007B1F16">
        <w:rPr>
          <w:rFonts w:ascii="Times New Roman" w:eastAsia="Times New Roman" w:hAnsi="Times New Roman" w:cs="Times New Roman"/>
          <w:color w:val="auto"/>
          <w:sz w:val="24"/>
          <w:szCs w:val="24"/>
        </w:rPr>
        <w:t>There was an overall strong goodness of fit for both DOC and DO based on RMSE for each lake (0.80-1.46 mg L</w:t>
      </w:r>
      <w:r w:rsidR="007B1F16">
        <w:rPr>
          <w:rFonts w:ascii="Times New Roman" w:eastAsia="Times New Roman" w:hAnsi="Times New Roman" w:cs="Times New Roman"/>
          <w:color w:val="auto"/>
          <w:sz w:val="24"/>
          <w:szCs w:val="24"/>
          <w:vertAlign w:val="superscript"/>
        </w:rPr>
        <w:t>-</w:t>
      </w:r>
      <w:r w:rsidR="007B1F16">
        <w:rPr>
          <w:rFonts w:ascii="Times New Roman" w:eastAsia="Times New Roman" w:hAnsi="Times New Roman" w:cs="Times New Roman"/>
          <w:color w:val="auto"/>
          <w:sz w:val="24"/>
          <w:szCs w:val="24"/>
        </w:rPr>
        <w:t xml:space="preserve">¹; Table 4). The model also accounted for considerably more temporal variability than long-term means of DOC based on NSE values across lakes (0.70-0.96). </w:t>
      </w:r>
      <w:r w:rsidRPr="00B65ED4">
        <w:rPr>
          <w:rFonts w:ascii="Times New Roman" w:eastAsia="Times New Roman" w:hAnsi="Times New Roman" w:cs="Times New Roman"/>
          <w:sz w:val="24"/>
          <w:szCs w:val="24"/>
        </w:rPr>
        <w:t xml:space="preserve">Although the model captured </w:t>
      </w:r>
      <w:r w:rsidR="005E3BC0" w:rsidRPr="00B65ED4">
        <w:rPr>
          <w:rFonts w:ascii="Times New Roman" w:eastAsia="Times New Roman" w:hAnsi="Times New Roman" w:cs="Times New Roman"/>
          <w:sz w:val="24"/>
          <w:szCs w:val="24"/>
        </w:rPr>
        <w:t xml:space="preserve">annual and seasonal </w:t>
      </w:r>
      <w:r w:rsidRPr="00B65ED4">
        <w:rPr>
          <w:rFonts w:ascii="Times New Roman" w:eastAsia="Times New Roman" w:hAnsi="Times New Roman" w:cs="Times New Roman"/>
          <w:sz w:val="24"/>
          <w:szCs w:val="24"/>
        </w:rPr>
        <w:t>DOC and DO</w:t>
      </w:r>
      <w:r w:rsidR="005E3BC0" w:rsidRPr="00B65ED4">
        <w:rPr>
          <w:rFonts w:ascii="Times New Roman" w:eastAsia="Times New Roman" w:hAnsi="Times New Roman" w:cs="Times New Roman"/>
          <w:sz w:val="24"/>
          <w:szCs w:val="24"/>
        </w:rPr>
        <w:t xml:space="preserve"> dynamics</w:t>
      </w:r>
      <w:r w:rsidRPr="00B65ED4">
        <w:rPr>
          <w:rFonts w:ascii="Times New Roman" w:eastAsia="Times New Roman" w:hAnsi="Times New Roman" w:cs="Times New Roman"/>
          <w:sz w:val="24"/>
          <w:szCs w:val="24"/>
        </w:rPr>
        <w:t xml:space="preserve">, the model did not consistently characterize the magnitude of short-term spikes </w:t>
      </w:r>
      <w:r w:rsidR="007A2173" w:rsidRPr="00B65ED4">
        <w:rPr>
          <w:rFonts w:ascii="Times New Roman" w:eastAsia="Times New Roman" w:hAnsi="Times New Roman" w:cs="Times New Roman"/>
          <w:sz w:val="24"/>
          <w:szCs w:val="24"/>
        </w:rPr>
        <w:t xml:space="preserve">in DOC </w:t>
      </w:r>
      <w:r w:rsidRPr="00B65ED4">
        <w:rPr>
          <w:rFonts w:ascii="Times New Roman" w:eastAsia="Times New Roman" w:hAnsi="Times New Roman" w:cs="Times New Roman"/>
          <w:sz w:val="24"/>
          <w:szCs w:val="24"/>
        </w:rPr>
        <w:t>(i.e., days to weeks</w:t>
      </w:r>
      <w:r w:rsidR="005D022D">
        <w:rPr>
          <w:rFonts w:ascii="Times New Roman" w:eastAsia="Times New Roman" w:hAnsi="Times New Roman" w:cs="Times New Roman"/>
          <w:sz w:val="24"/>
          <w:szCs w:val="24"/>
        </w:rPr>
        <w:t>; Fig. 2</w:t>
      </w:r>
      <w:r w:rsidRPr="00B65ED4">
        <w:rPr>
          <w:rFonts w:ascii="Times New Roman" w:eastAsia="Times New Roman" w:hAnsi="Times New Roman" w:cs="Times New Roman"/>
          <w:sz w:val="24"/>
          <w:szCs w:val="24"/>
        </w:rPr>
        <w:t>). Nonetheless, long-term model performance indicated the ability to account for lake variability in DOC and DO from seasonal to inter</w:t>
      </w:r>
      <w:r w:rsidR="007E19B2"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annual time scales.</w:t>
      </w:r>
    </w:p>
    <w:p w14:paraId="3E0AF54A" w14:textId="45A64410" w:rsidR="0032009C" w:rsidRPr="00B65ED4" w:rsidRDefault="00BF1E32"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Across all lakes, p</w:t>
      </w:r>
      <w:r w:rsidR="00D81C2F" w:rsidRPr="00B65ED4">
        <w:rPr>
          <w:rFonts w:ascii="Times New Roman" w:eastAsia="Times New Roman" w:hAnsi="Times New Roman" w:cs="Times New Roman"/>
          <w:sz w:val="24"/>
          <w:szCs w:val="24"/>
        </w:rPr>
        <w:t xml:space="preserve">arameter estimates for the allochthonous components of the budget were </w:t>
      </w:r>
      <w:r w:rsidRPr="00B65ED4">
        <w:rPr>
          <w:rFonts w:ascii="Times New Roman" w:eastAsia="Times New Roman" w:hAnsi="Times New Roman" w:cs="Times New Roman"/>
          <w:sz w:val="24"/>
          <w:szCs w:val="24"/>
        </w:rPr>
        <w:t xml:space="preserve">generally </w:t>
      </w:r>
      <w:r w:rsidR="00D81C2F" w:rsidRPr="00B65ED4">
        <w:rPr>
          <w:rFonts w:ascii="Times New Roman" w:eastAsia="Times New Roman" w:hAnsi="Times New Roman" w:cs="Times New Roman"/>
          <w:sz w:val="24"/>
          <w:szCs w:val="24"/>
        </w:rPr>
        <w:t>more consistent and better constrained than those for autochthony (Table 4). Respiration of allochthonous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Alloch</w:t>
      </w:r>
      <w:r w:rsidR="00D81C2F" w:rsidRPr="00B65ED4">
        <w:rPr>
          <w:rFonts w:ascii="Times New Roman" w:eastAsia="Times New Roman" w:hAnsi="Times New Roman" w:cs="Times New Roman"/>
          <w:sz w:val="24"/>
          <w:szCs w:val="24"/>
        </w:rPr>
        <w:t>) ranged from about 0.001</w:t>
      </w:r>
      <w:r w:rsidR="00441BA7" w:rsidRPr="00B65ED4">
        <w:rPr>
          <w:rFonts w:ascii="Times New Roman" w:eastAsia="Times New Roman" w:hAnsi="Times New Roman" w:cs="Times New Roman"/>
          <w:sz w:val="24"/>
          <w:szCs w:val="24"/>
        </w:rPr>
        <w:t>1</w:t>
      </w:r>
      <w:r w:rsidR="00D81C2F" w:rsidRPr="00B65ED4">
        <w:rPr>
          <w:rFonts w:ascii="Times New Roman" w:eastAsia="Times New Roman" w:hAnsi="Times New Roman" w:cs="Times New Roman"/>
          <w:sz w:val="24"/>
          <w:szCs w:val="24"/>
        </w:rPr>
        <w:t>-0.00</w:t>
      </w:r>
      <w:r w:rsidR="00441BA7" w:rsidRPr="00B65ED4">
        <w:rPr>
          <w:rFonts w:ascii="Times New Roman" w:eastAsia="Times New Roman" w:hAnsi="Times New Roman" w:cs="Times New Roman"/>
          <w:sz w:val="24"/>
          <w:szCs w:val="24"/>
        </w:rPr>
        <w:t>25</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among lakes</w:t>
      </w:r>
      <w:r w:rsidR="00D81C2F" w:rsidRPr="00B65ED4">
        <w:rPr>
          <w:rFonts w:ascii="Times New Roman" w:eastAsia="Times New Roman" w:hAnsi="Times New Roman" w:cs="Times New Roman"/>
          <w:sz w:val="24"/>
          <w:szCs w:val="24"/>
        </w:rPr>
        <w:t xml:space="preserve"> and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w:t>
      </w:r>
      <w:r w:rsidR="00D81C2F" w:rsidRPr="000942A2">
        <w:rPr>
          <w:rFonts w:ascii="Times New Roman" w:eastAsia="Times New Roman" w:hAnsi="Times New Roman" w:cs="Times New Roman"/>
          <w:sz w:val="24"/>
          <w:szCs w:val="24"/>
        </w:rPr>
        <w:t>were</w:t>
      </w:r>
      <w:r w:rsidR="00D81C2F" w:rsidRPr="00B65ED4">
        <w:rPr>
          <w:rFonts w:ascii="Times New Roman" w:eastAsia="Times New Roman" w:hAnsi="Times New Roman" w:cs="Times New Roman"/>
          <w:sz w:val="24"/>
          <w:szCs w:val="24"/>
        </w:rPr>
        <w:t xml:space="preserve"> about two orders of magnitude lower, indicating tightly constrai</w:t>
      </w:r>
      <w:r w:rsidRPr="00B65ED4">
        <w:rPr>
          <w:rFonts w:ascii="Times New Roman" w:eastAsia="Times New Roman" w:hAnsi="Times New Roman" w:cs="Times New Roman"/>
          <w:sz w:val="24"/>
          <w:szCs w:val="24"/>
        </w:rPr>
        <w:t xml:space="preserve">ned mean values. </w:t>
      </w:r>
      <w:r w:rsidR="00441BA7" w:rsidRPr="00B65ED4">
        <w:rPr>
          <w:rFonts w:ascii="Times New Roman" w:eastAsia="Times New Roman" w:hAnsi="Times New Roman" w:cs="Times New Roman"/>
          <w:sz w:val="24"/>
          <w:szCs w:val="24"/>
        </w:rPr>
        <w:t>In contrast, respiration of autochthonous DOC (</w:t>
      </w:r>
      <w:r w:rsidR="008B57EF">
        <w:rPr>
          <w:rFonts w:ascii="Times New Roman" w:eastAsia="Times New Roman" w:hAnsi="Times New Roman" w:cs="Times New Roman"/>
          <w:sz w:val="24"/>
          <w:szCs w:val="24"/>
        </w:rPr>
        <w:t>RDOC</w:t>
      </w:r>
      <w:r w:rsidR="00D81C2F" w:rsidRPr="00B65ED4">
        <w:rPr>
          <w:rFonts w:ascii="Times New Roman" w:eastAsia="Times New Roman" w:hAnsi="Times New Roman" w:cs="Times New Roman"/>
          <w:sz w:val="24"/>
          <w:szCs w:val="24"/>
          <w:vertAlign w:val="subscript"/>
        </w:rPr>
        <w:t>Autoch</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 xml:space="preserve">was </w:t>
      </w:r>
      <w:r w:rsidR="000942A2">
        <w:rPr>
          <w:rFonts w:ascii="Times New Roman" w:eastAsia="Times New Roman" w:hAnsi="Times New Roman" w:cs="Times New Roman"/>
          <w:sz w:val="24"/>
          <w:szCs w:val="24"/>
        </w:rPr>
        <w:t xml:space="preserve">higher and </w:t>
      </w:r>
      <w:r w:rsidR="00D81C2F" w:rsidRPr="00B65ED4">
        <w:rPr>
          <w:rFonts w:ascii="Times New Roman" w:eastAsia="Times New Roman" w:hAnsi="Times New Roman" w:cs="Times New Roman"/>
          <w:sz w:val="24"/>
          <w:szCs w:val="24"/>
        </w:rPr>
        <w:t>more variable</w:t>
      </w:r>
      <w:r w:rsidR="00441BA7" w:rsidRPr="00B65ED4">
        <w:rPr>
          <w:rFonts w:ascii="Times New Roman" w:eastAsia="Times New Roman" w:hAnsi="Times New Roman" w:cs="Times New Roman"/>
          <w:sz w:val="24"/>
          <w:szCs w:val="24"/>
        </w:rPr>
        <w:t xml:space="preserve"> than </w:t>
      </w:r>
      <w:r w:rsidR="008B57EF">
        <w:rPr>
          <w:rFonts w:ascii="Times New Roman" w:eastAsia="Times New Roman" w:hAnsi="Times New Roman" w:cs="Times New Roman"/>
          <w:sz w:val="24"/>
          <w:szCs w:val="24"/>
        </w:rPr>
        <w:t>RDOC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xml:space="preserve"> among lakes, ranging from about 0.0034</w:t>
      </w:r>
      <w:r w:rsidR="00D81C2F" w:rsidRPr="00B65ED4">
        <w:rPr>
          <w:rFonts w:ascii="Times New Roman" w:eastAsia="Times New Roman" w:hAnsi="Times New Roman" w:cs="Times New Roman"/>
          <w:sz w:val="24"/>
          <w:szCs w:val="24"/>
        </w:rPr>
        <w:t>-0.</w:t>
      </w:r>
      <w:r w:rsidR="00224097" w:rsidRPr="00B65ED4">
        <w:rPr>
          <w:rFonts w:ascii="Times New Roman" w:eastAsia="Times New Roman" w:hAnsi="Times New Roman" w:cs="Times New Roman"/>
          <w:sz w:val="24"/>
          <w:szCs w:val="24"/>
        </w:rPr>
        <w:t>45</w:t>
      </w:r>
      <w:r w:rsidR="00441BA7" w:rsidRPr="00B65ED4">
        <w:rPr>
          <w:rFonts w:ascii="Times New Roman" w:eastAsia="Times New Roman" w:hAnsi="Times New Roman" w:cs="Times New Roman"/>
          <w:sz w:val="24"/>
          <w:szCs w:val="24"/>
        </w:rPr>
        <w:t>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Burial rates for allochthony </w:t>
      </w:r>
      <w:r w:rsidR="00441BA7" w:rsidRPr="00B65ED4">
        <w:rPr>
          <w:rFonts w:ascii="Times New Roman" w:eastAsia="Times New Roman" w:hAnsi="Times New Roman" w:cs="Times New Roman"/>
          <w:sz w:val="24"/>
          <w:szCs w:val="24"/>
        </w:rPr>
        <w:t>(</w:t>
      </w:r>
      <w:r w:rsidR="008B57EF">
        <w:rPr>
          <w:rFonts w:ascii="Times New Roman" w:eastAsia="Times New Roman" w:hAnsi="Times New Roman" w:cs="Times New Roman"/>
          <w:sz w:val="24"/>
          <w:szCs w:val="24"/>
        </w:rPr>
        <w:t>BPOC</w:t>
      </w:r>
      <w:r w:rsidR="00441BA7" w:rsidRPr="00B65ED4">
        <w:rPr>
          <w:rFonts w:ascii="Times New Roman" w:eastAsia="Times New Roman" w:hAnsi="Times New Roman" w:cs="Times New Roman"/>
          <w:sz w:val="24"/>
          <w:szCs w:val="24"/>
          <w:vertAlign w:val="subscript"/>
        </w:rPr>
        <w:t>Alloch</w:t>
      </w:r>
      <w:r w:rsidR="00441BA7" w:rsidRPr="00B65ED4">
        <w:rPr>
          <w:rFonts w:ascii="Times New Roman" w:eastAsia="Times New Roman" w:hAnsi="Times New Roman" w:cs="Times New Roman"/>
          <w:sz w:val="24"/>
          <w:szCs w:val="24"/>
        </w:rPr>
        <w:t>) were high, with values</w:t>
      </w:r>
      <w:r w:rsidR="00D81C2F" w:rsidRPr="00B65ED4">
        <w:rPr>
          <w:rFonts w:ascii="Times New Roman" w:eastAsia="Times New Roman" w:hAnsi="Times New Roman" w:cs="Times New Roman"/>
          <w:sz w:val="24"/>
          <w:szCs w:val="24"/>
        </w:rPr>
        <w:t xml:space="preserve"> at or near </w:t>
      </w:r>
      <w:r w:rsidR="00441BA7" w:rsidRPr="00B65ED4">
        <w:rPr>
          <w:rFonts w:ascii="Times New Roman" w:eastAsia="Times New Roman" w:hAnsi="Times New Roman" w:cs="Times New Roman"/>
          <w:sz w:val="24"/>
          <w:szCs w:val="24"/>
        </w:rPr>
        <w:t>the upper limit (</w:t>
      </w:r>
      <w:r w:rsidR="00D81C2F" w:rsidRPr="00B65ED4">
        <w:rPr>
          <w:rFonts w:ascii="Times New Roman" w:eastAsia="Times New Roman" w:hAnsi="Times New Roman" w:cs="Times New Roman"/>
          <w:sz w:val="24"/>
          <w:szCs w:val="24"/>
        </w:rPr>
        <w:t>1</w:t>
      </w:r>
      <w:r w:rsidR="00441BA7" w:rsidRPr="00B65ED4">
        <w:rPr>
          <w:rFonts w:ascii="Times New Roman" w:eastAsia="Times New Roman" w:hAnsi="Times New Roman" w:cs="Times New Roman"/>
          <w:sz w:val="24"/>
          <w:szCs w:val="24"/>
        </w:rPr>
        <w:t>.0000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441BA7" w:rsidRPr="00B65ED4">
        <w:rPr>
          <w:rFonts w:ascii="Times New Roman" w:eastAsia="Times New Roman" w:hAnsi="Times New Roman" w:cs="Times New Roman"/>
          <w:sz w:val="24"/>
          <w:szCs w:val="24"/>
        </w:rPr>
        <w:t xml:space="preserve">) for all lakes except </w:t>
      </w:r>
      <w:r w:rsidR="00D81C2F" w:rsidRPr="00B65ED4">
        <w:rPr>
          <w:rFonts w:ascii="Times New Roman" w:eastAsia="Times New Roman" w:hAnsi="Times New Roman" w:cs="Times New Roman"/>
          <w:sz w:val="24"/>
          <w:szCs w:val="24"/>
        </w:rPr>
        <w:t>Lake Monona. Burial of autochthony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w:t>
      </w:r>
      <w:r w:rsidR="00D81C2F" w:rsidRPr="00B65ED4">
        <w:rPr>
          <w:rFonts w:ascii="Times New Roman" w:eastAsia="Times New Roman" w:hAnsi="Times New Roman" w:cs="Times New Roman"/>
          <w:sz w:val="24"/>
          <w:szCs w:val="24"/>
          <w:vertAlign w:val="subscript"/>
        </w:rPr>
        <w:t>och</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was comparatively lower</w:t>
      </w:r>
      <w:r w:rsidR="00252097">
        <w:rPr>
          <w:rFonts w:ascii="Times New Roman" w:eastAsia="Times New Roman" w:hAnsi="Times New Roman" w:cs="Times New Roman"/>
          <w:sz w:val="24"/>
          <w:szCs w:val="24"/>
        </w:rPr>
        <w:t xml:space="preserve"> and more variable</w:t>
      </w:r>
      <w:r w:rsidR="00441BA7" w:rsidRPr="00B65ED4">
        <w:rPr>
          <w:rFonts w:ascii="Times New Roman" w:eastAsia="Times New Roman" w:hAnsi="Times New Roman" w:cs="Times New Roman"/>
          <w:sz w:val="24"/>
          <w:szCs w:val="24"/>
        </w:rPr>
        <w:t xml:space="preserve">, </w:t>
      </w:r>
      <w:r w:rsidR="00D81C2F" w:rsidRPr="00B65ED4">
        <w:rPr>
          <w:rFonts w:ascii="Times New Roman" w:eastAsia="Times New Roman" w:hAnsi="Times New Roman" w:cs="Times New Roman"/>
          <w:sz w:val="24"/>
          <w:szCs w:val="24"/>
        </w:rPr>
        <w:t>rang</w:t>
      </w:r>
      <w:r w:rsidR="00441BA7" w:rsidRPr="00B65ED4">
        <w:rPr>
          <w:rFonts w:ascii="Times New Roman" w:eastAsia="Times New Roman" w:hAnsi="Times New Roman" w:cs="Times New Roman"/>
          <w:sz w:val="24"/>
          <w:szCs w:val="24"/>
        </w:rPr>
        <w:t>ing from approximately 0.0310-0.8700</w:t>
      </w:r>
      <w:r w:rsidR="00D81C2F" w:rsidRPr="00B65ED4">
        <w:rPr>
          <w:rFonts w:ascii="Times New Roman" w:eastAsia="Times New Roman" w:hAnsi="Times New Roman" w:cs="Times New Roman"/>
          <w:sz w:val="24"/>
          <w:szCs w:val="24"/>
        </w:rPr>
        <w:t xml:space="preserve"> d</w:t>
      </w:r>
      <w:r w:rsidR="00D81C2F" w:rsidRPr="00B65ED4">
        <w:rPr>
          <w:rFonts w:ascii="Times New Roman" w:eastAsia="Times New Roman" w:hAnsi="Times New Roman" w:cs="Times New Roman"/>
          <w:sz w:val="24"/>
          <w:szCs w:val="24"/>
          <w:vertAlign w:val="superscript"/>
        </w:rPr>
        <w:t>-1</w:t>
      </w:r>
      <w:r w:rsidR="00D81C2F" w:rsidRPr="00B65ED4">
        <w:rPr>
          <w:rFonts w:ascii="Times New Roman" w:eastAsia="Times New Roman" w:hAnsi="Times New Roman" w:cs="Times New Roman"/>
          <w:sz w:val="24"/>
          <w:szCs w:val="24"/>
        </w:rPr>
        <w:t xml:space="preserve">. </w:t>
      </w:r>
      <w:r w:rsidR="00441BA7" w:rsidRPr="00B65ED4">
        <w:rPr>
          <w:rFonts w:ascii="Times New Roman" w:eastAsia="Times New Roman" w:hAnsi="Times New Roman" w:cs="Times New Roman"/>
          <w:sz w:val="24"/>
          <w:szCs w:val="24"/>
        </w:rPr>
        <w:t>SEM</w:t>
      </w:r>
      <w:r w:rsidR="00D81C2F" w:rsidRPr="00B65ED4">
        <w:rPr>
          <w:rFonts w:ascii="Times New Roman" w:eastAsia="Times New Roman" w:hAnsi="Times New Roman" w:cs="Times New Roman"/>
          <w:sz w:val="24"/>
          <w:szCs w:val="24"/>
        </w:rPr>
        <w:t xml:space="preserve"> values for burial tended to be about one ord</w:t>
      </w:r>
      <w:r w:rsidR="00441BA7" w:rsidRPr="00B65ED4">
        <w:rPr>
          <w:rFonts w:ascii="Times New Roman" w:eastAsia="Times New Roman" w:hAnsi="Times New Roman" w:cs="Times New Roman"/>
          <w:sz w:val="24"/>
          <w:szCs w:val="24"/>
        </w:rPr>
        <w:t>er of magnitude smaller than corresponding parameter</w:t>
      </w:r>
      <w:r w:rsidR="00D81C2F" w:rsidRPr="00B65ED4">
        <w:rPr>
          <w:rFonts w:ascii="Times New Roman" w:eastAsia="Times New Roman" w:hAnsi="Times New Roman" w:cs="Times New Roman"/>
          <w:sz w:val="24"/>
          <w:szCs w:val="24"/>
        </w:rPr>
        <w:t xml:space="preserve"> means</w:t>
      </w:r>
      <w:r w:rsidR="00441BA7" w:rsidRPr="00B65ED4">
        <w:rPr>
          <w:rFonts w:ascii="Times New Roman" w:eastAsia="Times New Roman" w:hAnsi="Times New Roman" w:cs="Times New Roman"/>
          <w:sz w:val="24"/>
          <w:szCs w:val="24"/>
        </w:rPr>
        <w:t xml:space="preserve"> across all lakes</w:t>
      </w:r>
      <w:r w:rsidR="00D81C2F" w:rsidRPr="00B65ED4">
        <w:rPr>
          <w:rFonts w:ascii="Times New Roman" w:eastAsia="Times New Roman" w:hAnsi="Times New Roman" w:cs="Times New Roman"/>
          <w:sz w:val="24"/>
          <w:szCs w:val="24"/>
        </w:rPr>
        <w:t xml:space="preserve">.  </w:t>
      </w:r>
    </w:p>
    <w:p w14:paraId="45710055" w14:textId="26BC9FA5" w:rsidR="00366556" w:rsidRDefault="0036655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w:t>
      </w:r>
      <w:r w:rsidR="00BE121D" w:rsidRPr="00B65ED4">
        <w:rPr>
          <w:rFonts w:ascii="Times New Roman" w:eastAsia="Times New Roman" w:hAnsi="Times New Roman" w:cs="Times New Roman"/>
          <w:sz w:val="24"/>
          <w:szCs w:val="24"/>
        </w:rPr>
        <w:t xml:space="preserve">odeled DOC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was generally most sensitive 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Alloch</w:t>
      </w:r>
      <w:r w:rsidR="00B80037" w:rsidRPr="00B65ED4">
        <w:rPr>
          <w:rFonts w:ascii="Times New Roman" w:eastAsia="Times New Roman" w:hAnsi="Times New Roman" w:cs="Times New Roman"/>
          <w:sz w:val="24"/>
          <w:szCs w:val="24"/>
        </w:rPr>
        <w:t xml:space="preserve">, except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 xml:space="preserve">Monona, for which modeled DOC was most sensitive to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Autoch</w:t>
      </w:r>
      <w:r w:rsidR="00B80037" w:rsidRPr="00B65ED4">
        <w:rPr>
          <w:rFonts w:ascii="Times New Roman" w:eastAsia="Times New Roman" w:hAnsi="Times New Roman" w:cs="Times New Roman"/>
          <w:sz w:val="24"/>
          <w:szCs w:val="24"/>
        </w:rPr>
        <w:t xml:space="preserve"> </w:t>
      </w:r>
      <w:r w:rsidR="00C949CC" w:rsidRPr="00B65ED4">
        <w:rPr>
          <w:rFonts w:ascii="Times New Roman" w:eastAsia="Times New Roman" w:hAnsi="Times New Roman" w:cs="Times New Roman"/>
          <w:sz w:val="24"/>
          <w:szCs w:val="24"/>
        </w:rPr>
        <w:t>(Fig. 3). The other four</w:t>
      </w:r>
      <w:r w:rsidR="00B80037" w:rsidRPr="00B65ED4">
        <w:rPr>
          <w:rFonts w:ascii="Times New Roman" w:eastAsia="Times New Roman" w:hAnsi="Times New Roman" w:cs="Times New Roman"/>
          <w:sz w:val="24"/>
          <w:szCs w:val="24"/>
        </w:rPr>
        <w:t xml:space="preserve"> lakes were minimally affected by ch</w:t>
      </w:r>
      <w:r w:rsidR="00BE121D" w:rsidRPr="00B65ED4">
        <w:rPr>
          <w:rFonts w:ascii="Times New Roman" w:eastAsia="Times New Roman" w:hAnsi="Times New Roman" w:cs="Times New Roman"/>
          <w:sz w:val="24"/>
          <w:szCs w:val="24"/>
        </w:rPr>
        <w:t xml:space="preserve">anges in </w:t>
      </w:r>
      <w:r w:rsidR="008B57EF">
        <w:rPr>
          <w:rFonts w:ascii="Times New Roman" w:eastAsia="Times New Roman" w:hAnsi="Times New Roman" w:cs="Times New Roman"/>
          <w:sz w:val="24"/>
          <w:szCs w:val="24"/>
        </w:rPr>
        <w:t>BPOC</w:t>
      </w:r>
      <w:r w:rsidR="0071536B"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xml:space="preserve"> </w:t>
      </w:r>
      <w:r w:rsidR="00BE121D" w:rsidRPr="00B65ED4">
        <w:rPr>
          <w:rFonts w:ascii="Times New Roman" w:eastAsia="Times New Roman" w:hAnsi="Times New Roman" w:cs="Times New Roman"/>
          <w:sz w:val="24"/>
          <w:szCs w:val="24"/>
        </w:rPr>
        <w:t xml:space="preserve">(&lt; 1 mg </w:t>
      </w:r>
      <w:r w:rsidR="00B80037" w:rsidRPr="00B65ED4">
        <w:rPr>
          <w:rFonts w:ascii="Times New Roman" w:eastAsia="Times New Roman" w:hAnsi="Times New Roman" w:cs="Times New Roman"/>
          <w:sz w:val="24"/>
          <w:szCs w:val="24"/>
        </w:rPr>
        <w:t>L</w:t>
      </w:r>
      <w:r w:rsidR="00BE121D"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difference across the range of parameter values). Changes in </w:t>
      </w:r>
      <w:r w:rsidR="008B57EF">
        <w:rPr>
          <w:rFonts w:ascii="Times New Roman" w:eastAsia="Times New Roman" w:hAnsi="Times New Roman" w:cs="Times New Roman"/>
          <w:sz w:val="24"/>
          <w:szCs w:val="24"/>
        </w:rPr>
        <w:t>BPOC</w:t>
      </w:r>
      <w:r w:rsidR="00657C84" w:rsidRPr="00B65ED4">
        <w:rPr>
          <w:rFonts w:ascii="Times New Roman" w:eastAsia="Times New Roman" w:hAnsi="Times New Roman" w:cs="Times New Roman"/>
          <w:sz w:val="24"/>
          <w:szCs w:val="24"/>
          <w:vertAlign w:val="subscript"/>
        </w:rPr>
        <w:t>Alloch</w:t>
      </w:r>
      <w:r w:rsidR="00657C84"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had consistently </w:t>
      </w:r>
      <w:r w:rsidR="00540918">
        <w:rPr>
          <w:rFonts w:ascii="Times New Roman" w:eastAsia="Times New Roman" w:hAnsi="Times New Roman" w:cs="Times New Roman"/>
          <w:sz w:val="24"/>
          <w:szCs w:val="24"/>
        </w:rPr>
        <w:t>small</w:t>
      </w:r>
      <w:r w:rsidR="002C53DC"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effects </w:t>
      </w:r>
      <w:r w:rsidR="0071536B" w:rsidRPr="00B65ED4">
        <w:rPr>
          <w:rFonts w:ascii="Times New Roman" w:eastAsia="Times New Roman" w:hAnsi="Times New Roman" w:cs="Times New Roman"/>
          <w:sz w:val="24"/>
          <w:szCs w:val="24"/>
        </w:rPr>
        <w:t>(&lt;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w:t>
      </w:r>
      <w:r w:rsidR="00B80037" w:rsidRPr="00B65ED4">
        <w:rPr>
          <w:rFonts w:ascii="Times New Roman" w:eastAsia="Times New Roman" w:hAnsi="Times New Roman" w:cs="Times New Roman"/>
          <w:sz w:val="24"/>
          <w:szCs w:val="24"/>
        </w:rPr>
        <w:t xml:space="preserve">on modeled DOC across </w:t>
      </w:r>
      <w:r w:rsidR="0071536B" w:rsidRPr="00B65ED4">
        <w:rPr>
          <w:rFonts w:ascii="Times New Roman" w:eastAsia="Times New Roman" w:hAnsi="Times New Roman" w:cs="Times New Roman"/>
          <w:sz w:val="24"/>
          <w:szCs w:val="24"/>
        </w:rPr>
        <w:t xml:space="preserve">all </w:t>
      </w:r>
      <w:r w:rsidR="00B80037" w:rsidRPr="00B65ED4">
        <w:rPr>
          <w:rFonts w:ascii="Times New Roman" w:eastAsia="Times New Roman" w:hAnsi="Times New Roman" w:cs="Times New Roman"/>
          <w:sz w:val="24"/>
          <w:szCs w:val="24"/>
        </w:rPr>
        <w:t xml:space="preserve">lakes. </w:t>
      </w:r>
      <w:r w:rsidR="0071536B" w:rsidRPr="00B65ED4">
        <w:rPr>
          <w:rFonts w:ascii="Times New Roman" w:eastAsia="Times New Roman" w:hAnsi="Times New Roman" w:cs="Times New Roman"/>
          <w:sz w:val="24"/>
          <w:szCs w:val="24"/>
        </w:rPr>
        <w:t xml:space="preserve">Trout Lake was the most sensitive </w:t>
      </w:r>
      <w:r w:rsidR="00B80037" w:rsidRPr="00B65ED4">
        <w:rPr>
          <w:rFonts w:ascii="Times New Roman" w:eastAsia="Times New Roman" w:hAnsi="Times New Roman" w:cs="Times New Roman"/>
          <w:sz w:val="24"/>
          <w:szCs w:val="24"/>
        </w:rPr>
        <w:t xml:space="preserve">to </w:t>
      </w:r>
      <w:r w:rsidR="008B57EF">
        <w:rPr>
          <w:rFonts w:ascii="Times New Roman" w:eastAsia="Times New Roman" w:hAnsi="Times New Roman" w:cs="Times New Roman"/>
          <w:sz w:val="24"/>
          <w:szCs w:val="24"/>
        </w:rPr>
        <w:t>RDOC</w:t>
      </w:r>
      <w:r w:rsidR="00657C84" w:rsidRPr="00B65ED4">
        <w:rPr>
          <w:rFonts w:ascii="Times New Roman" w:eastAsia="Times New Roman" w:hAnsi="Times New Roman" w:cs="Times New Roman"/>
          <w:sz w:val="24"/>
          <w:szCs w:val="24"/>
          <w:vertAlign w:val="subscript"/>
        </w:rPr>
        <w:t>Autoch</w:t>
      </w:r>
      <w:r w:rsidR="0071536B" w:rsidRPr="00B65ED4">
        <w:rPr>
          <w:rFonts w:ascii="Times New Roman" w:eastAsia="Times New Roman" w:hAnsi="Times New Roman" w:cs="Times New Roman"/>
          <w:sz w:val="24"/>
          <w:szCs w:val="24"/>
        </w:rPr>
        <w:t>, with modeled DOC ranging about 2-2.5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across the range of parameter values, whereas Toolik Lake and Lake Monona were moderately sensitive (1-1.5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and Lake Vanern and Harp lake were minimally sensitive (&lt; 1 mg L</w:t>
      </w:r>
      <w:r w:rsidR="0071536B" w:rsidRPr="00B65ED4">
        <w:rPr>
          <w:rFonts w:ascii="Times New Roman" w:eastAsia="Times New Roman" w:hAnsi="Times New Roman" w:cs="Times New Roman"/>
          <w:sz w:val="24"/>
          <w:szCs w:val="24"/>
          <w:vertAlign w:val="superscript"/>
        </w:rPr>
        <w:t>-1</w:t>
      </w:r>
      <w:r w:rsidR="0071536B" w:rsidRPr="00B65ED4">
        <w:rPr>
          <w:rFonts w:ascii="Times New Roman" w:eastAsia="Times New Roman" w:hAnsi="Times New Roman" w:cs="Times New Roman"/>
          <w:sz w:val="24"/>
          <w:szCs w:val="24"/>
        </w:rPr>
        <w:t xml:space="preserve"> differences). </w:t>
      </w:r>
      <w:r w:rsidR="00B80037" w:rsidRPr="00B65ED4">
        <w:rPr>
          <w:rFonts w:ascii="Times New Roman" w:eastAsia="Times New Roman" w:hAnsi="Times New Roman" w:cs="Times New Roman"/>
          <w:sz w:val="24"/>
          <w:szCs w:val="24"/>
        </w:rPr>
        <w:t xml:space="preserve">Overall, parameter sensitivity was greatest for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Vanern, Harp</w:t>
      </w:r>
      <w:r w:rsidR="00657C84" w:rsidRPr="00B65ED4">
        <w:rPr>
          <w:rFonts w:ascii="Times New Roman" w:eastAsia="Times New Roman" w:hAnsi="Times New Roman" w:cs="Times New Roman"/>
          <w:sz w:val="24"/>
          <w:szCs w:val="24"/>
        </w:rPr>
        <w:t xml:space="preserve"> Lake</w:t>
      </w:r>
      <w:r w:rsidR="000E47C5"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xml:space="preserve"> and </w:t>
      </w:r>
      <w:r w:rsidR="00657C84" w:rsidRPr="00B65ED4">
        <w:rPr>
          <w:rFonts w:ascii="Times New Roman" w:eastAsia="Times New Roman" w:hAnsi="Times New Roman" w:cs="Times New Roman"/>
          <w:sz w:val="24"/>
          <w:szCs w:val="24"/>
        </w:rPr>
        <w:t xml:space="preserve">Lake </w:t>
      </w:r>
      <w:r w:rsidR="00B80037" w:rsidRPr="00B65ED4">
        <w:rPr>
          <w:rFonts w:ascii="Times New Roman" w:eastAsia="Times New Roman" w:hAnsi="Times New Roman" w:cs="Times New Roman"/>
          <w:sz w:val="24"/>
          <w:szCs w:val="24"/>
        </w:rPr>
        <w:t>Monona, for which model</w:t>
      </w:r>
      <w:r w:rsidR="00796693" w:rsidRPr="00B65ED4">
        <w:rPr>
          <w:rFonts w:ascii="Times New Roman" w:eastAsia="Times New Roman" w:hAnsi="Times New Roman" w:cs="Times New Roman"/>
          <w:sz w:val="24"/>
          <w:szCs w:val="24"/>
        </w:rPr>
        <w:t xml:space="preserve">ed DOC varied as much as 5-6 mg </w:t>
      </w:r>
      <w:r w:rsidR="00B80037" w:rsidRPr="00B65ED4">
        <w:rPr>
          <w:rFonts w:ascii="Times New Roman" w:eastAsia="Times New Roman" w:hAnsi="Times New Roman" w:cs="Times New Roman"/>
          <w:sz w:val="24"/>
          <w:szCs w:val="24"/>
        </w:rPr>
        <w:t>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across the range of parameter values</w:t>
      </w:r>
      <w:r w:rsidR="00687ECB" w:rsidRPr="00B65ED4">
        <w:rPr>
          <w:rFonts w:ascii="Times New Roman" w:eastAsia="Times New Roman" w:hAnsi="Times New Roman" w:cs="Times New Roman"/>
          <w:sz w:val="24"/>
          <w:szCs w:val="24"/>
        </w:rPr>
        <w:t xml:space="preserve"> (Fi</w:t>
      </w:r>
      <w:r w:rsidR="00657C84" w:rsidRPr="00B65ED4">
        <w:rPr>
          <w:rFonts w:ascii="Times New Roman" w:eastAsia="Times New Roman" w:hAnsi="Times New Roman" w:cs="Times New Roman"/>
          <w:sz w:val="24"/>
          <w:szCs w:val="24"/>
        </w:rPr>
        <w:t>g.</w:t>
      </w:r>
      <w:r w:rsidR="00687ECB" w:rsidRPr="00B65ED4">
        <w:rPr>
          <w:rFonts w:ascii="Times New Roman" w:eastAsia="Times New Roman" w:hAnsi="Times New Roman" w:cs="Times New Roman"/>
          <w:sz w:val="24"/>
          <w:szCs w:val="24"/>
        </w:rPr>
        <w:t xml:space="preserve"> </w:t>
      </w:r>
      <w:r w:rsidR="00B33163" w:rsidRPr="00B65ED4">
        <w:rPr>
          <w:rFonts w:ascii="Times New Roman" w:eastAsia="Times New Roman" w:hAnsi="Times New Roman" w:cs="Times New Roman"/>
          <w:sz w:val="24"/>
          <w:szCs w:val="24"/>
        </w:rPr>
        <w:t>3</w:t>
      </w:r>
      <w:r w:rsidR="00687ECB" w:rsidRPr="00B65ED4">
        <w:rPr>
          <w:rFonts w:ascii="Times New Roman" w:eastAsia="Times New Roman" w:hAnsi="Times New Roman" w:cs="Times New Roman"/>
          <w:sz w:val="24"/>
          <w:szCs w:val="24"/>
        </w:rPr>
        <w:t>)</w:t>
      </w:r>
      <w:r w:rsidR="00B80037" w:rsidRPr="00B65ED4">
        <w:rPr>
          <w:rFonts w:ascii="Times New Roman" w:eastAsia="Times New Roman" w:hAnsi="Times New Roman" w:cs="Times New Roman"/>
          <w:sz w:val="24"/>
          <w:szCs w:val="24"/>
        </w:rPr>
        <w:t>. Conversely, modeled DOC varied no more than 2 and 3 mg</w:t>
      </w:r>
      <w:r w:rsidR="00796693" w:rsidRPr="00B65ED4">
        <w:rPr>
          <w:rFonts w:ascii="Times New Roman" w:eastAsia="Times New Roman" w:hAnsi="Times New Roman" w:cs="Times New Roman"/>
          <w:sz w:val="24"/>
          <w:szCs w:val="24"/>
        </w:rPr>
        <w:t xml:space="preserve"> L</w:t>
      </w:r>
      <w:r w:rsidR="00796693" w:rsidRPr="00B65ED4">
        <w:rPr>
          <w:rFonts w:ascii="Times New Roman" w:eastAsia="Times New Roman" w:hAnsi="Times New Roman" w:cs="Times New Roman"/>
          <w:sz w:val="24"/>
          <w:szCs w:val="24"/>
          <w:vertAlign w:val="superscript"/>
        </w:rPr>
        <w:t>-1</w:t>
      </w:r>
      <w:r w:rsidR="00B80037" w:rsidRPr="00B65ED4">
        <w:rPr>
          <w:rFonts w:ascii="Times New Roman" w:eastAsia="Times New Roman" w:hAnsi="Times New Roman" w:cs="Times New Roman"/>
          <w:sz w:val="24"/>
          <w:szCs w:val="24"/>
        </w:rPr>
        <w:t xml:space="preserve"> for T</w:t>
      </w:r>
      <w:r w:rsidR="00750233" w:rsidRPr="00B65ED4">
        <w:rPr>
          <w:rFonts w:ascii="Times New Roman" w:eastAsia="Times New Roman" w:hAnsi="Times New Roman" w:cs="Times New Roman"/>
          <w:sz w:val="24"/>
          <w:szCs w:val="24"/>
        </w:rPr>
        <w:t>oolik</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and Trout</w:t>
      </w:r>
      <w:r w:rsidR="00657C84" w:rsidRPr="00B65ED4">
        <w:rPr>
          <w:rFonts w:ascii="Times New Roman" w:eastAsia="Times New Roman" w:hAnsi="Times New Roman" w:cs="Times New Roman"/>
          <w:sz w:val="24"/>
          <w:szCs w:val="24"/>
        </w:rPr>
        <w:t xml:space="preserve"> Lake</w:t>
      </w:r>
      <w:r w:rsidR="00750233" w:rsidRPr="00B65ED4">
        <w:rPr>
          <w:rFonts w:ascii="Times New Roman" w:eastAsia="Times New Roman" w:hAnsi="Times New Roman" w:cs="Times New Roman"/>
          <w:sz w:val="24"/>
          <w:szCs w:val="24"/>
        </w:rPr>
        <w:t xml:space="preserve">, respectively. </w:t>
      </w:r>
    </w:p>
    <w:p w14:paraId="2A5F9EEB"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1B269EAA"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4" w:name="_xlemxvr7c40e" w:colFirst="0" w:colLast="0"/>
      <w:bookmarkEnd w:id="44"/>
      <w:r w:rsidRPr="00B65ED4">
        <w:rPr>
          <w:rFonts w:ascii="Times New Roman" w:eastAsia="Times New Roman" w:hAnsi="Times New Roman" w:cs="Times New Roman"/>
          <w:i/>
          <w:sz w:val="24"/>
          <w:szCs w:val="24"/>
        </w:rPr>
        <w:lastRenderedPageBreak/>
        <w:t>Summary of fluxes and fates</w:t>
      </w:r>
    </w:p>
    <w:p w14:paraId="33A194CF" w14:textId="7334FBD7" w:rsidR="00C949C7" w:rsidRDefault="00BE1116" w:rsidP="002F35B3">
      <w:pPr>
        <w:spacing w:line="480" w:lineRule="auto"/>
        <w:ind w:firstLine="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With the exception of Trout</w:t>
      </w:r>
      <w:r w:rsidR="00657C84"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OC loads were primarily driven by allochthony, underscoring the importance of terrestrially derived OC in overall lake budgets</w:t>
      </w:r>
      <w:r w:rsidR="002C52D1" w:rsidRPr="00B65ED4">
        <w:rPr>
          <w:rFonts w:ascii="Times New Roman" w:eastAsia="Times New Roman" w:hAnsi="Times New Roman" w:cs="Times New Roman"/>
          <w:sz w:val="24"/>
          <w:szCs w:val="24"/>
        </w:rPr>
        <w:t xml:space="preserve"> (Table 5</w:t>
      </w:r>
      <w:r w:rsidR="00E078EF">
        <w:rPr>
          <w:rFonts w:ascii="Times New Roman" w:eastAsia="Times New Roman" w:hAnsi="Times New Roman" w:cs="Times New Roman"/>
          <w:sz w:val="24"/>
          <w:szCs w:val="24"/>
        </w:rPr>
        <w:t>, Fig. 4</w:t>
      </w:r>
      <w:r w:rsidR="002C52D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w:t>
      </w:r>
      <w:r w:rsidR="00D614BD" w:rsidRPr="00B65ED4">
        <w:rPr>
          <w:rFonts w:ascii="Times New Roman" w:eastAsia="Times New Roman" w:hAnsi="Times New Roman" w:cs="Times New Roman"/>
          <w:sz w:val="24"/>
          <w:szCs w:val="24"/>
        </w:rPr>
        <w:t xml:space="preserve">Additionally, respiration exceeded burial in all lakes but Lake Monona. </w:t>
      </w:r>
      <w:r w:rsidRPr="00B65ED4">
        <w:rPr>
          <w:rFonts w:ascii="Times New Roman" w:eastAsia="Times New Roman" w:hAnsi="Times New Roman" w:cs="Times New Roman"/>
          <w:sz w:val="24"/>
          <w:szCs w:val="24"/>
        </w:rPr>
        <w:t xml:space="preserve">Trout </w:t>
      </w:r>
      <w:r w:rsidR="002E3AD9" w:rsidRPr="00B65ED4">
        <w:rPr>
          <w:rFonts w:ascii="Times New Roman" w:eastAsia="Times New Roman" w:hAnsi="Times New Roman" w:cs="Times New Roman"/>
          <w:sz w:val="24"/>
          <w:szCs w:val="24"/>
        </w:rPr>
        <w:t xml:space="preserve">Lake </w:t>
      </w:r>
      <w:r w:rsidR="0064154F" w:rsidRPr="00B65ED4">
        <w:rPr>
          <w:rFonts w:ascii="Times New Roman" w:eastAsia="Times New Roman" w:hAnsi="Times New Roman" w:cs="Times New Roman"/>
          <w:sz w:val="24"/>
          <w:szCs w:val="24"/>
        </w:rPr>
        <w:t xml:space="preserve">also </w:t>
      </w:r>
      <w:r w:rsidRPr="00B65ED4">
        <w:rPr>
          <w:rFonts w:ascii="Times New Roman" w:eastAsia="Times New Roman" w:hAnsi="Times New Roman" w:cs="Times New Roman"/>
          <w:sz w:val="24"/>
          <w:szCs w:val="24"/>
        </w:rPr>
        <w:t xml:space="preserve">had the smallest </w:t>
      </w:r>
      <w:r w:rsidR="0064154F" w:rsidRPr="00B65ED4">
        <w:rPr>
          <w:rFonts w:ascii="Times New Roman" w:eastAsia="Times New Roman" w:hAnsi="Times New Roman" w:cs="Times New Roman"/>
          <w:sz w:val="24"/>
          <w:szCs w:val="24"/>
        </w:rPr>
        <w:t xml:space="preserve">total annual </w:t>
      </w:r>
      <w:r w:rsidRPr="00B65ED4">
        <w:rPr>
          <w:rFonts w:ascii="Times New Roman" w:eastAsia="Times New Roman" w:hAnsi="Times New Roman" w:cs="Times New Roman"/>
          <w:sz w:val="24"/>
          <w:szCs w:val="24"/>
        </w:rPr>
        <w:t>OC load of the five lakes (41.5</w:t>
      </w:r>
      <w:r w:rsidR="00A13608" w:rsidRPr="00B65ED4">
        <w:rPr>
          <w:rFonts w:ascii="Times New Roman" w:eastAsia="Times New Roman" w:hAnsi="Times New Roman" w:cs="Times New Roman"/>
          <w:sz w:val="24"/>
          <w:szCs w:val="24"/>
        </w:rPr>
        <w:t>2</w:t>
      </w:r>
      <w:r w:rsidRPr="00B65ED4">
        <w:rPr>
          <w:rFonts w:ascii="Times New Roman" w:eastAsia="Times New Roman" w:hAnsi="Times New Roman" w:cs="Times New Roman"/>
          <w:sz w:val="24"/>
          <w:szCs w:val="24"/>
        </w:rPr>
        <w:t xml:space="preserve"> g m</w:t>
      </w:r>
      <w:r w:rsidRPr="00B65ED4">
        <w:rPr>
          <w:rFonts w:ascii="Times New Roman" w:eastAsia="Times New Roman" w:hAnsi="Times New Roman" w:cs="Times New Roman"/>
          <w:sz w:val="24"/>
          <w:szCs w:val="24"/>
          <w:vertAlign w:val="superscript"/>
        </w:rPr>
        <w:t>-2</w:t>
      </w:r>
      <w:r w:rsidRPr="00B65ED4">
        <w:rPr>
          <w:rFonts w:ascii="Times New Roman" w:eastAsia="Times New Roman" w:hAnsi="Times New Roman" w:cs="Times New Roman"/>
          <w:sz w:val="24"/>
          <w:szCs w:val="24"/>
        </w:rPr>
        <w:t xml:space="preserve"> yr</w:t>
      </w:r>
      <w:r w:rsidRPr="00B65ED4">
        <w:rPr>
          <w:rFonts w:ascii="Times New Roman" w:eastAsia="Times New Roman" w:hAnsi="Times New Roman" w:cs="Times New Roman"/>
          <w:sz w:val="24"/>
          <w:szCs w:val="24"/>
          <w:vertAlign w:val="superscript"/>
        </w:rPr>
        <w:t>-1</w:t>
      </w:r>
      <w:r w:rsidR="0020072F"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the l</w:t>
      </w:r>
      <w:r w:rsidR="00BE01EA" w:rsidRPr="00B65ED4">
        <w:rPr>
          <w:rFonts w:ascii="Times New Roman" w:eastAsia="Times New Roman" w:hAnsi="Times New Roman" w:cs="Times New Roman"/>
          <w:sz w:val="24"/>
          <w:szCs w:val="24"/>
        </w:rPr>
        <w:t xml:space="preserve">owest </w:t>
      </w:r>
      <w:r w:rsidR="0020072F" w:rsidRPr="00B65ED4">
        <w:rPr>
          <w:rFonts w:ascii="Times New Roman" w:eastAsia="Times New Roman" w:hAnsi="Times New Roman" w:cs="Times New Roman"/>
          <w:sz w:val="24"/>
          <w:szCs w:val="24"/>
        </w:rPr>
        <w:t>proportion</w:t>
      </w:r>
      <w:r w:rsidR="00D20B36" w:rsidRPr="00B65ED4">
        <w:rPr>
          <w:rFonts w:ascii="Times New Roman" w:eastAsia="Times New Roman" w:hAnsi="Times New Roman" w:cs="Times New Roman"/>
          <w:sz w:val="24"/>
          <w:szCs w:val="24"/>
        </w:rPr>
        <w:t xml:space="preserve"> </w:t>
      </w:r>
      <w:r w:rsidR="0020072F" w:rsidRPr="00B65ED4">
        <w:rPr>
          <w:rFonts w:ascii="Times New Roman" w:eastAsia="Times New Roman" w:hAnsi="Times New Roman" w:cs="Times New Roman"/>
          <w:sz w:val="24"/>
          <w:szCs w:val="24"/>
        </w:rPr>
        <w:t xml:space="preserve">of total load </w:t>
      </w:r>
      <w:r w:rsidR="00BE01EA" w:rsidRPr="00B65ED4">
        <w:rPr>
          <w:rFonts w:ascii="Times New Roman" w:eastAsia="Times New Roman" w:hAnsi="Times New Roman" w:cs="Times New Roman"/>
          <w:sz w:val="24"/>
          <w:szCs w:val="24"/>
        </w:rPr>
        <w:t>export</w:t>
      </w:r>
      <w:r w:rsidR="0020072F" w:rsidRPr="00B65ED4">
        <w:rPr>
          <w:rFonts w:ascii="Times New Roman" w:eastAsia="Times New Roman" w:hAnsi="Times New Roman" w:cs="Times New Roman"/>
          <w:sz w:val="24"/>
          <w:szCs w:val="24"/>
        </w:rPr>
        <w:t>ed</w:t>
      </w:r>
      <w:r w:rsidR="00BE01EA" w:rsidRPr="00B65ED4">
        <w:rPr>
          <w:rFonts w:ascii="Times New Roman" w:eastAsia="Times New Roman" w:hAnsi="Times New Roman" w:cs="Times New Roman"/>
          <w:sz w:val="24"/>
          <w:szCs w:val="24"/>
        </w:rPr>
        <w:t xml:space="preserve"> (</w:t>
      </w:r>
      <w:r w:rsidR="00D20B36" w:rsidRPr="00B65ED4">
        <w:rPr>
          <w:rFonts w:ascii="Times New Roman" w:eastAsia="Times New Roman" w:hAnsi="Times New Roman" w:cs="Times New Roman"/>
          <w:sz w:val="24"/>
          <w:szCs w:val="24"/>
        </w:rPr>
        <w:t>0.10</w:t>
      </w:r>
      <w:r w:rsidR="00717167" w:rsidRPr="00B65ED4">
        <w:rPr>
          <w:rFonts w:ascii="Times New Roman" w:eastAsia="Times New Roman" w:hAnsi="Times New Roman" w:cs="Times New Roman"/>
          <w:sz w:val="24"/>
          <w:szCs w:val="24"/>
        </w:rPr>
        <w:t>)</w:t>
      </w:r>
      <w:r w:rsidR="0020072F" w:rsidRPr="00B65ED4">
        <w:rPr>
          <w:rFonts w:ascii="Times New Roman" w:eastAsia="Times New Roman" w:hAnsi="Times New Roman" w:cs="Times New Roman"/>
          <w:sz w:val="24"/>
          <w:szCs w:val="24"/>
        </w:rPr>
        <w:t>, and the largest proportional difference between respiration (0.90) and burial (0.03)</w:t>
      </w:r>
      <w:r w:rsidR="002E3AD9" w:rsidRPr="00B65ED4">
        <w:rPr>
          <w:rFonts w:ascii="Times New Roman" w:eastAsia="Times New Roman" w:hAnsi="Times New Roman" w:cs="Times New Roman"/>
          <w:sz w:val="24"/>
          <w:szCs w:val="24"/>
        </w:rPr>
        <w:t xml:space="preserve"> </w:t>
      </w:r>
      <w:r w:rsidR="00717167" w:rsidRPr="00B65ED4">
        <w:rPr>
          <w:rFonts w:ascii="Times New Roman" w:eastAsia="Times New Roman" w:hAnsi="Times New Roman" w:cs="Times New Roman"/>
          <w:sz w:val="24"/>
          <w:szCs w:val="24"/>
        </w:rPr>
        <w:t>among all lakes</w:t>
      </w:r>
      <w:r w:rsidR="00D20B36" w:rsidRPr="00B65ED4">
        <w:rPr>
          <w:rFonts w:ascii="Times New Roman" w:eastAsia="Times New Roman" w:hAnsi="Times New Roman" w:cs="Times New Roman"/>
          <w:sz w:val="24"/>
          <w:szCs w:val="24"/>
        </w:rPr>
        <w:t xml:space="preserve">. </w:t>
      </w:r>
      <w:r w:rsidR="002E3AD9" w:rsidRPr="00B65ED4">
        <w:rPr>
          <w:rFonts w:ascii="Times New Roman" w:eastAsia="Times New Roman" w:hAnsi="Times New Roman" w:cs="Times New Roman"/>
          <w:sz w:val="24"/>
          <w:szCs w:val="24"/>
        </w:rPr>
        <w:t xml:space="preserve">Lake </w:t>
      </w:r>
      <w:r w:rsidR="008769D4" w:rsidRPr="00B65ED4">
        <w:rPr>
          <w:rFonts w:ascii="Times New Roman" w:eastAsia="Times New Roman" w:hAnsi="Times New Roman" w:cs="Times New Roman"/>
          <w:sz w:val="24"/>
          <w:szCs w:val="24"/>
        </w:rPr>
        <w:t>Monona had the larges</w:t>
      </w:r>
      <w:r w:rsidR="00D8533E" w:rsidRPr="00B65ED4">
        <w:rPr>
          <w:rFonts w:ascii="Times New Roman" w:eastAsia="Times New Roman" w:hAnsi="Times New Roman" w:cs="Times New Roman"/>
          <w:sz w:val="24"/>
          <w:szCs w:val="24"/>
        </w:rPr>
        <w:t xml:space="preserve">t </w:t>
      </w:r>
      <w:r w:rsidR="00D20B36" w:rsidRPr="00B65ED4">
        <w:rPr>
          <w:rFonts w:ascii="Times New Roman" w:eastAsia="Times New Roman" w:hAnsi="Times New Roman" w:cs="Times New Roman"/>
          <w:sz w:val="24"/>
          <w:szCs w:val="24"/>
        </w:rPr>
        <w:t xml:space="preserve">total OC load </w:t>
      </w:r>
      <w:r w:rsidR="002C52D1" w:rsidRPr="00B65ED4">
        <w:rPr>
          <w:rFonts w:ascii="Times New Roman" w:eastAsia="Times New Roman" w:hAnsi="Times New Roman" w:cs="Times New Roman"/>
          <w:sz w:val="24"/>
          <w:szCs w:val="24"/>
        </w:rPr>
        <w:t>(118.97 g m</w:t>
      </w:r>
      <w:r w:rsidR="002C52D1" w:rsidRPr="00B65ED4">
        <w:rPr>
          <w:rFonts w:ascii="Times New Roman" w:eastAsia="Times New Roman" w:hAnsi="Times New Roman" w:cs="Times New Roman"/>
          <w:sz w:val="24"/>
          <w:szCs w:val="24"/>
          <w:vertAlign w:val="superscript"/>
        </w:rPr>
        <w:t>-2</w:t>
      </w:r>
      <w:r w:rsidR="002C52D1" w:rsidRPr="00B65ED4">
        <w:rPr>
          <w:rFonts w:ascii="Times New Roman" w:eastAsia="Times New Roman" w:hAnsi="Times New Roman" w:cs="Times New Roman"/>
          <w:sz w:val="24"/>
          <w:szCs w:val="24"/>
        </w:rPr>
        <w:t xml:space="preserve"> yr</w:t>
      </w:r>
      <w:r w:rsidR="002C52D1" w:rsidRPr="00B65ED4">
        <w:rPr>
          <w:rFonts w:ascii="Times New Roman" w:eastAsia="Times New Roman" w:hAnsi="Times New Roman" w:cs="Times New Roman"/>
          <w:sz w:val="24"/>
          <w:szCs w:val="24"/>
          <w:vertAlign w:val="superscript"/>
        </w:rPr>
        <w:t>-1</w:t>
      </w:r>
      <w:r w:rsidR="002C52D1" w:rsidRPr="00B65ED4">
        <w:rPr>
          <w:rFonts w:ascii="Times New Roman" w:eastAsia="Times New Roman" w:hAnsi="Times New Roman" w:cs="Times New Roman"/>
          <w:sz w:val="24"/>
          <w:szCs w:val="24"/>
        </w:rPr>
        <w:t xml:space="preserve">) among lakes, lowest proportion respired (0.14) and greatest proportion buried (0.37). </w:t>
      </w:r>
      <w:r w:rsidR="002E0B60">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Monona was the only lake dominated by burial long-term; on average</w:t>
      </w:r>
      <w:r w:rsidR="00F54AAB">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burial rates were greater than twice respiration rates across modeled years. </w:t>
      </w:r>
      <w:r w:rsidR="00BD4C89" w:rsidRPr="00B65ED4">
        <w:rPr>
          <w:rFonts w:ascii="Times New Roman" w:eastAsia="Times New Roman" w:hAnsi="Times New Roman" w:cs="Times New Roman"/>
          <w:sz w:val="24"/>
          <w:szCs w:val="24"/>
        </w:rPr>
        <w:t xml:space="preserve">Harp </w:t>
      </w:r>
      <w:r w:rsidR="00F54AAB">
        <w:rPr>
          <w:rFonts w:ascii="Times New Roman" w:eastAsia="Times New Roman" w:hAnsi="Times New Roman" w:cs="Times New Roman"/>
          <w:sz w:val="24"/>
          <w:szCs w:val="24"/>
        </w:rPr>
        <w:t>L</w:t>
      </w:r>
      <w:r w:rsidR="00BD4C89" w:rsidRPr="00B65ED4">
        <w:rPr>
          <w:rFonts w:ascii="Times New Roman" w:eastAsia="Times New Roman" w:hAnsi="Times New Roman" w:cs="Times New Roman"/>
          <w:sz w:val="24"/>
          <w:szCs w:val="24"/>
        </w:rPr>
        <w:t>ake had the</w:t>
      </w:r>
      <w:r w:rsidR="0020072F" w:rsidRPr="00B65ED4">
        <w:rPr>
          <w:rFonts w:ascii="Times New Roman" w:eastAsia="Times New Roman" w:hAnsi="Times New Roman" w:cs="Times New Roman"/>
          <w:sz w:val="24"/>
          <w:szCs w:val="24"/>
        </w:rPr>
        <w:t xml:space="preserve"> second</w:t>
      </w:r>
      <w:r w:rsidR="00BD4C89" w:rsidRPr="00B65ED4">
        <w:rPr>
          <w:rFonts w:ascii="Times New Roman" w:eastAsia="Times New Roman" w:hAnsi="Times New Roman" w:cs="Times New Roman"/>
          <w:sz w:val="24"/>
          <w:szCs w:val="24"/>
        </w:rPr>
        <w:t xml:space="preserve"> lowest proportion buried (0.07) among </w:t>
      </w:r>
      <w:r w:rsidR="00F54AAB">
        <w:rPr>
          <w:rFonts w:ascii="Times New Roman" w:eastAsia="Times New Roman" w:hAnsi="Times New Roman" w:cs="Times New Roman"/>
          <w:sz w:val="24"/>
          <w:szCs w:val="24"/>
        </w:rPr>
        <w:t>all</w:t>
      </w:r>
      <w:r w:rsidR="00BD4C89" w:rsidRPr="00B65ED4">
        <w:rPr>
          <w:rFonts w:ascii="Times New Roman" w:eastAsia="Times New Roman" w:hAnsi="Times New Roman" w:cs="Times New Roman"/>
          <w:sz w:val="24"/>
          <w:szCs w:val="24"/>
        </w:rPr>
        <w:t xml:space="preserve"> lakes and exhibited proportions of alloc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(0.55) and autoc</w:t>
      </w:r>
      <w:r w:rsidR="002E0B60">
        <w:rPr>
          <w:rFonts w:ascii="Times New Roman" w:eastAsia="Times New Roman" w:hAnsi="Times New Roman" w:cs="Times New Roman"/>
          <w:sz w:val="24"/>
          <w:szCs w:val="24"/>
        </w:rPr>
        <w:t>h</w:t>
      </w:r>
      <w:r w:rsidR="00BD4C89" w:rsidRPr="00B65ED4">
        <w:rPr>
          <w:rFonts w:ascii="Times New Roman" w:eastAsia="Times New Roman" w:hAnsi="Times New Roman" w:cs="Times New Roman"/>
          <w:sz w:val="24"/>
          <w:szCs w:val="24"/>
        </w:rPr>
        <w:t>thony (0.45) that were approximately similar in Lake Monona and Lake</w:t>
      </w:r>
      <w:r w:rsidR="00695F23" w:rsidRPr="00B65ED4">
        <w:rPr>
          <w:rFonts w:ascii="Times New Roman" w:eastAsia="Times New Roman" w:hAnsi="Times New Roman" w:cs="Times New Roman"/>
          <w:sz w:val="24"/>
          <w:szCs w:val="24"/>
        </w:rPr>
        <w:t xml:space="preserve"> Vanern. </w:t>
      </w:r>
      <w:r w:rsidR="0020072F" w:rsidRPr="00B65ED4">
        <w:rPr>
          <w:rFonts w:ascii="Times New Roman" w:eastAsia="Times New Roman" w:hAnsi="Times New Roman" w:cs="Times New Roman"/>
          <w:sz w:val="24"/>
          <w:szCs w:val="24"/>
        </w:rPr>
        <w:t xml:space="preserve">Similar to Trout Lake, Harp Lake demonstrated a relatively large proportional difference between respiration (0.66) and burial (0.07).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BD4C89" w:rsidRPr="00B65ED4">
        <w:rPr>
          <w:rFonts w:ascii="Times New Roman" w:eastAsia="Times New Roman" w:hAnsi="Times New Roman" w:cs="Times New Roman"/>
          <w:sz w:val="24"/>
          <w:szCs w:val="24"/>
        </w:rPr>
        <w:t>had the second largest (mean = 87.45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but most variable (</w:t>
      </w:r>
      <w:r w:rsidR="00695F23" w:rsidRPr="00B65ED4">
        <w:rPr>
          <w:rFonts w:ascii="Times New Roman" w:eastAsia="Times New Roman" w:hAnsi="Times New Roman" w:cs="Times New Roman"/>
          <w:sz w:val="24"/>
          <w:szCs w:val="24"/>
        </w:rPr>
        <w:t xml:space="preserve">standard deviation; </w:t>
      </w:r>
      <w:r w:rsidR="00BD4C89" w:rsidRPr="00B65ED4">
        <w:rPr>
          <w:rFonts w:ascii="Times New Roman" w:eastAsia="Times New Roman" w:hAnsi="Times New Roman" w:cs="Times New Roman"/>
          <w:sz w:val="24"/>
          <w:szCs w:val="24"/>
        </w:rPr>
        <w:t>SD = 62.91 g m</w:t>
      </w:r>
      <w:r w:rsidR="00BD4C89" w:rsidRPr="00B65ED4">
        <w:rPr>
          <w:rFonts w:ascii="Times New Roman" w:eastAsia="Times New Roman" w:hAnsi="Times New Roman" w:cs="Times New Roman"/>
          <w:sz w:val="24"/>
          <w:szCs w:val="24"/>
          <w:vertAlign w:val="superscript"/>
        </w:rPr>
        <w:t>-2</w:t>
      </w:r>
      <w:r w:rsidR="00BD4C89" w:rsidRPr="00B65ED4">
        <w:rPr>
          <w:rFonts w:ascii="Times New Roman" w:eastAsia="Times New Roman" w:hAnsi="Times New Roman" w:cs="Times New Roman"/>
          <w:sz w:val="24"/>
          <w:szCs w:val="24"/>
        </w:rPr>
        <w:t xml:space="preserve"> yr</w:t>
      </w:r>
      <w:r w:rsidR="00BD4C89" w:rsidRPr="00B65ED4">
        <w:rPr>
          <w:rFonts w:ascii="Times New Roman" w:eastAsia="Times New Roman" w:hAnsi="Times New Roman" w:cs="Times New Roman"/>
          <w:sz w:val="24"/>
          <w:szCs w:val="24"/>
          <w:vertAlign w:val="superscript"/>
        </w:rPr>
        <w:t>-1</w:t>
      </w:r>
      <w:r w:rsidR="00BD4C89" w:rsidRPr="00B65ED4">
        <w:rPr>
          <w:rFonts w:ascii="Times New Roman" w:eastAsia="Times New Roman" w:hAnsi="Times New Roman" w:cs="Times New Roman"/>
          <w:sz w:val="24"/>
          <w:szCs w:val="24"/>
        </w:rPr>
        <w:t xml:space="preserve">) total OC load and was the most driven by allochthony (0.87) among all lakes. </w:t>
      </w:r>
      <w:r w:rsidR="00695F23" w:rsidRPr="00B65ED4">
        <w:rPr>
          <w:rFonts w:ascii="Times New Roman" w:eastAsia="Times New Roman" w:hAnsi="Times New Roman" w:cs="Times New Roman"/>
          <w:sz w:val="24"/>
          <w:szCs w:val="24"/>
        </w:rPr>
        <w:t>This inter-annual variability in total OC load for Toolik Lake was driven by highly variable allochthony (SD = 64.78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w:t>
      </w:r>
      <w:r w:rsidR="002E0B60">
        <w:rPr>
          <w:rFonts w:ascii="Times New Roman" w:eastAsia="Times New Roman" w:hAnsi="Times New Roman" w:cs="Times New Roman"/>
          <w:sz w:val="24"/>
          <w:szCs w:val="24"/>
        </w:rPr>
        <w:t>,</w:t>
      </w:r>
      <w:r w:rsidR="00695F23" w:rsidRPr="00B65ED4">
        <w:rPr>
          <w:rFonts w:ascii="Times New Roman" w:eastAsia="Times New Roman" w:hAnsi="Times New Roman" w:cs="Times New Roman"/>
          <w:sz w:val="24"/>
          <w:szCs w:val="24"/>
        </w:rPr>
        <w:t xml:space="preserve"> and also resulted in highly variable export (53.53 g m</w:t>
      </w:r>
      <w:r w:rsidR="00695F23" w:rsidRPr="00B65ED4">
        <w:rPr>
          <w:rFonts w:ascii="Times New Roman" w:eastAsia="Times New Roman" w:hAnsi="Times New Roman" w:cs="Times New Roman"/>
          <w:sz w:val="24"/>
          <w:szCs w:val="24"/>
          <w:vertAlign w:val="superscript"/>
        </w:rPr>
        <w:t>-2</w:t>
      </w:r>
      <w:r w:rsidR="00695F23" w:rsidRPr="00B65ED4">
        <w:rPr>
          <w:rFonts w:ascii="Times New Roman" w:eastAsia="Times New Roman" w:hAnsi="Times New Roman" w:cs="Times New Roman"/>
          <w:sz w:val="24"/>
          <w:szCs w:val="24"/>
        </w:rPr>
        <w:t xml:space="preserve"> yr</w:t>
      </w:r>
      <w:r w:rsidR="00695F23" w:rsidRPr="00B65ED4">
        <w:rPr>
          <w:rFonts w:ascii="Times New Roman" w:eastAsia="Times New Roman" w:hAnsi="Times New Roman" w:cs="Times New Roman"/>
          <w:sz w:val="24"/>
          <w:szCs w:val="24"/>
          <w:vertAlign w:val="superscript"/>
        </w:rPr>
        <w:t>-1</w:t>
      </w:r>
      <w:r w:rsidR="00695F23" w:rsidRPr="00B65ED4">
        <w:rPr>
          <w:rFonts w:ascii="Times New Roman" w:eastAsia="Times New Roman" w:hAnsi="Times New Roman" w:cs="Times New Roman"/>
          <w:sz w:val="24"/>
          <w:szCs w:val="24"/>
        </w:rPr>
        <w:t>). Compared to</w:t>
      </w:r>
      <w:r w:rsidR="00BD4C89" w:rsidRPr="00B65ED4">
        <w:rPr>
          <w:rFonts w:ascii="Times New Roman" w:eastAsia="Times New Roman" w:hAnsi="Times New Roman" w:cs="Times New Roman"/>
          <w:sz w:val="24"/>
          <w:szCs w:val="24"/>
        </w:rPr>
        <w:t xml:space="preserve"> other lakes, </w:t>
      </w:r>
      <w:r w:rsidR="005024FD" w:rsidRPr="00B65ED4">
        <w:rPr>
          <w:rFonts w:ascii="Times New Roman" w:eastAsia="Times New Roman" w:hAnsi="Times New Roman" w:cs="Times New Roman"/>
          <w:sz w:val="24"/>
          <w:szCs w:val="24"/>
        </w:rPr>
        <w:t xml:space="preserve">Toolik </w:t>
      </w:r>
      <w:r w:rsidR="002E3AD9" w:rsidRPr="00B65ED4">
        <w:rPr>
          <w:rFonts w:ascii="Times New Roman" w:eastAsia="Times New Roman" w:hAnsi="Times New Roman" w:cs="Times New Roman"/>
          <w:sz w:val="24"/>
          <w:szCs w:val="24"/>
        </w:rPr>
        <w:t xml:space="preserve">Lake </w:t>
      </w:r>
      <w:r w:rsidR="00695F23" w:rsidRPr="00B65ED4">
        <w:rPr>
          <w:rFonts w:ascii="Times New Roman" w:eastAsia="Times New Roman" w:hAnsi="Times New Roman" w:cs="Times New Roman"/>
          <w:sz w:val="24"/>
          <w:szCs w:val="24"/>
        </w:rPr>
        <w:t>on average</w:t>
      </w:r>
      <w:r w:rsidR="00BD4C89" w:rsidRPr="00B65ED4">
        <w:rPr>
          <w:rFonts w:ascii="Times New Roman" w:eastAsia="Times New Roman" w:hAnsi="Times New Roman" w:cs="Times New Roman"/>
          <w:sz w:val="24"/>
          <w:szCs w:val="24"/>
        </w:rPr>
        <w:t xml:space="preserve"> demonstrated relatively low proportion buried (0.08) and relatively high proportion exported (0.64). </w:t>
      </w:r>
    </w:p>
    <w:p w14:paraId="2C8C77FF" w14:textId="77777777" w:rsidR="00B92E04" w:rsidRPr="00B65ED4" w:rsidRDefault="00B92E04" w:rsidP="002F35B3">
      <w:pPr>
        <w:spacing w:line="480" w:lineRule="auto"/>
        <w:ind w:firstLine="720"/>
        <w:rPr>
          <w:rFonts w:ascii="Times New Roman" w:eastAsia="Times New Roman" w:hAnsi="Times New Roman" w:cs="Times New Roman"/>
          <w:sz w:val="24"/>
          <w:szCs w:val="24"/>
        </w:rPr>
      </w:pPr>
    </w:p>
    <w:p w14:paraId="58D693C0" w14:textId="77777777"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45" w:name="_23giog1xmb1e" w:colFirst="0" w:colLast="0"/>
      <w:bookmarkEnd w:id="45"/>
      <w:r w:rsidRPr="00B65ED4">
        <w:rPr>
          <w:rFonts w:ascii="Times New Roman" w:eastAsia="Times New Roman" w:hAnsi="Times New Roman" w:cs="Times New Roman"/>
          <w:i/>
          <w:sz w:val="24"/>
          <w:szCs w:val="24"/>
        </w:rPr>
        <w:t>Seasonal fates</w:t>
      </w:r>
    </w:p>
    <w:p w14:paraId="3AEF22B0" w14:textId="51B42AC3" w:rsidR="00797C4C"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95F23" w:rsidRPr="00B65ED4">
        <w:rPr>
          <w:rFonts w:ascii="Times New Roman" w:eastAsia="Times New Roman" w:hAnsi="Times New Roman" w:cs="Times New Roman"/>
          <w:sz w:val="24"/>
          <w:szCs w:val="24"/>
        </w:rPr>
        <w:t xml:space="preserve">Seasonal patterns in OC fluxes were consistent across entire respective time series for each lake, with autochthony and respiration increasing to a summer maximum (Fig. 4). </w:t>
      </w:r>
      <w:r w:rsidRPr="00B65ED4">
        <w:rPr>
          <w:rFonts w:ascii="Times New Roman" w:eastAsia="Times New Roman" w:hAnsi="Times New Roman" w:cs="Times New Roman"/>
          <w:sz w:val="24"/>
          <w:szCs w:val="24"/>
        </w:rPr>
        <w:t xml:space="preserve">As water </w:t>
      </w:r>
      <w:r w:rsidRPr="00B65ED4">
        <w:rPr>
          <w:rFonts w:ascii="Times New Roman" w:eastAsia="Times New Roman" w:hAnsi="Times New Roman" w:cs="Times New Roman"/>
          <w:sz w:val="24"/>
          <w:szCs w:val="24"/>
        </w:rPr>
        <w:lastRenderedPageBreak/>
        <w:t>temperatures increased during the growing season</w:t>
      </w:r>
      <w:r w:rsidR="005E77BA" w:rsidRPr="00B65ED4">
        <w:rPr>
          <w:rFonts w:ascii="Times New Roman" w:eastAsia="Times New Roman" w:hAnsi="Times New Roman" w:cs="Times New Roman"/>
          <w:sz w:val="24"/>
          <w:szCs w:val="24"/>
        </w:rPr>
        <w:t xml:space="preserve"> (e.g., May – Aug.)</w:t>
      </w:r>
      <w:r w:rsidRPr="00B65ED4">
        <w:rPr>
          <w:rFonts w:ascii="Times New Roman" w:eastAsia="Times New Roman" w:hAnsi="Times New Roman" w:cs="Times New Roman"/>
          <w:sz w:val="24"/>
          <w:szCs w:val="24"/>
        </w:rPr>
        <w:t xml:space="preserve">, the </w:t>
      </w:r>
      <w:r w:rsidR="003B19A6" w:rsidRPr="00B65ED4">
        <w:rPr>
          <w:rFonts w:ascii="Times New Roman" w:eastAsia="Times New Roman" w:hAnsi="Times New Roman" w:cs="Times New Roman"/>
          <w:sz w:val="24"/>
          <w:szCs w:val="24"/>
        </w:rPr>
        <w:t>balance b</w:t>
      </w:r>
      <w:r w:rsidRPr="00B65ED4">
        <w:rPr>
          <w:rFonts w:ascii="Times New Roman" w:eastAsia="Times New Roman" w:hAnsi="Times New Roman" w:cs="Times New Roman"/>
          <w:sz w:val="24"/>
          <w:szCs w:val="24"/>
        </w:rPr>
        <w:t xml:space="preserve">etween allochthony and autochthony generally shifted </w:t>
      </w:r>
      <w:r w:rsidR="0020072F" w:rsidRPr="00B65ED4">
        <w:rPr>
          <w:rFonts w:ascii="Times New Roman" w:eastAsia="Times New Roman" w:hAnsi="Times New Roman" w:cs="Times New Roman"/>
          <w:sz w:val="24"/>
          <w:szCs w:val="24"/>
        </w:rPr>
        <w:t>toward</w:t>
      </w:r>
      <w:r w:rsidRPr="00B65ED4">
        <w:rPr>
          <w:rFonts w:ascii="Times New Roman" w:eastAsia="Times New Roman" w:hAnsi="Times New Roman" w:cs="Times New Roman"/>
          <w:sz w:val="24"/>
          <w:szCs w:val="24"/>
        </w:rPr>
        <w:t xml:space="preserve"> autochthony due to increases in </w:t>
      </w:r>
      <w:r w:rsidR="00BE5431"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w:t>
      </w:r>
      <w:r w:rsidR="002E0B60">
        <w:rPr>
          <w:rFonts w:ascii="Times New Roman" w:eastAsia="Times New Roman" w:hAnsi="Times New Roman" w:cs="Times New Roman"/>
          <w:sz w:val="24"/>
          <w:szCs w:val="24"/>
        </w:rPr>
        <w:t xml:space="preserve">whereas the ratio between respiration and burial generally shifted towards respiration (Figs. 4-5). </w:t>
      </w:r>
      <w:r w:rsidR="003B19A6" w:rsidRPr="00B65ED4">
        <w:rPr>
          <w:rFonts w:ascii="Times New Roman" w:eastAsia="Times New Roman" w:hAnsi="Times New Roman" w:cs="Times New Roman"/>
          <w:sz w:val="24"/>
          <w:szCs w:val="24"/>
        </w:rPr>
        <w:t xml:space="preserve">There was </w:t>
      </w:r>
      <w:r w:rsidR="0034314A" w:rsidRPr="00B65ED4">
        <w:rPr>
          <w:rFonts w:ascii="Times New Roman" w:eastAsia="Times New Roman" w:hAnsi="Times New Roman" w:cs="Times New Roman"/>
          <w:sz w:val="24"/>
          <w:szCs w:val="24"/>
        </w:rPr>
        <w:t xml:space="preserve">high </w:t>
      </w:r>
      <w:r w:rsidRPr="00B65ED4">
        <w:rPr>
          <w:rFonts w:ascii="Times New Roman" w:eastAsia="Times New Roman" w:hAnsi="Times New Roman" w:cs="Times New Roman"/>
          <w:sz w:val="24"/>
          <w:szCs w:val="24"/>
        </w:rPr>
        <w:t xml:space="preserve">seasonal variability </w:t>
      </w:r>
      <w:r w:rsidR="0039062A" w:rsidRPr="00B65ED4">
        <w:rPr>
          <w:rFonts w:ascii="Times New Roman" w:eastAsia="Times New Roman" w:hAnsi="Times New Roman" w:cs="Times New Roman"/>
          <w:sz w:val="24"/>
          <w:szCs w:val="24"/>
        </w:rPr>
        <w:t xml:space="preserve">in the dominant fluxes </w:t>
      </w:r>
      <w:r w:rsidR="00BE5431" w:rsidRPr="00B65ED4">
        <w:rPr>
          <w:rFonts w:ascii="Times New Roman" w:eastAsia="Times New Roman" w:hAnsi="Times New Roman" w:cs="Times New Roman"/>
          <w:sz w:val="24"/>
          <w:szCs w:val="24"/>
        </w:rPr>
        <w:t>in each lake</w:t>
      </w:r>
      <w:r w:rsidR="0039062A" w:rsidRPr="00B65ED4">
        <w:rPr>
          <w:rFonts w:ascii="Times New Roman" w:eastAsia="Times New Roman" w:hAnsi="Times New Roman" w:cs="Times New Roman"/>
          <w:sz w:val="24"/>
          <w:szCs w:val="24"/>
        </w:rPr>
        <w:t xml:space="preserve"> (Fig. 5)</w:t>
      </w:r>
      <w:r w:rsidR="00BE5431"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Trout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remained </w:t>
      </w:r>
      <w:r w:rsidR="003647D3" w:rsidRPr="00B65ED4">
        <w:rPr>
          <w:rFonts w:ascii="Times New Roman" w:eastAsia="Times New Roman" w:hAnsi="Times New Roman" w:cs="Times New Roman"/>
          <w:sz w:val="24"/>
          <w:szCs w:val="24"/>
        </w:rPr>
        <w:t xml:space="preserve">dominated by respiration </w:t>
      </w:r>
      <w:r w:rsidR="00F83E0B" w:rsidRPr="00B65ED4">
        <w:rPr>
          <w:rFonts w:ascii="Times New Roman" w:eastAsia="Times New Roman" w:hAnsi="Times New Roman" w:cs="Times New Roman"/>
          <w:sz w:val="24"/>
          <w:szCs w:val="24"/>
        </w:rPr>
        <w:t>year-round</w:t>
      </w:r>
      <w:r w:rsidRPr="00B65ED4">
        <w:rPr>
          <w:rFonts w:ascii="Times New Roman" w:eastAsia="Times New Roman" w:hAnsi="Times New Roman" w:cs="Times New Roman"/>
          <w:sz w:val="24"/>
          <w:szCs w:val="24"/>
        </w:rPr>
        <w:t xml:space="preserve">, but </w:t>
      </w:r>
      <w:r w:rsidR="003647D3" w:rsidRPr="00B65ED4">
        <w:rPr>
          <w:rFonts w:ascii="Times New Roman" w:eastAsia="Times New Roman" w:hAnsi="Times New Roman" w:cs="Times New Roman"/>
          <w:sz w:val="24"/>
          <w:szCs w:val="24"/>
        </w:rPr>
        <w:t xml:space="preserve">respiration increased relative to burial </w:t>
      </w:r>
      <w:r w:rsidRPr="00B65ED4">
        <w:rPr>
          <w:rFonts w:ascii="Times New Roman" w:eastAsia="Times New Roman" w:hAnsi="Times New Roman" w:cs="Times New Roman"/>
          <w:sz w:val="24"/>
          <w:szCs w:val="24"/>
        </w:rPr>
        <w:t xml:space="preserve">as </w:t>
      </w:r>
      <w:r w:rsidR="00F83E0B" w:rsidRPr="00B65ED4">
        <w:rPr>
          <w:rFonts w:ascii="Times New Roman" w:eastAsia="Times New Roman" w:hAnsi="Times New Roman" w:cs="Times New Roman"/>
          <w:sz w:val="24"/>
          <w:szCs w:val="24"/>
        </w:rPr>
        <w:t>water temperatures warmed</w:t>
      </w:r>
      <w:r w:rsidRPr="00B65ED4">
        <w:rPr>
          <w:rFonts w:ascii="Times New Roman" w:eastAsia="Times New Roman" w:hAnsi="Times New Roman" w:cs="Times New Roman"/>
          <w:sz w:val="24"/>
          <w:szCs w:val="24"/>
        </w:rPr>
        <w:t>. Harp</w:t>
      </w:r>
      <w:r w:rsidR="0034314A" w:rsidRPr="00B65ED4">
        <w:rPr>
          <w:rFonts w:ascii="Times New Roman" w:eastAsia="Times New Roman" w:hAnsi="Times New Roman" w:cs="Times New Roman"/>
          <w:sz w:val="24"/>
          <w:szCs w:val="24"/>
        </w:rPr>
        <w:t xml:space="preserve"> Lake</w:t>
      </w:r>
      <w:r w:rsidRPr="00B65ED4">
        <w:rPr>
          <w:rFonts w:ascii="Times New Roman" w:eastAsia="Times New Roman" w:hAnsi="Times New Roman" w:cs="Times New Roman"/>
          <w:sz w:val="24"/>
          <w:szCs w:val="24"/>
        </w:rPr>
        <w:t>, Toolik</w:t>
      </w:r>
      <w:r w:rsidR="0034314A" w:rsidRPr="00B65ED4">
        <w:rPr>
          <w:rFonts w:ascii="Times New Roman" w:eastAsia="Times New Roman" w:hAnsi="Times New Roman" w:cs="Times New Roman"/>
          <w:sz w:val="24"/>
          <w:szCs w:val="24"/>
        </w:rPr>
        <w:t xml:space="preserve"> Lake</w:t>
      </w:r>
      <w:r w:rsidR="00F83E0B"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w:t>
      </w:r>
      <w:r w:rsidR="0034314A" w:rsidRPr="00B65ED4">
        <w:rPr>
          <w:rFonts w:ascii="Times New Roman" w:eastAsia="Times New Roman" w:hAnsi="Times New Roman" w:cs="Times New Roman"/>
          <w:sz w:val="24"/>
          <w:szCs w:val="24"/>
        </w:rPr>
        <w:t xml:space="preserve">Lake </w:t>
      </w:r>
      <w:r w:rsidRPr="00B65ED4">
        <w:rPr>
          <w:rFonts w:ascii="Times New Roman" w:eastAsia="Times New Roman" w:hAnsi="Times New Roman" w:cs="Times New Roman"/>
          <w:sz w:val="24"/>
          <w:szCs w:val="24"/>
        </w:rPr>
        <w:t xml:space="preserve">Vanern were </w:t>
      </w:r>
      <w:r w:rsidR="003647D3" w:rsidRPr="00B65ED4">
        <w:rPr>
          <w:rFonts w:ascii="Times New Roman" w:eastAsia="Times New Roman" w:hAnsi="Times New Roman" w:cs="Times New Roman"/>
          <w:sz w:val="24"/>
          <w:szCs w:val="24"/>
        </w:rPr>
        <w:t xml:space="preserve">dominated by burial </w:t>
      </w:r>
      <w:r w:rsidRPr="00B65ED4">
        <w:rPr>
          <w:rFonts w:ascii="Times New Roman" w:eastAsia="Times New Roman" w:hAnsi="Times New Roman" w:cs="Times New Roman"/>
          <w:sz w:val="24"/>
          <w:szCs w:val="24"/>
        </w:rPr>
        <w:t xml:space="preserve">early in the growing season, but </w:t>
      </w:r>
      <w:r w:rsidR="00F83E0B" w:rsidRPr="00B65ED4">
        <w:rPr>
          <w:rFonts w:ascii="Times New Roman" w:eastAsia="Times New Roman" w:hAnsi="Times New Roman" w:cs="Times New Roman"/>
          <w:sz w:val="24"/>
          <w:szCs w:val="24"/>
        </w:rPr>
        <w:t>were</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dominated by respiration</w:t>
      </w:r>
      <w:r w:rsidRPr="00B65ED4">
        <w:rPr>
          <w:rFonts w:ascii="Times New Roman" w:eastAsia="Times New Roman" w:hAnsi="Times New Roman" w:cs="Times New Roman"/>
          <w:sz w:val="24"/>
          <w:szCs w:val="24"/>
        </w:rPr>
        <w:t xml:space="preserve"> </w:t>
      </w:r>
      <w:r w:rsidR="003647D3" w:rsidRPr="00B65ED4">
        <w:rPr>
          <w:rFonts w:ascii="Times New Roman" w:eastAsia="Times New Roman" w:hAnsi="Times New Roman" w:cs="Times New Roman"/>
          <w:sz w:val="24"/>
          <w:szCs w:val="24"/>
        </w:rPr>
        <w:t xml:space="preserve">on an annual basis </w:t>
      </w:r>
      <w:r w:rsidR="00F83E0B" w:rsidRPr="00B65ED4">
        <w:rPr>
          <w:rFonts w:ascii="Times New Roman" w:eastAsia="Times New Roman" w:hAnsi="Times New Roman" w:cs="Times New Roman"/>
          <w:sz w:val="24"/>
          <w:szCs w:val="24"/>
        </w:rPr>
        <w:t xml:space="preserve">due to increased respiration rates </w:t>
      </w:r>
      <w:r w:rsidRPr="00B65ED4">
        <w:rPr>
          <w:rFonts w:ascii="Times New Roman" w:eastAsia="Times New Roman" w:hAnsi="Times New Roman" w:cs="Times New Roman"/>
          <w:sz w:val="24"/>
          <w:szCs w:val="24"/>
        </w:rPr>
        <w:t xml:space="preserve">as temperatures warmed. </w:t>
      </w:r>
      <w:r w:rsidR="00797C4C" w:rsidRPr="00B65ED4">
        <w:rPr>
          <w:rFonts w:ascii="Times New Roman" w:eastAsia="Times New Roman" w:hAnsi="Times New Roman" w:cs="Times New Roman"/>
          <w:sz w:val="24"/>
          <w:szCs w:val="24"/>
        </w:rPr>
        <w:t xml:space="preserve">Whereas respiration in Lake Monona exceeded burial late in the growing season, the lake remained dominated by burial when calculated on an annual basis (Table 5, Fig. 5). Lake Monona and Lake Vanern also showed less of a proportional increase in autochthony (i.e., </w:t>
      </w:r>
      <w:r w:rsidR="00B033EF">
        <w:rPr>
          <w:rFonts w:ascii="Times New Roman" w:eastAsia="Times New Roman" w:hAnsi="Times New Roman" w:cs="Times New Roman"/>
          <w:sz w:val="24"/>
          <w:szCs w:val="24"/>
        </w:rPr>
        <w:t xml:space="preserve">lacked a </w:t>
      </w:r>
      <w:r w:rsidR="00797C4C" w:rsidRPr="00B65ED4">
        <w:rPr>
          <w:rFonts w:ascii="Times New Roman" w:eastAsia="Times New Roman" w:hAnsi="Times New Roman" w:cs="Times New Roman"/>
          <w:sz w:val="24"/>
          <w:szCs w:val="24"/>
        </w:rPr>
        <w:t xml:space="preserve">negative slope in Fig. 5) as the growing season progressed compared to other lakes, suggesting the importance of continued allochthonous inputs during summer months in these lakes. In the other three lakes, the proportional shift toward autochthony was associated </w:t>
      </w:r>
      <w:r w:rsidR="002F0947">
        <w:rPr>
          <w:rFonts w:ascii="Times New Roman" w:eastAsia="Times New Roman" w:hAnsi="Times New Roman" w:cs="Times New Roman"/>
          <w:sz w:val="24"/>
          <w:szCs w:val="24"/>
        </w:rPr>
        <w:t>with</w:t>
      </w:r>
      <w:r w:rsidR="00797C4C" w:rsidRPr="00B65ED4">
        <w:rPr>
          <w:rFonts w:ascii="Times New Roman" w:eastAsia="Times New Roman" w:hAnsi="Times New Roman" w:cs="Times New Roman"/>
          <w:sz w:val="24"/>
          <w:szCs w:val="24"/>
        </w:rPr>
        <w:t xml:space="preserve"> a proportional shift from burial to respiration </w:t>
      </w:r>
      <w:r w:rsidR="002E0B60">
        <w:rPr>
          <w:rFonts w:ascii="Times New Roman" w:eastAsia="Times New Roman" w:hAnsi="Times New Roman" w:cs="Times New Roman"/>
          <w:sz w:val="24"/>
          <w:szCs w:val="24"/>
        </w:rPr>
        <w:t xml:space="preserve">as </w:t>
      </w:r>
      <w:r w:rsidR="00797C4C" w:rsidRPr="00B65ED4">
        <w:rPr>
          <w:rFonts w:ascii="Times New Roman" w:eastAsia="Times New Roman" w:hAnsi="Times New Roman" w:cs="Times New Roman"/>
          <w:sz w:val="24"/>
          <w:szCs w:val="24"/>
        </w:rPr>
        <w:t>water temperatures</w:t>
      </w:r>
      <w:r w:rsidR="002E0B60">
        <w:rPr>
          <w:rFonts w:ascii="Times New Roman" w:eastAsia="Times New Roman" w:hAnsi="Times New Roman" w:cs="Times New Roman"/>
          <w:sz w:val="24"/>
          <w:szCs w:val="24"/>
        </w:rPr>
        <w:t xml:space="preserve"> increased</w:t>
      </w:r>
      <w:r w:rsidR="00797C4C" w:rsidRPr="00B65ED4">
        <w:rPr>
          <w:rFonts w:ascii="Times New Roman" w:eastAsia="Times New Roman" w:hAnsi="Times New Roman" w:cs="Times New Roman"/>
          <w:sz w:val="24"/>
          <w:szCs w:val="24"/>
        </w:rPr>
        <w:t xml:space="preserve">, but this association was relatively weaker in Lake Monona and Lake Vanern (Fig. 5). </w:t>
      </w:r>
      <w:r w:rsidR="0096075B" w:rsidRPr="00B65ED4">
        <w:rPr>
          <w:rFonts w:ascii="Times New Roman" w:eastAsia="Times New Roman" w:hAnsi="Times New Roman" w:cs="Times New Roman"/>
          <w:sz w:val="24"/>
          <w:szCs w:val="24"/>
        </w:rPr>
        <w:t xml:space="preserve">Overall, these </w:t>
      </w:r>
      <w:r w:rsidR="002F0947">
        <w:rPr>
          <w:rFonts w:ascii="Times New Roman" w:eastAsia="Times New Roman" w:hAnsi="Times New Roman" w:cs="Times New Roman"/>
          <w:sz w:val="24"/>
          <w:szCs w:val="24"/>
        </w:rPr>
        <w:t xml:space="preserve">seasonal </w:t>
      </w:r>
      <w:r w:rsidR="0096075B" w:rsidRPr="00B65ED4">
        <w:rPr>
          <w:rFonts w:ascii="Times New Roman" w:eastAsia="Times New Roman" w:hAnsi="Times New Roman" w:cs="Times New Roman"/>
          <w:sz w:val="24"/>
          <w:szCs w:val="24"/>
        </w:rPr>
        <w:t xml:space="preserve">dynamics suggest that </w:t>
      </w:r>
      <w:r w:rsidR="00983505">
        <w:rPr>
          <w:rFonts w:ascii="Times New Roman" w:eastAsia="Times New Roman" w:hAnsi="Times New Roman" w:cs="Times New Roman"/>
          <w:sz w:val="24"/>
          <w:szCs w:val="24"/>
        </w:rPr>
        <w:t xml:space="preserve">water </w:t>
      </w:r>
      <w:r w:rsidR="0096075B" w:rsidRPr="00B65ED4">
        <w:rPr>
          <w:rFonts w:ascii="Times New Roman" w:eastAsia="Times New Roman" w:hAnsi="Times New Roman" w:cs="Times New Roman"/>
          <w:sz w:val="24"/>
          <w:szCs w:val="24"/>
        </w:rPr>
        <w:t>temperature</w:t>
      </w:r>
      <w:r w:rsidR="00983505">
        <w:rPr>
          <w:rFonts w:ascii="Times New Roman" w:eastAsia="Times New Roman" w:hAnsi="Times New Roman" w:cs="Times New Roman"/>
          <w:sz w:val="24"/>
          <w:szCs w:val="24"/>
        </w:rPr>
        <w:t xml:space="preserve">s are </w:t>
      </w:r>
      <w:r w:rsidR="002E0B60">
        <w:rPr>
          <w:rFonts w:ascii="Times New Roman" w:eastAsia="Times New Roman" w:hAnsi="Times New Roman" w:cs="Times New Roman"/>
          <w:sz w:val="24"/>
          <w:szCs w:val="24"/>
        </w:rPr>
        <w:t>associated</w:t>
      </w:r>
      <w:r w:rsidR="00534540" w:rsidRPr="00B65ED4">
        <w:rPr>
          <w:rFonts w:ascii="Times New Roman" w:eastAsia="Times New Roman" w:hAnsi="Times New Roman" w:cs="Times New Roman"/>
          <w:sz w:val="24"/>
          <w:szCs w:val="24"/>
        </w:rPr>
        <w:t xml:space="preserve"> </w:t>
      </w:r>
      <w:r w:rsidR="00983505">
        <w:rPr>
          <w:rFonts w:ascii="Times New Roman" w:eastAsia="Times New Roman" w:hAnsi="Times New Roman" w:cs="Times New Roman"/>
          <w:sz w:val="24"/>
          <w:szCs w:val="24"/>
        </w:rPr>
        <w:t xml:space="preserve">with </w:t>
      </w:r>
      <w:r w:rsidR="00534540" w:rsidRPr="00B65ED4">
        <w:rPr>
          <w:rFonts w:ascii="Times New Roman" w:eastAsia="Times New Roman" w:hAnsi="Times New Roman" w:cs="Times New Roman"/>
          <w:sz w:val="24"/>
          <w:szCs w:val="24"/>
        </w:rPr>
        <w:t>changes</w:t>
      </w:r>
      <w:r w:rsidR="0096075B" w:rsidRPr="00B65ED4">
        <w:rPr>
          <w:rFonts w:ascii="Times New Roman" w:eastAsia="Times New Roman" w:hAnsi="Times New Roman" w:cs="Times New Roman"/>
          <w:sz w:val="24"/>
          <w:szCs w:val="24"/>
        </w:rPr>
        <w:t xml:space="preserve"> in </w:t>
      </w:r>
      <w:r w:rsidR="002F0947">
        <w:rPr>
          <w:rFonts w:ascii="Times New Roman" w:eastAsia="Times New Roman" w:hAnsi="Times New Roman" w:cs="Times New Roman"/>
          <w:sz w:val="24"/>
          <w:szCs w:val="24"/>
        </w:rPr>
        <w:t>the balance</w:t>
      </w:r>
      <w:r w:rsidR="0096075B" w:rsidRPr="00B65ED4">
        <w:rPr>
          <w:rFonts w:ascii="Times New Roman" w:eastAsia="Times New Roman" w:hAnsi="Times New Roman" w:cs="Times New Roman"/>
          <w:sz w:val="24"/>
          <w:szCs w:val="24"/>
        </w:rPr>
        <w:t xml:space="preserve"> </w:t>
      </w:r>
      <w:r w:rsidR="00534540" w:rsidRPr="00B65ED4">
        <w:rPr>
          <w:rFonts w:ascii="Times New Roman" w:eastAsia="Times New Roman" w:hAnsi="Times New Roman" w:cs="Times New Roman"/>
          <w:sz w:val="24"/>
          <w:szCs w:val="24"/>
        </w:rPr>
        <w:t xml:space="preserve">between key OC fates (burial and respiration), </w:t>
      </w:r>
      <w:r w:rsidR="00983505">
        <w:rPr>
          <w:rFonts w:ascii="Times New Roman" w:eastAsia="Times New Roman" w:hAnsi="Times New Roman" w:cs="Times New Roman"/>
          <w:sz w:val="24"/>
          <w:szCs w:val="24"/>
        </w:rPr>
        <w:t>but</w:t>
      </w:r>
      <w:r w:rsidR="00534540" w:rsidRPr="00B65ED4">
        <w:rPr>
          <w:rFonts w:ascii="Times New Roman" w:eastAsia="Times New Roman" w:hAnsi="Times New Roman" w:cs="Times New Roman"/>
          <w:sz w:val="24"/>
          <w:szCs w:val="24"/>
        </w:rPr>
        <w:t xml:space="preserve"> that such shifts are mediated by </w:t>
      </w:r>
      <w:r w:rsidR="002F0947">
        <w:rPr>
          <w:rFonts w:ascii="Times New Roman" w:eastAsia="Times New Roman" w:hAnsi="Times New Roman" w:cs="Times New Roman"/>
          <w:sz w:val="24"/>
          <w:szCs w:val="24"/>
        </w:rPr>
        <w:t xml:space="preserve">the balance </w:t>
      </w:r>
      <w:r w:rsidR="00534540" w:rsidRPr="00B65ED4">
        <w:rPr>
          <w:rFonts w:ascii="Times New Roman" w:eastAsia="Times New Roman" w:hAnsi="Times New Roman" w:cs="Times New Roman"/>
          <w:sz w:val="24"/>
          <w:szCs w:val="24"/>
        </w:rPr>
        <w:t>between allochthon</w:t>
      </w:r>
      <w:r w:rsidR="002E0B60">
        <w:rPr>
          <w:rFonts w:ascii="Times New Roman" w:eastAsia="Times New Roman" w:hAnsi="Times New Roman" w:cs="Times New Roman"/>
          <w:sz w:val="24"/>
          <w:szCs w:val="24"/>
        </w:rPr>
        <w:t>y</w:t>
      </w:r>
      <w:r w:rsidR="00534540" w:rsidRPr="00B65ED4">
        <w:rPr>
          <w:rFonts w:ascii="Times New Roman" w:eastAsia="Times New Roman" w:hAnsi="Times New Roman" w:cs="Times New Roman"/>
          <w:sz w:val="24"/>
          <w:szCs w:val="24"/>
        </w:rPr>
        <w:t xml:space="preserve"> and autochthony that vary a</w:t>
      </w:r>
      <w:r w:rsidR="002E0B60">
        <w:rPr>
          <w:rFonts w:ascii="Times New Roman" w:eastAsia="Times New Roman" w:hAnsi="Times New Roman" w:cs="Times New Roman"/>
          <w:sz w:val="24"/>
          <w:szCs w:val="24"/>
        </w:rPr>
        <w:t>cross</w:t>
      </w:r>
      <w:r w:rsidR="00534540" w:rsidRPr="00B65ED4">
        <w:rPr>
          <w:rFonts w:ascii="Times New Roman" w:eastAsia="Times New Roman" w:hAnsi="Times New Roman" w:cs="Times New Roman"/>
          <w:sz w:val="24"/>
          <w:szCs w:val="24"/>
        </w:rPr>
        <w:t xml:space="preserve"> lake systems.</w:t>
      </w:r>
    </w:p>
    <w:p w14:paraId="7CB1F3E8" w14:textId="77777777" w:rsidR="00B92E04" w:rsidRPr="00B65ED4" w:rsidRDefault="00B92E04" w:rsidP="002F35B3">
      <w:pPr>
        <w:spacing w:line="480" w:lineRule="auto"/>
        <w:rPr>
          <w:rFonts w:ascii="Times New Roman" w:eastAsia="Times New Roman" w:hAnsi="Times New Roman" w:cs="Times New Roman"/>
          <w:sz w:val="24"/>
          <w:szCs w:val="24"/>
        </w:rPr>
      </w:pPr>
    </w:p>
    <w:p w14:paraId="03129009"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46" w:name="_3o4ewidztyp5" w:colFirst="0" w:colLast="0"/>
      <w:bookmarkEnd w:id="46"/>
      <w:r w:rsidRPr="00B65ED4">
        <w:rPr>
          <w:rFonts w:ascii="Times New Roman" w:eastAsia="Times New Roman" w:hAnsi="Times New Roman" w:cs="Times New Roman"/>
          <w:b/>
          <w:sz w:val="24"/>
          <w:szCs w:val="24"/>
        </w:rPr>
        <w:lastRenderedPageBreak/>
        <w:t>DISCUSSION</w:t>
      </w:r>
    </w:p>
    <w:p w14:paraId="7A2C516E" w14:textId="77777777" w:rsidR="005D206D" w:rsidRPr="00B65ED4" w:rsidRDefault="000204C4" w:rsidP="002F35B3">
      <w:pPr>
        <w:pStyle w:val="Heading3"/>
        <w:spacing w:before="0" w:after="0" w:line="480" w:lineRule="auto"/>
        <w:contextualSpacing w:val="0"/>
        <w:rPr>
          <w:rFonts w:ascii="Times New Roman" w:eastAsia="Times New Roman" w:hAnsi="Times New Roman" w:cs="Times New Roman"/>
          <w:i/>
          <w:sz w:val="24"/>
          <w:szCs w:val="24"/>
        </w:rPr>
      </w:pPr>
      <w:bookmarkStart w:id="47" w:name="_a3c9orcnsv16" w:colFirst="0" w:colLast="0"/>
      <w:bookmarkEnd w:id="47"/>
      <w:r w:rsidRPr="00B65ED4">
        <w:rPr>
          <w:rFonts w:ascii="Times New Roman" w:eastAsia="Times New Roman" w:hAnsi="Times New Roman" w:cs="Times New Roman"/>
          <w:i/>
          <w:sz w:val="24"/>
          <w:szCs w:val="24"/>
        </w:rPr>
        <w:t>Representing</w:t>
      </w:r>
      <w:r w:rsidR="005D206D" w:rsidRPr="00B65ED4">
        <w:rPr>
          <w:rFonts w:ascii="Times New Roman" w:eastAsia="Times New Roman" w:hAnsi="Times New Roman" w:cs="Times New Roman"/>
          <w:i/>
          <w:sz w:val="24"/>
          <w:szCs w:val="24"/>
        </w:rPr>
        <w:t xml:space="preserve"> lake processes</w:t>
      </w:r>
    </w:p>
    <w:p w14:paraId="0607EA2B" w14:textId="6FFFF8D4" w:rsidR="00C115EF" w:rsidRDefault="005D206D"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Our results indicated that a relatively simple,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 can</w:t>
      </w:r>
      <w:r w:rsidR="004B6E1C" w:rsidRPr="00B65ED4">
        <w:rPr>
          <w:rFonts w:ascii="Times New Roman" w:eastAsia="Times New Roman" w:hAnsi="Times New Roman" w:cs="Times New Roman"/>
          <w:sz w:val="24"/>
          <w:szCs w:val="24"/>
        </w:rPr>
        <w:t xml:space="preserve"> recreate long-term trends in DOC and</w:t>
      </w:r>
      <w:r w:rsidRPr="00B65ED4">
        <w:rPr>
          <w:rFonts w:ascii="Times New Roman" w:eastAsia="Times New Roman" w:hAnsi="Times New Roman" w:cs="Times New Roman"/>
          <w:sz w:val="24"/>
          <w:szCs w:val="24"/>
        </w:rPr>
        <w:t xml:space="preserve"> represent the set of key biogeochemical, trophic</w:t>
      </w:r>
      <w:r w:rsidR="002D35AE"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landscape processes that combine to determine the fate of OC in lake ecosystems. </w:t>
      </w:r>
      <w:del w:id="48" w:author="immccull@gmail.com" w:date="2018-05-11T10:42:00Z">
        <w:r w:rsidR="00C2202B" w:rsidRPr="00B65ED4" w:rsidDel="00BD3E5B">
          <w:rPr>
            <w:rFonts w:ascii="Times New Roman" w:eastAsia="Times New Roman" w:hAnsi="Times New Roman" w:cs="Times New Roman"/>
            <w:sz w:val="24"/>
            <w:szCs w:val="24"/>
          </w:rPr>
          <w:delText xml:space="preserve">While postulated previously (Hanson et al. 2011), </w:delText>
        </w:r>
        <w:r w:rsidR="00D8130C" w:rsidDel="00BD3E5B">
          <w:rPr>
            <w:rFonts w:ascii="Times New Roman" w:eastAsia="Times New Roman" w:hAnsi="Times New Roman" w:cs="Times New Roman"/>
            <w:sz w:val="24"/>
            <w:szCs w:val="24"/>
          </w:rPr>
          <w:delText xml:space="preserve">to our knowledge, </w:delText>
        </w:r>
        <w:r w:rsidR="00C2202B" w:rsidRPr="00B65ED4" w:rsidDel="00BD3E5B">
          <w:rPr>
            <w:rFonts w:ascii="Times New Roman" w:eastAsia="Times New Roman" w:hAnsi="Times New Roman" w:cs="Times New Roman"/>
            <w:sz w:val="24"/>
            <w:szCs w:val="24"/>
          </w:rPr>
          <w:delText xml:space="preserve">this is the first demonstration </w:delText>
        </w:r>
        <w:r w:rsidR="004B6E1C" w:rsidRPr="00B65ED4" w:rsidDel="00BD3E5B">
          <w:rPr>
            <w:rFonts w:ascii="Times New Roman" w:eastAsia="Times New Roman" w:hAnsi="Times New Roman" w:cs="Times New Roman"/>
            <w:sz w:val="24"/>
            <w:szCs w:val="24"/>
          </w:rPr>
          <w:delText>of</w:delText>
        </w:r>
        <w:r w:rsidR="00C2202B" w:rsidRPr="00B65ED4" w:rsidDel="00BD3E5B">
          <w:rPr>
            <w:rFonts w:ascii="Times New Roman" w:eastAsia="Times New Roman" w:hAnsi="Times New Roman" w:cs="Times New Roman"/>
            <w:sz w:val="24"/>
            <w:szCs w:val="24"/>
          </w:rPr>
          <w:delText xml:space="preserve"> a </w:delText>
        </w:r>
        <w:r w:rsidR="00F07D20" w:rsidRPr="00B65ED4" w:rsidDel="00BD3E5B">
          <w:rPr>
            <w:rFonts w:ascii="Times New Roman" w:eastAsia="Times New Roman" w:hAnsi="Times New Roman" w:cs="Times New Roman"/>
            <w:sz w:val="24"/>
            <w:szCs w:val="24"/>
          </w:rPr>
          <w:delText>dynamic</w:delText>
        </w:r>
        <w:r w:rsidR="00C2202B" w:rsidRPr="00B65ED4" w:rsidDel="00BD3E5B">
          <w:rPr>
            <w:rFonts w:ascii="Times New Roman" w:eastAsia="Times New Roman" w:hAnsi="Times New Roman" w:cs="Times New Roman"/>
            <w:sz w:val="24"/>
            <w:szCs w:val="24"/>
          </w:rPr>
          <w:delText xml:space="preserve"> </w:delText>
        </w:r>
        <w:r w:rsidR="00636CED" w:rsidRPr="00B65ED4" w:rsidDel="00BD3E5B">
          <w:rPr>
            <w:rFonts w:ascii="Times New Roman" w:eastAsia="Times New Roman" w:hAnsi="Times New Roman" w:cs="Times New Roman"/>
            <w:sz w:val="24"/>
            <w:szCs w:val="24"/>
          </w:rPr>
          <w:delText xml:space="preserve">OC </w:delText>
        </w:r>
        <w:r w:rsidR="00C2202B" w:rsidRPr="00B65ED4" w:rsidDel="00BD3E5B">
          <w:rPr>
            <w:rFonts w:ascii="Times New Roman" w:eastAsia="Times New Roman" w:hAnsi="Times New Roman" w:cs="Times New Roman"/>
            <w:sz w:val="24"/>
            <w:szCs w:val="24"/>
          </w:rPr>
          <w:delText>model applie</w:delText>
        </w:r>
        <w:r w:rsidR="00B560B7" w:rsidRPr="00B65ED4" w:rsidDel="00BD3E5B">
          <w:rPr>
            <w:rFonts w:ascii="Times New Roman" w:eastAsia="Times New Roman" w:hAnsi="Times New Roman" w:cs="Times New Roman"/>
            <w:sz w:val="24"/>
            <w:szCs w:val="24"/>
          </w:rPr>
          <w:delText>d to contrasting lake</w:delText>
        </w:r>
        <w:r w:rsidR="00C279CB" w:rsidRPr="00B65ED4" w:rsidDel="00BD3E5B">
          <w:rPr>
            <w:rFonts w:ascii="Times New Roman" w:eastAsia="Times New Roman" w:hAnsi="Times New Roman" w:cs="Times New Roman"/>
            <w:sz w:val="24"/>
            <w:szCs w:val="24"/>
          </w:rPr>
          <w:delText>s</w:delText>
        </w:r>
        <w:r w:rsidR="00C2202B" w:rsidRPr="00B65ED4" w:rsidDel="00BD3E5B">
          <w:rPr>
            <w:rFonts w:ascii="Times New Roman" w:eastAsia="Times New Roman" w:hAnsi="Times New Roman" w:cs="Times New Roman"/>
            <w:sz w:val="24"/>
            <w:szCs w:val="24"/>
          </w:rPr>
          <w:delText xml:space="preserve">. </w:delText>
        </w:r>
      </w:del>
      <w:r w:rsidRPr="00B65ED4">
        <w:rPr>
          <w:rFonts w:ascii="Times New Roman" w:eastAsia="Times New Roman" w:hAnsi="Times New Roman" w:cs="Times New Roman"/>
          <w:sz w:val="24"/>
          <w:szCs w:val="24"/>
        </w:rPr>
        <w:t>Further, the flux</w:t>
      </w:r>
      <w:r w:rsidR="00492203" w:rsidRPr="00B65ED4">
        <w:rPr>
          <w:rFonts w:ascii="Times New Roman" w:eastAsia="Times New Roman" w:hAnsi="Times New Roman" w:cs="Times New Roman"/>
          <w:sz w:val="24"/>
          <w:szCs w:val="24"/>
        </w:rPr>
        <w:t>es</w:t>
      </w:r>
      <w:r w:rsidRPr="00B65ED4">
        <w:rPr>
          <w:rFonts w:ascii="Times New Roman" w:eastAsia="Times New Roman" w:hAnsi="Times New Roman" w:cs="Times New Roman"/>
          <w:sz w:val="24"/>
          <w:szCs w:val="24"/>
        </w:rPr>
        <w:t xml:space="preserve"> we </w:t>
      </w:r>
      <w:r w:rsidR="000F7586" w:rsidRPr="00B65ED4">
        <w:rPr>
          <w:rFonts w:ascii="Times New Roman" w:eastAsia="Times New Roman" w:hAnsi="Times New Roman" w:cs="Times New Roman"/>
          <w:sz w:val="24"/>
          <w:szCs w:val="24"/>
        </w:rPr>
        <w:t xml:space="preserve">modeled </w:t>
      </w:r>
      <w:r w:rsidRPr="00B65ED4">
        <w:rPr>
          <w:rFonts w:ascii="Times New Roman" w:eastAsia="Times New Roman" w:hAnsi="Times New Roman" w:cs="Times New Roman"/>
          <w:sz w:val="24"/>
          <w:szCs w:val="24"/>
        </w:rPr>
        <w:t>were within the range of other published studies for these lakes based on steady-state models. Using much of the same LTER data, Hanson et al. (2014) provided similar estimates for Trout of allochthony</w:t>
      </w:r>
      <w:r w:rsidR="00682298" w:rsidRPr="00B65ED4">
        <w:rPr>
          <w:rFonts w:ascii="Times New Roman" w:eastAsia="Times New Roman" w:hAnsi="Times New Roman" w:cs="Times New Roman"/>
          <w:sz w:val="24"/>
          <w:szCs w:val="24"/>
        </w:rPr>
        <w:t xml:space="preserve"> (Hanson</w:t>
      </w:r>
      <w:r w:rsidR="009E4CF0" w:rsidRPr="00B65ED4">
        <w:rPr>
          <w:rFonts w:ascii="Times New Roman" w:eastAsia="Times New Roman" w:hAnsi="Times New Roman" w:cs="Times New Roman"/>
          <w:sz w:val="24"/>
          <w:szCs w:val="24"/>
        </w:rPr>
        <w:t xml:space="preserve">: </w:t>
      </w:r>
      <w:r w:rsidR="00653233" w:rsidRPr="00B65ED4">
        <w:rPr>
          <w:rFonts w:ascii="Times New Roman" w:eastAsia="Times New Roman" w:hAnsi="Times New Roman" w:cs="Times New Roman"/>
          <w:sz w:val="24"/>
          <w:szCs w:val="24"/>
        </w:rPr>
        <w:t>15.92</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 xml:space="preserve">, our </w:t>
      </w:r>
      <w:r w:rsidR="00220D72" w:rsidRPr="00B65ED4">
        <w:rPr>
          <w:rFonts w:ascii="Times New Roman" w:eastAsia="Times New Roman" w:hAnsi="Times New Roman" w:cs="Times New Roman"/>
          <w:sz w:val="24"/>
          <w:szCs w:val="24"/>
        </w:rPr>
        <w:t>model</w:t>
      </w:r>
      <w:r w:rsidR="009E4CF0"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13.</w:t>
      </w:r>
      <w:r w:rsidR="00430173" w:rsidRPr="00B65ED4">
        <w:rPr>
          <w:rFonts w:ascii="Times New Roman" w:eastAsia="Times New Roman" w:hAnsi="Times New Roman" w:cs="Times New Roman"/>
          <w:sz w:val="24"/>
          <w:szCs w:val="24"/>
        </w:rPr>
        <w:t>35</w:t>
      </w:r>
      <w:r w:rsidR="00D117AE" w:rsidRPr="00B65ED4">
        <w:rPr>
          <w:rFonts w:ascii="Times New Roman" w:eastAsia="Times New Roman" w:hAnsi="Times New Roman" w:cs="Times New Roman"/>
          <w:sz w:val="24"/>
          <w:szCs w:val="24"/>
        </w:rPr>
        <w:t xml:space="preserve"> g m</w:t>
      </w:r>
      <w:r w:rsidR="00D117AE" w:rsidRPr="00B65ED4">
        <w:rPr>
          <w:rFonts w:ascii="Times New Roman" w:eastAsia="Times New Roman" w:hAnsi="Times New Roman" w:cs="Times New Roman"/>
          <w:sz w:val="24"/>
          <w:szCs w:val="24"/>
          <w:vertAlign w:val="superscript"/>
        </w:rPr>
        <w:t>-2</w:t>
      </w:r>
      <w:r w:rsidR="00D117AE" w:rsidRPr="00B65ED4">
        <w:rPr>
          <w:rFonts w:ascii="Times New Roman" w:eastAsia="Times New Roman" w:hAnsi="Times New Roman" w:cs="Times New Roman"/>
          <w:sz w:val="24"/>
          <w:szCs w:val="24"/>
        </w:rPr>
        <w:t xml:space="preserve"> yr</w:t>
      </w:r>
      <w:r w:rsidR="00D117AE" w:rsidRPr="00B65ED4">
        <w:rPr>
          <w:rFonts w:ascii="Times New Roman" w:eastAsia="Times New Roman" w:hAnsi="Times New Roman" w:cs="Times New Roman"/>
          <w:sz w:val="24"/>
          <w:szCs w:val="24"/>
          <w:vertAlign w:val="superscript"/>
        </w:rPr>
        <w:t>-1</w:t>
      </w:r>
      <w:r w:rsidR="009E4CF0"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burial </w:t>
      </w:r>
      <w:r w:rsidR="00682298" w:rsidRPr="00B65ED4">
        <w:rPr>
          <w:rFonts w:ascii="Times New Roman" w:eastAsia="Times New Roman" w:hAnsi="Times New Roman" w:cs="Times New Roman"/>
          <w:sz w:val="24"/>
          <w:szCs w:val="24"/>
        </w:rPr>
        <w:t>(Hanson: 3.66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1.19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a</w:t>
      </w:r>
      <w:r w:rsidRPr="00B65ED4">
        <w:rPr>
          <w:rFonts w:ascii="Times New Roman" w:eastAsia="Times New Roman" w:hAnsi="Times New Roman" w:cs="Times New Roman"/>
          <w:sz w:val="24"/>
          <w:szCs w:val="24"/>
        </w:rPr>
        <w:t>nd export</w:t>
      </w:r>
      <w:r w:rsidR="00682298" w:rsidRPr="00B65ED4">
        <w:rPr>
          <w:rFonts w:ascii="Times New Roman" w:eastAsia="Times New Roman" w:hAnsi="Times New Roman" w:cs="Times New Roman"/>
          <w:sz w:val="24"/>
          <w:szCs w:val="24"/>
        </w:rPr>
        <w:t xml:space="preserve"> (Hanson: 4.95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our model: 3.95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but not for respiration</w:t>
      </w:r>
      <w:r w:rsidR="00682298" w:rsidRPr="00B65ED4">
        <w:rPr>
          <w:rFonts w:ascii="Times New Roman" w:eastAsia="Times New Roman" w:hAnsi="Times New Roman" w:cs="Times New Roman"/>
          <w:sz w:val="24"/>
          <w:szCs w:val="24"/>
        </w:rPr>
        <w:t xml:space="preserve"> (Hanson: 7.31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492203" w:rsidRPr="00B65ED4">
        <w:rPr>
          <w:rFonts w:ascii="Times New Roman" w:eastAsia="Times New Roman" w:hAnsi="Times New Roman" w:cs="Times New Roman"/>
          <w:sz w:val="24"/>
          <w:szCs w:val="24"/>
        </w:rPr>
        <w:t>,</w:t>
      </w:r>
      <w:r w:rsidR="00682298" w:rsidRPr="00B65ED4">
        <w:rPr>
          <w:rFonts w:ascii="Times New Roman" w:eastAsia="Times New Roman" w:hAnsi="Times New Roman" w:cs="Times New Roman"/>
          <w:sz w:val="24"/>
          <w:szCs w:val="24"/>
        </w:rPr>
        <w:t xml:space="preserve"> our model: 37.45 g m</w:t>
      </w:r>
      <w:r w:rsidR="00682298" w:rsidRPr="00B65ED4">
        <w:rPr>
          <w:rFonts w:ascii="Times New Roman" w:eastAsia="Times New Roman" w:hAnsi="Times New Roman" w:cs="Times New Roman"/>
          <w:sz w:val="24"/>
          <w:szCs w:val="24"/>
          <w:vertAlign w:val="superscript"/>
        </w:rPr>
        <w:t>-2</w:t>
      </w:r>
      <w:r w:rsidR="00682298" w:rsidRPr="00B65ED4">
        <w:rPr>
          <w:rFonts w:ascii="Times New Roman" w:eastAsia="Times New Roman" w:hAnsi="Times New Roman" w:cs="Times New Roman"/>
          <w:sz w:val="24"/>
          <w:szCs w:val="24"/>
        </w:rPr>
        <w:t xml:space="preserve"> yr</w:t>
      </w:r>
      <w:r w:rsidR="00682298" w:rsidRPr="00B65ED4">
        <w:rPr>
          <w:rFonts w:ascii="Times New Roman" w:eastAsia="Times New Roman" w:hAnsi="Times New Roman" w:cs="Times New Roman"/>
          <w:sz w:val="24"/>
          <w:szCs w:val="24"/>
          <w:vertAlign w:val="superscript"/>
        </w:rPr>
        <w:t>-1</w:t>
      </w:r>
      <w:r w:rsidR="00682298" w:rsidRPr="00B65ED4">
        <w:rPr>
          <w:rFonts w:ascii="Times New Roman" w:eastAsia="Times New Roman" w:hAnsi="Times New Roman" w:cs="Times New Roman"/>
          <w:sz w:val="24"/>
          <w:szCs w:val="24"/>
        </w:rPr>
        <w:t xml:space="preserve">), </w:t>
      </w:r>
      <w:r w:rsidR="00492203" w:rsidRPr="00B65ED4">
        <w:rPr>
          <w:rFonts w:ascii="Times New Roman" w:eastAsia="Times New Roman" w:hAnsi="Times New Roman" w:cs="Times New Roman"/>
          <w:sz w:val="24"/>
          <w:szCs w:val="24"/>
        </w:rPr>
        <w:t xml:space="preserve">because </w:t>
      </w:r>
      <w:r w:rsidR="00682298" w:rsidRPr="00B65ED4">
        <w:rPr>
          <w:rFonts w:ascii="Times New Roman" w:eastAsia="Times New Roman" w:hAnsi="Times New Roman" w:cs="Times New Roman"/>
          <w:sz w:val="24"/>
          <w:szCs w:val="24"/>
        </w:rPr>
        <w:t>Hanson et al. (2014)</w:t>
      </w:r>
      <w:r w:rsidR="00492203" w:rsidRPr="00B65ED4">
        <w:rPr>
          <w:rFonts w:ascii="Times New Roman" w:eastAsia="Times New Roman" w:hAnsi="Times New Roman" w:cs="Times New Roman"/>
          <w:sz w:val="24"/>
          <w:szCs w:val="24"/>
        </w:rPr>
        <w:t xml:space="preserve"> did not account for autochthony</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Similar to our study, </w:t>
      </w:r>
      <w:r w:rsidRPr="00B65ED4">
        <w:rPr>
          <w:rFonts w:ascii="Times New Roman" w:eastAsia="Times New Roman" w:hAnsi="Times New Roman" w:cs="Times New Roman"/>
          <w:sz w:val="24"/>
          <w:szCs w:val="24"/>
        </w:rPr>
        <w:t xml:space="preserve">Whalen and Cornwall (1985) demonstrated that </w:t>
      </w:r>
      <w:r w:rsidR="008B13D9" w:rsidRPr="00B65ED4">
        <w:rPr>
          <w:rFonts w:ascii="Times New Roman" w:eastAsia="Times New Roman" w:hAnsi="Times New Roman" w:cs="Times New Roman"/>
          <w:sz w:val="24"/>
          <w:szCs w:val="24"/>
        </w:rPr>
        <w:t>Toolik Lake</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was</w:t>
      </w:r>
      <w:r w:rsidRPr="00B65ED4">
        <w:rPr>
          <w:rFonts w:ascii="Times New Roman" w:eastAsia="Times New Roman" w:hAnsi="Times New Roman" w:cs="Times New Roman"/>
          <w:sz w:val="24"/>
          <w:szCs w:val="24"/>
        </w:rPr>
        <w:t xml:space="preserve"> </w:t>
      </w:r>
      <w:r w:rsidR="008B13D9" w:rsidRPr="00B65ED4">
        <w:rPr>
          <w:rFonts w:ascii="Times New Roman" w:eastAsia="Times New Roman" w:hAnsi="Times New Roman" w:cs="Times New Roman"/>
          <w:sz w:val="24"/>
          <w:szCs w:val="24"/>
        </w:rPr>
        <w:t xml:space="preserve">driven by </w:t>
      </w:r>
      <w:r w:rsidRPr="00B65ED4">
        <w:rPr>
          <w:rFonts w:ascii="Times New Roman" w:eastAsia="Times New Roman" w:hAnsi="Times New Roman" w:cs="Times New Roman"/>
          <w:sz w:val="24"/>
          <w:szCs w:val="24"/>
        </w:rPr>
        <w:t xml:space="preserve">high </w:t>
      </w:r>
      <w:r w:rsidR="00227D54"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allochthony </w:t>
      </w:r>
      <w:r w:rsidR="008B13D9" w:rsidRPr="00B65ED4">
        <w:rPr>
          <w:rFonts w:ascii="Times New Roman" w:eastAsia="Times New Roman" w:hAnsi="Times New Roman" w:cs="Times New Roman"/>
          <w:sz w:val="24"/>
          <w:szCs w:val="24"/>
        </w:rPr>
        <w:t xml:space="preserve">(Whalen and Cornwall 0.91, our study: 0.87) </w:t>
      </w:r>
      <w:r w:rsidRPr="00B65ED4">
        <w:rPr>
          <w:rFonts w:ascii="Times New Roman" w:eastAsia="Times New Roman" w:hAnsi="Times New Roman" w:cs="Times New Roman"/>
          <w:sz w:val="24"/>
          <w:szCs w:val="24"/>
        </w:rPr>
        <w:t>relative to autochthon</w:t>
      </w:r>
      <w:r w:rsidR="00C115EF">
        <w:rPr>
          <w:rFonts w:ascii="Times New Roman" w:eastAsia="Times New Roman" w:hAnsi="Times New Roman" w:cs="Times New Roman"/>
          <w:sz w:val="24"/>
          <w:szCs w:val="24"/>
        </w:rPr>
        <w:t xml:space="preserve">y </w:t>
      </w:r>
      <w:r w:rsidR="00DE6417" w:rsidRPr="00B65ED4">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low burial </w:t>
      </w:r>
      <w:r w:rsidR="00227D54" w:rsidRPr="00B65ED4">
        <w:rPr>
          <w:rFonts w:ascii="Times New Roman" w:eastAsia="Times New Roman" w:hAnsi="Times New Roman" w:cs="Times New Roman"/>
          <w:sz w:val="24"/>
          <w:szCs w:val="24"/>
        </w:rPr>
        <w:t>(Whalen and Cornwall: 0.02, our study: 0.08)</w:t>
      </w:r>
      <w:r w:rsidR="00DE6417" w:rsidRPr="00B65ED4">
        <w:rPr>
          <w:rFonts w:ascii="Times New Roman" w:eastAsia="Times New Roman" w:hAnsi="Times New Roman" w:cs="Times New Roman"/>
          <w:sz w:val="24"/>
          <w:szCs w:val="24"/>
        </w:rPr>
        <w:t>. Our proportion exported (0.64) contrasted somewhat with Whalen and Cornwall (0.82), but much of this excess export was respired (0.27) in our model.</w:t>
      </w:r>
      <w:r w:rsidR="00227D54"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Dillon and Molot</w:t>
      </w:r>
      <w:r w:rsidR="009E4CF0" w:rsidRPr="00B65ED4">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(1997)</w:t>
      </w:r>
      <w:r w:rsidR="009E4CF0" w:rsidRPr="00B65ED4">
        <w:rPr>
          <w:rFonts w:ascii="Times New Roman" w:eastAsia="Times New Roman" w:hAnsi="Times New Roman" w:cs="Times New Roman"/>
          <w:sz w:val="24"/>
          <w:szCs w:val="24"/>
        </w:rPr>
        <w:t xml:space="preserve"> </w:t>
      </w:r>
      <w:r w:rsidR="00DE6417" w:rsidRPr="00B65ED4">
        <w:rPr>
          <w:rFonts w:ascii="Times New Roman" w:eastAsia="Times New Roman" w:hAnsi="Times New Roman" w:cs="Times New Roman"/>
          <w:sz w:val="24"/>
          <w:szCs w:val="24"/>
        </w:rPr>
        <w:t xml:space="preserve">proportional </w:t>
      </w:r>
      <w:r w:rsidRPr="00B65ED4">
        <w:rPr>
          <w:rFonts w:ascii="Times New Roman" w:eastAsia="Times New Roman" w:hAnsi="Times New Roman" w:cs="Times New Roman"/>
          <w:sz w:val="24"/>
          <w:szCs w:val="24"/>
        </w:rPr>
        <w:t xml:space="preserve">estimates for </w:t>
      </w:r>
      <w:r w:rsidR="00512D98" w:rsidRPr="00B65ED4">
        <w:rPr>
          <w:rFonts w:ascii="Times New Roman" w:eastAsia="Times New Roman" w:hAnsi="Times New Roman" w:cs="Times New Roman"/>
          <w:sz w:val="24"/>
          <w:szCs w:val="24"/>
        </w:rPr>
        <w:t xml:space="preserve">burial in </w:t>
      </w:r>
      <w:r w:rsidRPr="00B65ED4">
        <w:rPr>
          <w:rFonts w:ascii="Times New Roman" w:eastAsia="Times New Roman" w:hAnsi="Times New Roman" w:cs="Times New Roman"/>
          <w:sz w:val="24"/>
          <w:szCs w:val="24"/>
        </w:rPr>
        <w:t>Harp</w:t>
      </w:r>
      <w:r w:rsidR="00512D98" w:rsidRPr="00B65ED4">
        <w:rPr>
          <w:rFonts w:ascii="Times New Roman" w:eastAsia="Times New Roman" w:hAnsi="Times New Roman" w:cs="Times New Roman"/>
          <w:sz w:val="24"/>
          <w:szCs w:val="24"/>
        </w:rPr>
        <w:t xml:space="preserve"> Lake were low and similar to ours</w:t>
      </w:r>
      <w:r w:rsidRPr="00B65ED4">
        <w:rPr>
          <w:rFonts w:ascii="Times New Roman" w:eastAsia="Times New Roman" w:hAnsi="Times New Roman" w:cs="Times New Roman"/>
          <w:sz w:val="24"/>
          <w:szCs w:val="24"/>
        </w:rPr>
        <w:t xml:space="preserve"> </w:t>
      </w:r>
      <w:r w:rsidR="00D117AE" w:rsidRPr="00B65ED4">
        <w:rPr>
          <w:rFonts w:ascii="Times New Roman" w:eastAsia="Times New Roman" w:hAnsi="Times New Roman" w:cs="Times New Roman"/>
          <w:sz w:val="24"/>
          <w:szCs w:val="24"/>
        </w:rPr>
        <w:t xml:space="preserve">(Dillon and Molot: </w:t>
      </w:r>
      <w:r w:rsidR="00512D98" w:rsidRPr="00B65ED4">
        <w:rPr>
          <w:rFonts w:ascii="Times New Roman" w:eastAsia="Times New Roman" w:hAnsi="Times New Roman" w:cs="Times New Roman"/>
          <w:sz w:val="24"/>
          <w:szCs w:val="24"/>
        </w:rPr>
        <w:t>0.01</w:t>
      </w:r>
      <w:r w:rsidR="00D117AE" w:rsidRPr="00B65ED4">
        <w:rPr>
          <w:rFonts w:ascii="Times New Roman" w:eastAsia="Times New Roman" w:hAnsi="Times New Roman" w:cs="Times New Roman"/>
          <w:sz w:val="24"/>
          <w:szCs w:val="24"/>
        </w:rPr>
        <w:t>,</w:t>
      </w:r>
      <w:r w:rsidR="00512D98" w:rsidRPr="00B65ED4">
        <w:rPr>
          <w:rFonts w:ascii="Times New Roman" w:eastAsia="Times New Roman" w:hAnsi="Times New Roman" w:cs="Times New Roman"/>
          <w:sz w:val="24"/>
          <w:szCs w:val="24"/>
        </w:rPr>
        <w:t xml:space="preserve"> our model: 0.07) and the magnitudes of allochthony were somewhat similar (Dillon and Molot: 28.9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our study: 39.88 g m</w:t>
      </w:r>
      <w:r w:rsidR="00512D98" w:rsidRPr="00B65ED4">
        <w:rPr>
          <w:rFonts w:ascii="Times New Roman" w:eastAsia="Times New Roman" w:hAnsi="Times New Roman" w:cs="Times New Roman"/>
          <w:sz w:val="24"/>
          <w:szCs w:val="24"/>
          <w:vertAlign w:val="superscript"/>
        </w:rPr>
        <w:t>-2</w:t>
      </w:r>
      <w:r w:rsidR="00512D98" w:rsidRPr="00B65ED4">
        <w:rPr>
          <w:rFonts w:ascii="Times New Roman" w:eastAsia="Times New Roman" w:hAnsi="Times New Roman" w:cs="Times New Roman"/>
          <w:sz w:val="24"/>
          <w:szCs w:val="24"/>
        </w:rPr>
        <w:t xml:space="preserve"> yr</w:t>
      </w:r>
      <w:r w:rsidR="00512D98" w:rsidRPr="00B65ED4">
        <w:rPr>
          <w:rFonts w:ascii="Times New Roman" w:eastAsia="Times New Roman" w:hAnsi="Times New Roman" w:cs="Times New Roman"/>
          <w:sz w:val="24"/>
          <w:szCs w:val="24"/>
          <w:vertAlign w:val="superscript"/>
        </w:rPr>
        <w:t>-1</w:t>
      </w:r>
      <w:r w:rsidR="00512D98" w:rsidRPr="00B65ED4">
        <w:rPr>
          <w:rFonts w:ascii="Times New Roman" w:eastAsia="Times New Roman" w:hAnsi="Times New Roman" w:cs="Times New Roman"/>
          <w:sz w:val="24"/>
          <w:szCs w:val="24"/>
        </w:rPr>
        <w:t xml:space="preserve">), but Dillon and Molot (1997) did not consider autochthony. Therefore, we are unable to </w:t>
      </w:r>
      <w:r w:rsidR="005B4433" w:rsidRPr="00B65ED4">
        <w:rPr>
          <w:rFonts w:ascii="Times New Roman" w:eastAsia="Times New Roman" w:hAnsi="Times New Roman" w:cs="Times New Roman"/>
          <w:sz w:val="24"/>
          <w:szCs w:val="24"/>
        </w:rPr>
        <w:t>compare</w:t>
      </w:r>
      <w:r w:rsidR="00512D98" w:rsidRPr="00B65ED4">
        <w:rPr>
          <w:rFonts w:ascii="Times New Roman" w:eastAsia="Times New Roman" w:hAnsi="Times New Roman" w:cs="Times New Roman"/>
          <w:sz w:val="24"/>
          <w:szCs w:val="24"/>
        </w:rPr>
        <w:t xml:space="preserve"> total load</w:t>
      </w:r>
      <w:r w:rsidR="005B4433" w:rsidRPr="00B65ED4">
        <w:rPr>
          <w:rFonts w:ascii="Times New Roman" w:eastAsia="Times New Roman" w:hAnsi="Times New Roman" w:cs="Times New Roman"/>
          <w:sz w:val="24"/>
          <w:szCs w:val="24"/>
        </w:rPr>
        <w:t xml:space="preserve">s and differences in </w:t>
      </w:r>
      <w:r w:rsidR="005103D3">
        <w:rPr>
          <w:rFonts w:ascii="Times New Roman" w:eastAsia="Times New Roman" w:hAnsi="Times New Roman" w:cs="Times New Roman"/>
          <w:sz w:val="24"/>
          <w:szCs w:val="24"/>
        </w:rPr>
        <w:t xml:space="preserve">the </w:t>
      </w:r>
      <w:r w:rsidR="005B4433" w:rsidRPr="00B65ED4">
        <w:rPr>
          <w:rFonts w:ascii="Times New Roman" w:eastAsia="Times New Roman" w:hAnsi="Times New Roman" w:cs="Times New Roman"/>
          <w:sz w:val="24"/>
          <w:szCs w:val="24"/>
        </w:rPr>
        <w:t>proportion exported in Dillon and Molot (0.58) vs. our study (0.24) may be explained by our inclusion of autochthony and respiration.</w:t>
      </w:r>
      <w:r w:rsidR="00512D98" w:rsidRPr="00B65ED4">
        <w:rPr>
          <w:rFonts w:ascii="Times New Roman" w:eastAsia="Times New Roman" w:hAnsi="Times New Roman" w:cs="Times New Roman"/>
          <w:sz w:val="24"/>
          <w:szCs w:val="24"/>
        </w:rPr>
        <w:t xml:space="preserve"> </w:t>
      </w:r>
      <w:r w:rsidR="005B4433" w:rsidRPr="00B65ED4">
        <w:rPr>
          <w:rFonts w:ascii="Times New Roman" w:eastAsia="Times New Roman" w:hAnsi="Times New Roman" w:cs="Times New Roman"/>
          <w:sz w:val="24"/>
          <w:szCs w:val="24"/>
        </w:rPr>
        <w:t xml:space="preserve">Differences </w:t>
      </w:r>
      <w:r w:rsidR="00534540" w:rsidRPr="00B65ED4">
        <w:rPr>
          <w:rFonts w:ascii="Times New Roman" w:eastAsia="Times New Roman" w:hAnsi="Times New Roman" w:cs="Times New Roman"/>
          <w:sz w:val="24"/>
          <w:szCs w:val="24"/>
        </w:rPr>
        <w:t xml:space="preserve">in </w:t>
      </w:r>
      <w:r w:rsidR="005B4433" w:rsidRPr="00B65ED4">
        <w:rPr>
          <w:rFonts w:ascii="Times New Roman" w:eastAsia="Times New Roman" w:hAnsi="Times New Roman" w:cs="Times New Roman"/>
          <w:sz w:val="24"/>
          <w:szCs w:val="24"/>
        </w:rPr>
        <w:t xml:space="preserve">budget estimates may also be due to differences in </w:t>
      </w:r>
      <w:r w:rsidR="005B4433" w:rsidRPr="00B65ED4">
        <w:rPr>
          <w:rFonts w:ascii="Times New Roman" w:eastAsia="Times New Roman" w:hAnsi="Times New Roman" w:cs="Times New Roman"/>
          <w:sz w:val="24"/>
          <w:szCs w:val="24"/>
        </w:rPr>
        <w:lastRenderedPageBreak/>
        <w:t xml:space="preserve">study years </w:t>
      </w:r>
      <w:r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Dillon and Molot:</w:t>
      </w:r>
      <w:r w:rsidRPr="00B65ED4">
        <w:rPr>
          <w:rFonts w:ascii="Times New Roman" w:eastAsia="Times New Roman" w:hAnsi="Times New Roman" w:cs="Times New Roman"/>
          <w:sz w:val="24"/>
          <w:szCs w:val="24"/>
        </w:rPr>
        <w:t xml:space="preserve"> 1981-1989</w:t>
      </w:r>
      <w:r w:rsidR="005B4433" w:rsidRPr="00B65ED4">
        <w:rPr>
          <w:rFonts w:ascii="Times New Roman" w:eastAsia="Times New Roman" w:hAnsi="Times New Roman" w:cs="Times New Roman"/>
          <w:sz w:val="24"/>
          <w:szCs w:val="24"/>
        </w:rPr>
        <w:t xml:space="preserve">, our study: 1991-2001). </w:t>
      </w:r>
      <w:r w:rsidRPr="00B65ED4">
        <w:rPr>
          <w:rFonts w:ascii="Times New Roman" w:eastAsia="Times New Roman" w:hAnsi="Times New Roman" w:cs="Times New Roman"/>
          <w:sz w:val="24"/>
          <w:szCs w:val="24"/>
        </w:rPr>
        <w:t>Although our results generally agreed with prior studies</w:t>
      </w:r>
      <w:r w:rsidR="00C115EF">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based on steady-state models, </w:t>
      </w:r>
      <w:r w:rsidR="00BA5D87" w:rsidRPr="00B65ED4">
        <w:rPr>
          <w:rFonts w:ascii="Times New Roman" w:eastAsia="Times New Roman" w:hAnsi="Times New Roman" w:cs="Times New Roman"/>
          <w:sz w:val="24"/>
          <w:szCs w:val="24"/>
        </w:rPr>
        <w:t>our estimated respiration rates were generally higher than those noted in the literature (Hanson et al. 2014, Dillon and Molot 1997)</w:t>
      </w:r>
      <w:r w:rsidRPr="00B65ED4">
        <w:rPr>
          <w:rFonts w:ascii="Times New Roman" w:eastAsia="Times New Roman" w:hAnsi="Times New Roman" w:cs="Times New Roman"/>
          <w:sz w:val="24"/>
          <w:szCs w:val="24"/>
        </w:rPr>
        <w:t xml:space="preserve">. We offer that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better represent these processes by accounting for seasonal changes in temperature and </w:t>
      </w:r>
      <w:r w:rsidR="00FD26D8" w:rsidRPr="00B65ED4">
        <w:rPr>
          <w:rFonts w:ascii="Times New Roman" w:eastAsia="Times New Roman" w:hAnsi="Times New Roman" w:cs="Times New Roman"/>
          <w:sz w:val="24"/>
          <w:szCs w:val="24"/>
        </w:rPr>
        <w:t>c</w:t>
      </w:r>
      <w:r w:rsidR="00793A49" w:rsidRPr="00B65ED4">
        <w:rPr>
          <w:rFonts w:ascii="Times New Roman" w:eastAsia="Times New Roman" w:hAnsi="Times New Roman" w:cs="Times New Roman"/>
          <w:sz w:val="24"/>
          <w:szCs w:val="24"/>
        </w:rPr>
        <w:t>hl-</w:t>
      </w:r>
      <w:r w:rsidR="00793A49"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concentrations. Therefore, although steady-state models may be sufficient for recreating some key ecological processes,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are needed for </w:t>
      </w:r>
      <w:r w:rsidR="00C115EF">
        <w:rPr>
          <w:rFonts w:ascii="Times New Roman" w:eastAsia="Times New Roman" w:hAnsi="Times New Roman" w:cs="Times New Roman"/>
          <w:sz w:val="24"/>
          <w:szCs w:val="24"/>
        </w:rPr>
        <w:t>determining the relative magnitudes of OC fates in lake ecosystems, given the importance of autochthony and respiration.</w:t>
      </w:r>
    </w:p>
    <w:p w14:paraId="651B0359" w14:textId="784895AD" w:rsidR="00562DD6" w:rsidRPr="00B65ED4" w:rsidRDefault="00562DD6" w:rsidP="002F35B3">
      <w:pPr>
        <w:spacing w:line="480" w:lineRule="auto"/>
        <w:rPr>
          <w:rFonts w:ascii="Times New Roman" w:eastAsia="Times New Roman" w:hAnsi="Times New Roman" w:cs="Times New Roman"/>
          <w:sz w:val="24"/>
          <w:szCs w:val="24"/>
        </w:rPr>
      </w:pPr>
    </w:p>
    <w:p w14:paraId="585C6D02" w14:textId="51F8BB40" w:rsidR="00562DD6" w:rsidRPr="00B65ED4" w:rsidRDefault="005440C8" w:rsidP="002F35B3">
      <w:pPr>
        <w:spacing w:line="480" w:lineRule="auto"/>
        <w:rPr>
          <w:rFonts w:ascii="Times New Roman" w:eastAsia="Times New Roman" w:hAnsi="Times New Roman" w:cs="Times New Roman"/>
          <w:i/>
          <w:color w:val="434343"/>
          <w:sz w:val="24"/>
          <w:szCs w:val="24"/>
        </w:rPr>
      </w:pPr>
      <w:r w:rsidRPr="00B65ED4">
        <w:rPr>
          <w:rFonts w:ascii="Times New Roman" w:eastAsia="Times New Roman" w:hAnsi="Times New Roman" w:cs="Times New Roman"/>
          <w:i/>
          <w:sz w:val="24"/>
          <w:szCs w:val="24"/>
        </w:rPr>
        <w:t xml:space="preserve">Key uncertainties in </w:t>
      </w:r>
      <w:r w:rsidR="00562DD6" w:rsidRPr="00B65ED4">
        <w:rPr>
          <w:rFonts w:ascii="Times New Roman" w:eastAsia="Times New Roman" w:hAnsi="Times New Roman" w:cs="Times New Roman"/>
          <w:i/>
          <w:sz w:val="24"/>
          <w:szCs w:val="24"/>
        </w:rPr>
        <w:t xml:space="preserve">OC fates </w:t>
      </w:r>
    </w:p>
    <w:p w14:paraId="6CCED358" w14:textId="48BD2051" w:rsidR="007F132D"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636CED" w:rsidRPr="00B65ED4">
        <w:rPr>
          <w:rFonts w:ascii="Times New Roman" w:eastAsia="Times New Roman" w:hAnsi="Times New Roman" w:cs="Times New Roman"/>
          <w:sz w:val="24"/>
          <w:szCs w:val="24"/>
        </w:rPr>
        <w:t xml:space="preserve">Well-constrained estimates of </w:t>
      </w:r>
      <w:r w:rsidR="005B4433" w:rsidRPr="00B65ED4">
        <w:rPr>
          <w:rFonts w:ascii="Times New Roman" w:eastAsia="Times New Roman" w:hAnsi="Times New Roman" w:cs="Times New Roman"/>
          <w:sz w:val="24"/>
          <w:szCs w:val="24"/>
        </w:rPr>
        <w:t xml:space="preserve">OC </w:t>
      </w:r>
      <w:r w:rsidR="002F1392" w:rsidRPr="00B65ED4">
        <w:rPr>
          <w:rFonts w:ascii="Times New Roman" w:eastAsia="Times New Roman" w:hAnsi="Times New Roman" w:cs="Times New Roman"/>
          <w:sz w:val="24"/>
          <w:szCs w:val="24"/>
        </w:rPr>
        <w:t xml:space="preserve">burial </w:t>
      </w:r>
      <w:r w:rsidR="005B4433" w:rsidRPr="00B65ED4">
        <w:rPr>
          <w:rFonts w:ascii="Times New Roman" w:eastAsia="Times New Roman" w:hAnsi="Times New Roman" w:cs="Times New Roman"/>
          <w:sz w:val="24"/>
          <w:szCs w:val="24"/>
        </w:rPr>
        <w:t xml:space="preserve">in lakes </w:t>
      </w:r>
      <w:r w:rsidR="002F1392" w:rsidRPr="00B65ED4">
        <w:rPr>
          <w:rFonts w:ascii="Times New Roman" w:eastAsia="Times New Roman" w:hAnsi="Times New Roman" w:cs="Times New Roman"/>
          <w:sz w:val="24"/>
          <w:szCs w:val="24"/>
        </w:rPr>
        <w:t xml:space="preserve">remain a challenge to model. Although our estimates for burial parameters have relatively low uncertainties (Table 4), </w:t>
      </w:r>
      <w:r w:rsidR="005B4433" w:rsidRPr="00B65ED4">
        <w:rPr>
          <w:rFonts w:ascii="Times New Roman" w:eastAsia="Times New Roman" w:hAnsi="Times New Roman" w:cs="Times New Roman"/>
          <w:sz w:val="24"/>
          <w:szCs w:val="24"/>
        </w:rPr>
        <w:t>burial may be under</w:t>
      </w:r>
      <w:r w:rsidR="002F1392" w:rsidRPr="00B65ED4">
        <w:rPr>
          <w:rFonts w:ascii="Times New Roman" w:eastAsia="Times New Roman" w:hAnsi="Times New Roman" w:cs="Times New Roman"/>
          <w:sz w:val="24"/>
          <w:szCs w:val="24"/>
        </w:rPr>
        <w:t xml:space="preserve">estimated for these lakes. </w:t>
      </w:r>
      <w:r w:rsidR="00430173" w:rsidRPr="00B65ED4">
        <w:rPr>
          <w:rFonts w:ascii="Times New Roman" w:eastAsia="Times New Roman" w:hAnsi="Times New Roman" w:cs="Times New Roman"/>
          <w:sz w:val="24"/>
          <w:szCs w:val="24"/>
        </w:rPr>
        <w:t>A key consideration is that o</w:t>
      </w:r>
      <w:r w:rsidR="00E44214" w:rsidRPr="00B65ED4">
        <w:rPr>
          <w:rFonts w:ascii="Times New Roman" w:eastAsia="Times New Roman" w:hAnsi="Times New Roman" w:cs="Times New Roman"/>
          <w:sz w:val="24"/>
          <w:szCs w:val="24"/>
        </w:rPr>
        <w:t xml:space="preserve">ur model buried </w:t>
      </w:r>
      <w:r w:rsidR="0031151D" w:rsidRPr="00B65ED4">
        <w:rPr>
          <w:rFonts w:ascii="Times New Roman" w:eastAsia="Times New Roman" w:hAnsi="Times New Roman" w:cs="Times New Roman"/>
          <w:sz w:val="24"/>
          <w:szCs w:val="24"/>
        </w:rPr>
        <w:t xml:space="preserve">close to </w:t>
      </w:r>
      <w:r w:rsidR="00E44214" w:rsidRPr="00B65ED4">
        <w:rPr>
          <w:rFonts w:ascii="Times New Roman" w:eastAsia="Times New Roman" w:hAnsi="Times New Roman" w:cs="Times New Roman"/>
          <w:sz w:val="24"/>
          <w:szCs w:val="24"/>
        </w:rPr>
        <w:t xml:space="preserve">100% of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31151D" w:rsidRPr="00B65ED4">
        <w:rPr>
          <w:rFonts w:ascii="Times New Roman" w:eastAsia="Times New Roman" w:hAnsi="Times New Roman" w:cs="Times New Roman"/>
          <w:sz w:val="24"/>
          <w:szCs w:val="24"/>
        </w:rPr>
        <w:t xml:space="preserve">in four of five lakes </w:t>
      </w:r>
      <w:r w:rsidR="00E44214" w:rsidRPr="00B65ED4">
        <w:rPr>
          <w:rFonts w:ascii="Times New Roman" w:eastAsia="Times New Roman" w:hAnsi="Times New Roman" w:cs="Times New Roman"/>
          <w:sz w:val="24"/>
          <w:szCs w:val="24"/>
        </w:rPr>
        <w:t xml:space="preserve">(Table </w:t>
      </w:r>
      <w:r w:rsidR="0031151D" w:rsidRPr="00B65ED4">
        <w:rPr>
          <w:rFonts w:ascii="Times New Roman" w:eastAsia="Times New Roman" w:hAnsi="Times New Roman" w:cs="Times New Roman"/>
          <w:sz w:val="24"/>
          <w:szCs w:val="24"/>
        </w:rPr>
        <w:t>4</w:t>
      </w:r>
      <w:r w:rsidR="00E44214"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032ED8" w:rsidRPr="00B65ED4">
        <w:rPr>
          <w:rFonts w:ascii="Times New Roman" w:eastAsia="Times New Roman" w:hAnsi="Times New Roman" w:cs="Times New Roman"/>
          <w:sz w:val="24"/>
          <w:szCs w:val="24"/>
          <w:vertAlign w:val="subscript"/>
        </w:rPr>
        <w:t>Alloch</w:t>
      </w:r>
      <w:r w:rsidR="00E44214" w:rsidRPr="00B65ED4">
        <w:rPr>
          <w:rFonts w:ascii="Times New Roman" w:eastAsia="Times New Roman" w:hAnsi="Times New Roman" w:cs="Times New Roman"/>
          <w:sz w:val="24"/>
          <w:szCs w:val="24"/>
        </w:rPr>
        <w:t xml:space="preserve">); therefore, any increase in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9538B4" w:rsidRPr="00B65ED4">
        <w:rPr>
          <w:rFonts w:ascii="Times New Roman" w:eastAsia="Times New Roman" w:hAnsi="Times New Roman" w:cs="Times New Roman"/>
          <w:sz w:val="24"/>
          <w:szCs w:val="24"/>
        </w:rPr>
        <w:t xml:space="preserve"> </w:t>
      </w:r>
      <w:r w:rsidR="00E44214" w:rsidRPr="00B65ED4">
        <w:rPr>
          <w:rFonts w:ascii="Times New Roman" w:eastAsia="Times New Roman" w:hAnsi="Times New Roman" w:cs="Times New Roman"/>
          <w:sz w:val="24"/>
          <w:szCs w:val="24"/>
        </w:rPr>
        <w:t xml:space="preserve">would be directly proportional to increases in burial. </w:t>
      </w:r>
      <w:r w:rsidR="0035554E" w:rsidRPr="00B65ED4">
        <w:rPr>
          <w:rFonts w:ascii="Times New Roman" w:eastAsia="Times New Roman" w:hAnsi="Times New Roman" w:cs="Times New Roman"/>
          <w:sz w:val="24"/>
          <w:szCs w:val="24"/>
        </w:rPr>
        <w:t xml:space="preserve">Owing to lack of </w:t>
      </w:r>
      <w:r w:rsidR="007F132D" w:rsidRPr="00B65ED4">
        <w:rPr>
          <w:rFonts w:ascii="Times New Roman" w:eastAsia="Times New Roman" w:hAnsi="Times New Roman" w:cs="Times New Roman"/>
          <w:sz w:val="24"/>
          <w:szCs w:val="24"/>
        </w:rPr>
        <w:t>observational</w:t>
      </w:r>
      <w:r w:rsidR="0035554E" w:rsidRPr="00B65ED4">
        <w:rPr>
          <w:rFonts w:ascii="Times New Roman" w:eastAsia="Times New Roman" w:hAnsi="Times New Roman" w:cs="Times New Roman"/>
          <w:sz w:val="24"/>
          <w:szCs w:val="24"/>
        </w:rPr>
        <w:t xml:space="preserve"> data, we assumed </w:t>
      </w:r>
      <w:r w:rsidR="00343492"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sidDel="00343492">
        <w:rPr>
          <w:rFonts w:ascii="Times New Roman" w:eastAsia="Times New Roman" w:hAnsi="Times New Roman" w:cs="Times New Roman"/>
          <w:sz w:val="24"/>
          <w:szCs w:val="24"/>
        </w:rPr>
        <w:t xml:space="preserve"> </w:t>
      </w:r>
      <w:r w:rsidR="0035554E" w:rsidRPr="00B65ED4">
        <w:rPr>
          <w:rFonts w:ascii="Times New Roman" w:eastAsia="Times New Roman" w:hAnsi="Times New Roman" w:cs="Times New Roman"/>
          <w:sz w:val="24"/>
          <w:szCs w:val="24"/>
        </w:rPr>
        <w:t xml:space="preserve">was 10% of </w:t>
      </w:r>
      <w:r w:rsidR="00343492" w:rsidRPr="00B65ED4">
        <w:rPr>
          <w:rFonts w:ascii="Times New Roman" w:eastAsia="Times New Roman" w:hAnsi="Times New Roman" w:cs="Times New Roman"/>
          <w:sz w:val="24"/>
          <w:szCs w:val="24"/>
        </w:rPr>
        <w:t>DOC</w:t>
      </w:r>
      <w:r w:rsidR="00032ED8"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6A6054" w:rsidRPr="00B65ED4">
        <w:rPr>
          <w:rFonts w:ascii="Times New Roman" w:eastAsia="Times New Roman" w:hAnsi="Times New Roman" w:cs="Times New Roman"/>
          <w:sz w:val="24"/>
          <w:szCs w:val="24"/>
        </w:rPr>
        <w:t xml:space="preserve"> (</w:t>
      </w:r>
      <w:r w:rsidR="0031798E">
        <w:rPr>
          <w:rFonts w:ascii="Times New Roman" w:hAnsi="Times New Roman" w:cs="Times New Roman"/>
          <w:sz w:val="24"/>
          <w:szCs w:val="24"/>
        </w:rPr>
        <w:t>CPOC</w:t>
      </w:r>
      <w:r w:rsidR="00196B38" w:rsidRPr="00B65ED4">
        <w:rPr>
          <w:rFonts w:ascii="Times New Roman" w:hAnsi="Times New Roman" w:cs="Times New Roman"/>
          <w:sz w:val="24"/>
          <w:szCs w:val="24"/>
          <w:vertAlign w:val="subscript"/>
        </w:rPr>
        <w:t>Factor</w:t>
      </w:r>
      <w:r w:rsidR="006A6054" w:rsidRPr="00B65ED4">
        <w:rPr>
          <w:rFonts w:ascii="Times New Roman" w:eastAsia="Times New Roman" w:hAnsi="Times New Roman" w:cs="Times New Roman"/>
          <w:sz w:val="24"/>
          <w:szCs w:val="24"/>
        </w:rPr>
        <w:t>)</w:t>
      </w:r>
      <w:r w:rsidR="005B4433" w:rsidRPr="00B65ED4">
        <w:rPr>
          <w:rFonts w:ascii="Times New Roman" w:eastAsia="Times New Roman" w:hAnsi="Times New Roman" w:cs="Times New Roman"/>
          <w:sz w:val="24"/>
          <w:szCs w:val="24"/>
        </w:rPr>
        <w:t>, but this may be an underestimate, and does not account for potential seasonal variation in the DOC:POC ratio</w:t>
      </w:r>
      <w:r w:rsidR="0035554E" w:rsidRPr="00B65ED4">
        <w:rPr>
          <w:rFonts w:ascii="Times New Roman" w:eastAsia="Times New Roman" w:hAnsi="Times New Roman" w:cs="Times New Roman"/>
          <w:sz w:val="24"/>
          <w:szCs w:val="24"/>
        </w:rPr>
        <w:t>.</w:t>
      </w:r>
      <w:r w:rsidR="00343492" w:rsidRPr="00B65ED4">
        <w:rPr>
          <w:rFonts w:ascii="Times New Roman" w:eastAsia="Times New Roman" w:hAnsi="Times New Roman" w:cs="Times New Roman"/>
          <w:sz w:val="24"/>
          <w:szCs w:val="24"/>
        </w:rPr>
        <w:t xml:space="preserve"> </w:t>
      </w:r>
      <w:r w:rsidR="00300D1E" w:rsidRPr="00B65ED4">
        <w:rPr>
          <w:rFonts w:ascii="Times New Roman" w:eastAsia="Times New Roman" w:hAnsi="Times New Roman" w:cs="Times New Roman"/>
          <w:sz w:val="24"/>
          <w:szCs w:val="24"/>
        </w:rPr>
        <w:t>I</w:t>
      </w:r>
      <w:r w:rsidR="00BB19C3" w:rsidRPr="00B65ED4">
        <w:rPr>
          <w:rFonts w:ascii="Times New Roman" w:eastAsia="Times New Roman" w:hAnsi="Times New Roman" w:cs="Times New Roman"/>
          <w:sz w:val="24"/>
          <w:szCs w:val="24"/>
        </w:rPr>
        <w:t xml:space="preserve">ntense precipitation </w:t>
      </w:r>
      <w:r w:rsidR="005807D7" w:rsidRPr="00B65ED4">
        <w:rPr>
          <w:rFonts w:ascii="Times New Roman" w:eastAsia="Times New Roman" w:hAnsi="Times New Roman" w:cs="Times New Roman"/>
          <w:sz w:val="24"/>
          <w:szCs w:val="24"/>
        </w:rPr>
        <w:t xml:space="preserve">can </w:t>
      </w:r>
      <w:r w:rsidR="00BB19C3" w:rsidRPr="00B65ED4">
        <w:rPr>
          <w:rFonts w:ascii="Times New Roman" w:eastAsia="Times New Roman" w:hAnsi="Times New Roman" w:cs="Times New Roman"/>
          <w:sz w:val="24"/>
          <w:szCs w:val="24"/>
        </w:rPr>
        <w:t xml:space="preserve">increase POC </w:t>
      </w:r>
      <w:r w:rsidR="0035554E" w:rsidRPr="00B65ED4">
        <w:rPr>
          <w:rFonts w:ascii="Times New Roman" w:eastAsia="Times New Roman" w:hAnsi="Times New Roman" w:cs="Times New Roman"/>
          <w:sz w:val="24"/>
          <w:szCs w:val="24"/>
        </w:rPr>
        <w:t xml:space="preserve">concentration </w:t>
      </w:r>
      <w:r w:rsidR="00BB19C3" w:rsidRPr="00B65ED4">
        <w:rPr>
          <w:rFonts w:ascii="Times New Roman" w:eastAsia="Times New Roman" w:hAnsi="Times New Roman" w:cs="Times New Roman"/>
          <w:sz w:val="24"/>
          <w:szCs w:val="24"/>
        </w:rPr>
        <w:t>disproportionately to DOC</w:t>
      </w:r>
      <w:r w:rsidR="0035554E" w:rsidRPr="00B65ED4">
        <w:rPr>
          <w:rFonts w:ascii="Times New Roman" w:eastAsia="Times New Roman" w:hAnsi="Times New Roman" w:cs="Times New Roman"/>
          <w:sz w:val="24"/>
          <w:szCs w:val="24"/>
        </w:rPr>
        <w:t xml:space="preserve"> concentration</w:t>
      </w:r>
      <w:r w:rsidR="00BB19C3" w:rsidRPr="00B65ED4">
        <w:rPr>
          <w:rFonts w:ascii="Times New Roman" w:eastAsia="Times New Roman" w:hAnsi="Times New Roman" w:cs="Times New Roman"/>
          <w:sz w:val="24"/>
          <w:szCs w:val="24"/>
        </w:rPr>
        <w:t xml:space="preserve"> in streams (Jeong et al. 2012, Dhillon and Inamdar 201</w:t>
      </w:r>
      <w:r w:rsidR="00C115EF">
        <w:rPr>
          <w:rFonts w:ascii="Times New Roman" w:eastAsia="Times New Roman" w:hAnsi="Times New Roman" w:cs="Times New Roman"/>
          <w:sz w:val="24"/>
          <w:szCs w:val="24"/>
        </w:rPr>
        <w:t>4</w:t>
      </w:r>
      <w:r w:rsidR="00BB19C3" w:rsidRPr="00B65ED4">
        <w:rPr>
          <w:rFonts w:ascii="Times New Roman" w:eastAsia="Times New Roman" w:hAnsi="Times New Roman" w:cs="Times New Roman"/>
          <w:sz w:val="24"/>
          <w:szCs w:val="24"/>
        </w:rPr>
        <w:t xml:space="preserve">, which could </w:t>
      </w:r>
      <w:r w:rsidR="00656127" w:rsidRPr="00B65ED4">
        <w:rPr>
          <w:rFonts w:ascii="Times New Roman" w:eastAsia="Times New Roman" w:hAnsi="Times New Roman" w:cs="Times New Roman"/>
          <w:sz w:val="24"/>
          <w:szCs w:val="24"/>
        </w:rPr>
        <w:t xml:space="preserve">temporarily </w:t>
      </w:r>
      <w:r w:rsidR="00BB19C3" w:rsidRPr="00B65ED4">
        <w:rPr>
          <w:rFonts w:ascii="Times New Roman" w:eastAsia="Times New Roman" w:hAnsi="Times New Roman" w:cs="Times New Roman"/>
          <w:sz w:val="24"/>
          <w:szCs w:val="24"/>
        </w:rPr>
        <w:t xml:space="preserve">increase </w:t>
      </w:r>
      <w:r w:rsidR="009538B4" w:rsidRPr="00B65ED4">
        <w:rPr>
          <w:rFonts w:ascii="Times New Roman" w:eastAsia="Times New Roman" w:hAnsi="Times New Roman" w:cs="Times New Roman"/>
          <w:sz w:val="24"/>
          <w:szCs w:val="24"/>
        </w:rPr>
        <w:t>POC</w:t>
      </w:r>
      <w:r w:rsidR="00032ED8" w:rsidRPr="00B65ED4">
        <w:rPr>
          <w:rFonts w:ascii="Times New Roman" w:eastAsia="Times New Roman" w:hAnsi="Times New Roman" w:cs="Times New Roman"/>
          <w:sz w:val="24"/>
          <w:szCs w:val="24"/>
          <w:vertAlign w:val="subscript"/>
        </w:rPr>
        <w:t>A</w:t>
      </w:r>
      <w:r w:rsidR="009538B4" w:rsidRPr="00B65ED4">
        <w:rPr>
          <w:rFonts w:ascii="Times New Roman" w:eastAsia="Times New Roman" w:hAnsi="Times New Roman" w:cs="Times New Roman"/>
          <w:sz w:val="24"/>
          <w:szCs w:val="24"/>
          <w:vertAlign w:val="subscript"/>
        </w:rPr>
        <w:t>lloch</w:t>
      </w:r>
      <w:r w:rsidR="00FA29E9" w:rsidRPr="00B65ED4">
        <w:rPr>
          <w:rFonts w:ascii="Times New Roman" w:eastAsia="Times New Roman" w:hAnsi="Times New Roman" w:cs="Times New Roman"/>
          <w:sz w:val="24"/>
          <w:szCs w:val="24"/>
        </w:rPr>
        <w:t xml:space="preserve"> and thus burial</w:t>
      </w:r>
      <w:r w:rsidR="00BB19C3" w:rsidRPr="00B65ED4">
        <w:rPr>
          <w:rFonts w:ascii="Times New Roman" w:eastAsia="Times New Roman" w:hAnsi="Times New Roman" w:cs="Times New Roman"/>
          <w:sz w:val="24"/>
          <w:szCs w:val="24"/>
        </w:rPr>
        <w:t xml:space="preserve">. </w:t>
      </w:r>
      <w:del w:id="49" w:author="immccull@gmail.com" w:date="2018-05-11T10:45:00Z">
        <w:r w:rsidR="00444FA6" w:rsidRPr="00B65ED4" w:rsidDel="00BD3E5B">
          <w:rPr>
            <w:rFonts w:ascii="Times New Roman" w:eastAsia="Times New Roman" w:hAnsi="Times New Roman" w:cs="Times New Roman"/>
            <w:sz w:val="24"/>
            <w:szCs w:val="24"/>
          </w:rPr>
          <w:delText>In addition, our model demonstrated DOC responses to precipitation events when we had corresponding weather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data, but the assumed linear changes in inflow volume and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between observation points may also have underrepresented DOC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leading indirectly to underrepresentation of POC</w:delText>
        </w:r>
        <w:r w:rsidR="00032ED8" w:rsidRPr="00B65ED4" w:rsidDel="00BD3E5B">
          <w:rPr>
            <w:rFonts w:ascii="Times New Roman" w:eastAsia="Times New Roman" w:hAnsi="Times New Roman" w:cs="Times New Roman"/>
            <w:sz w:val="24"/>
            <w:szCs w:val="24"/>
            <w:vertAlign w:val="subscript"/>
          </w:rPr>
          <w:delText>A</w:delText>
        </w:r>
        <w:r w:rsidR="00444FA6" w:rsidRPr="00B65ED4" w:rsidDel="00BD3E5B">
          <w:rPr>
            <w:rFonts w:ascii="Times New Roman" w:eastAsia="Times New Roman" w:hAnsi="Times New Roman" w:cs="Times New Roman"/>
            <w:sz w:val="24"/>
            <w:szCs w:val="24"/>
            <w:vertAlign w:val="subscript"/>
          </w:rPr>
          <w:delText>lloch</w:delText>
        </w:r>
        <w:r w:rsidR="00444FA6" w:rsidRPr="00B65ED4" w:rsidDel="00BD3E5B">
          <w:rPr>
            <w:rFonts w:ascii="Times New Roman" w:eastAsia="Times New Roman" w:hAnsi="Times New Roman" w:cs="Times New Roman"/>
            <w:sz w:val="24"/>
            <w:szCs w:val="24"/>
          </w:rPr>
          <w:delText xml:space="preserve">. </w:delText>
        </w:r>
      </w:del>
      <w:r w:rsidR="00444FA6" w:rsidRPr="00B65ED4">
        <w:rPr>
          <w:rFonts w:ascii="Times New Roman" w:eastAsia="Times New Roman" w:hAnsi="Times New Roman" w:cs="Times New Roman"/>
          <w:sz w:val="24"/>
          <w:szCs w:val="24"/>
        </w:rPr>
        <w:t>Wet years increase DOC</w:t>
      </w:r>
      <w:r w:rsidR="00032ED8" w:rsidRPr="00B65ED4">
        <w:rPr>
          <w:rFonts w:ascii="Times New Roman" w:eastAsia="Times New Roman" w:hAnsi="Times New Roman" w:cs="Times New Roman"/>
          <w:sz w:val="24"/>
          <w:szCs w:val="24"/>
          <w:vertAlign w:val="subscript"/>
        </w:rPr>
        <w:t>A</w:t>
      </w:r>
      <w:r w:rsidR="00444FA6" w:rsidRPr="00B65ED4">
        <w:rPr>
          <w:rFonts w:ascii="Times New Roman" w:eastAsia="Times New Roman" w:hAnsi="Times New Roman" w:cs="Times New Roman"/>
          <w:sz w:val="24"/>
          <w:szCs w:val="24"/>
          <w:vertAlign w:val="subscript"/>
        </w:rPr>
        <w:t>lloch</w:t>
      </w:r>
      <w:r w:rsidR="00444FA6" w:rsidRPr="00B65ED4" w:rsidDel="00E07C2A">
        <w:rPr>
          <w:rFonts w:ascii="Times New Roman" w:eastAsia="Times New Roman" w:hAnsi="Times New Roman" w:cs="Times New Roman"/>
          <w:sz w:val="24"/>
          <w:szCs w:val="24"/>
        </w:rPr>
        <w:t xml:space="preserve"> </w:t>
      </w:r>
      <w:r w:rsidR="00444FA6" w:rsidRPr="00B65ED4">
        <w:rPr>
          <w:rFonts w:ascii="Times New Roman" w:eastAsia="Times New Roman" w:hAnsi="Times New Roman" w:cs="Times New Roman"/>
          <w:sz w:val="24"/>
          <w:szCs w:val="24"/>
        </w:rPr>
        <w:t xml:space="preserve">inputs to lakes at </w:t>
      </w:r>
      <w:r w:rsidR="00444FA6" w:rsidRPr="00B65ED4">
        <w:rPr>
          <w:rFonts w:ascii="Times New Roman" w:eastAsia="Times New Roman" w:hAnsi="Times New Roman" w:cs="Times New Roman"/>
          <w:sz w:val="24"/>
          <w:szCs w:val="24"/>
        </w:rPr>
        <w:lastRenderedPageBreak/>
        <w:t>regional scales</w:t>
      </w:r>
      <w:r w:rsidR="00F63265" w:rsidRPr="00B65ED4">
        <w:rPr>
          <w:rFonts w:ascii="Times New Roman" w:eastAsia="Times New Roman" w:hAnsi="Times New Roman" w:cs="Times New Roman"/>
          <w:sz w:val="24"/>
          <w:szCs w:val="24"/>
        </w:rPr>
        <w:t xml:space="preserve"> by increasing connectivity among waterbodies</w:t>
      </w:r>
      <w:r w:rsidR="00444FA6" w:rsidRPr="00B65ED4">
        <w:rPr>
          <w:rFonts w:ascii="Times New Roman" w:eastAsia="Times New Roman" w:hAnsi="Times New Roman" w:cs="Times New Roman"/>
          <w:sz w:val="24"/>
          <w:szCs w:val="24"/>
        </w:rPr>
        <w:t xml:space="preserve"> (Rose et al. 2016)</w:t>
      </w:r>
      <w:r w:rsidR="00CA6E8B" w:rsidRPr="00B65ED4">
        <w:rPr>
          <w:rFonts w:ascii="Times New Roman" w:eastAsia="Times New Roman" w:hAnsi="Times New Roman" w:cs="Times New Roman"/>
          <w:sz w:val="24"/>
          <w:szCs w:val="24"/>
        </w:rPr>
        <w:t xml:space="preserve"> and therefore probably also increase POC</w:t>
      </w:r>
      <w:r w:rsidR="006A6054" w:rsidRPr="00B65ED4">
        <w:rPr>
          <w:rFonts w:ascii="Times New Roman" w:eastAsia="Times New Roman" w:hAnsi="Times New Roman" w:cs="Times New Roman"/>
          <w:sz w:val="24"/>
          <w:szCs w:val="24"/>
          <w:vertAlign w:val="subscript"/>
        </w:rPr>
        <w:t>A</w:t>
      </w:r>
      <w:r w:rsidR="00CA6E8B" w:rsidRPr="00B65ED4">
        <w:rPr>
          <w:rFonts w:ascii="Times New Roman" w:eastAsia="Times New Roman" w:hAnsi="Times New Roman" w:cs="Times New Roman"/>
          <w:sz w:val="24"/>
          <w:szCs w:val="24"/>
          <w:vertAlign w:val="subscript"/>
        </w:rPr>
        <w:t>lloch</w:t>
      </w:r>
      <w:del w:id="50" w:author="immccull@gmail.com" w:date="2018-05-11T10:45:00Z">
        <w:r w:rsidR="00444FA6" w:rsidRPr="00B65ED4" w:rsidDel="00BD3E5B">
          <w:rPr>
            <w:rFonts w:ascii="Times New Roman" w:eastAsia="Times New Roman" w:hAnsi="Times New Roman" w:cs="Times New Roman"/>
            <w:sz w:val="24"/>
            <w:szCs w:val="24"/>
          </w:rPr>
          <w:delText>.</w:delText>
        </w:r>
      </w:del>
      <w:ins w:id="51" w:author="immccull@gmail.com" w:date="2018-05-11T10:45:00Z">
        <w:r w:rsidR="00BD3E5B" w:rsidRPr="00BD3E5B">
          <w:rPr>
            <w:rFonts w:ascii="Times New Roman" w:eastAsia="Times New Roman" w:hAnsi="Times New Roman" w:cs="Times New Roman"/>
            <w:sz w:val="24"/>
            <w:szCs w:val="24"/>
          </w:rPr>
          <w:t xml:space="preserve"> </w:t>
        </w:r>
        <w:r w:rsidR="00BD3E5B">
          <w:rPr>
            <w:rFonts w:ascii="Times New Roman" w:eastAsia="Times New Roman" w:hAnsi="Times New Roman" w:cs="Times New Roman"/>
            <w:sz w:val="24"/>
            <w:szCs w:val="24"/>
          </w:rPr>
          <w:t>; however, short-term spikes in POC are unlikely to have large effects on long-term OC budgets</w:t>
        </w:r>
      </w:ins>
      <w:ins w:id="52" w:author="immccull@gmail.com" w:date="2018-05-11T10:49:00Z">
        <w:r w:rsidR="00BD3E5B">
          <w:rPr>
            <w:rFonts w:ascii="Times New Roman" w:eastAsia="Times New Roman" w:hAnsi="Times New Roman" w:cs="Times New Roman"/>
            <w:sz w:val="24"/>
            <w:szCs w:val="24"/>
          </w:rPr>
          <w:t xml:space="preserve"> and ratios between POC and DOC</w:t>
        </w:r>
      </w:ins>
      <w:ins w:id="53" w:author="immccull@gmail.com" w:date="2018-05-11T10:46:00Z">
        <w:r w:rsidR="00BD3E5B">
          <w:rPr>
            <w:rFonts w:ascii="Times New Roman" w:eastAsia="Times New Roman" w:hAnsi="Times New Roman" w:cs="Times New Roman"/>
            <w:sz w:val="24"/>
            <w:szCs w:val="24"/>
          </w:rPr>
          <w:t>.</w:t>
        </w:r>
      </w:ins>
      <w:r w:rsidR="00444FA6"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Although our</w:t>
      </w:r>
      <w:r w:rsidR="00343492" w:rsidRPr="00B65ED4">
        <w:rPr>
          <w:rFonts w:ascii="Times New Roman" w:eastAsia="Times New Roman" w:hAnsi="Times New Roman" w:cs="Times New Roman"/>
          <w:sz w:val="24"/>
          <w:szCs w:val="24"/>
        </w:rPr>
        <w:t xml:space="preserve"> burial estimates </w:t>
      </w:r>
      <w:r w:rsidR="00CA6E8B" w:rsidRPr="00B65ED4">
        <w:rPr>
          <w:rFonts w:ascii="Times New Roman" w:eastAsia="Times New Roman" w:hAnsi="Times New Roman" w:cs="Times New Roman"/>
          <w:sz w:val="24"/>
          <w:szCs w:val="24"/>
        </w:rPr>
        <w:t>we</w:t>
      </w:r>
      <w:r w:rsidR="007F132D" w:rsidRPr="00B65ED4">
        <w:rPr>
          <w:rFonts w:ascii="Times New Roman" w:eastAsia="Times New Roman" w:hAnsi="Times New Roman" w:cs="Times New Roman"/>
          <w:sz w:val="24"/>
          <w:szCs w:val="24"/>
        </w:rPr>
        <w:t>re somewhat uncertain</w:t>
      </w:r>
      <w:r w:rsidR="00343492" w:rsidRPr="00B65ED4">
        <w:rPr>
          <w:rFonts w:ascii="Times New Roman" w:eastAsia="Times New Roman" w:hAnsi="Times New Roman" w:cs="Times New Roman"/>
          <w:sz w:val="24"/>
          <w:szCs w:val="24"/>
        </w:rPr>
        <w:t xml:space="preserve"> due to underrepresentation of POC</w:t>
      </w:r>
      <w:r w:rsidR="006A6054" w:rsidRPr="00B65ED4">
        <w:rPr>
          <w:rFonts w:ascii="Times New Roman" w:eastAsia="Times New Roman" w:hAnsi="Times New Roman" w:cs="Times New Roman"/>
          <w:sz w:val="24"/>
          <w:szCs w:val="24"/>
          <w:vertAlign w:val="subscript"/>
        </w:rPr>
        <w:t>A</w:t>
      </w:r>
      <w:r w:rsidR="00343492" w:rsidRPr="00B65ED4">
        <w:rPr>
          <w:rFonts w:ascii="Times New Roman" w:eastAsia="Times New Roman" w:hAnsi="Times New Roman" w:cs="Times New Roman"/>
          <w:sz w:val="24"/>
          <w:szCs w:val="24"/>
          <w:vertAlign w:val="subscript"/>
        </w:rPr>
        <w:t>lloch</w:t>
      </w:r>
      <w:r w:rsidR="00343492" w:rsidRPr="00B65ED4">
        <w:rPr>
          <w:rFonts w:ascii="Times New Roman" w:eastAsia="Times New Roman" w:hAnsi="Times New Roman" w:cs="Times New Roman"/>
          <w:sz w:val="24"/>
          <w:szCs w:val="24"/>
        </w:rPr>
        <w:t xml:space="preserve"> </w:t>
      </w:r>
      <w:r w:rsidR="007F132D" w:rsidRPr="00B65ED4">
        <w:rPr>
          <w:rFonts w:ascii="Times New Roman" w:eastAsia="Times New Roman" w:hAnsi="Times New Roman" w:cs="Times New Roman"/>
          <w:sz w:val="24"/>
          <w:szCs w:val="24"/>
        </w:rPr>
        <w:t xml:space="preserve">during precipitation events, burial would have to increase substantially over the course of the entire modeling period </w:t>
      </w:r>
      <w:r w:rsidR="00C33781" w:rsidRPr="00B65ED4">
        <w:rPr>
          <w:rFonts w:ascii="Times New Roman" w:eastAsia="Times New Roman" w:hAnsi="Times New Roman" w:cs="Times New Roman"/>
          <w:sz w:val="24"/>
          <w:szCs w:val="24"/>
        </w:rPr>
        <w:t>for burial to dominate over respiration</w:t>
      </w:r>
      <w:r w:rsidR="007F132D" w:rsidRPr="00B65ED4">
        <w:rPr>
          <w:rFonts w:ascii="Times New Roman" w:eastAsia="Times New Roman" w:hAnsi="Times New Roman" w:cs="Times New Roman"/>
          <w:sz w:val="24"/>
          <w:szCs w:val="24"/>
        </w:rPr>
        <w:t>, including three-fold or greater for Harp</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Toolik</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and Trout</w:t>
      </w:r>
      <w:r w:rsidR="006A6054" w:rsidRPr="00B65ED4">
        <w:rPr>
          <w:rFonts w:ascii="Times New Roman" w:eastAsia="Times New Roman" w:hAnsi="Times New Roman" w:cs="Times New Roman"/>
          <w:sz w:val="24"/>
          <w:szCs w:val="24"/>
        </w:rPr>
        <w:t xml:space="preserve"> Lake</w:t>
      </w:r>
      <w:r w:rsidR="007F132D" w:rsidRPr="00B65ED4">
        <w:rPr>
          <w:rFonts w:ascii="Times New Roman" w:eastAsia="Times New Roman" w:hAnsi="Times New Roman" w:cs="Times New Roman"/>
          <w:sz w:val="24"/>
          <w:szCs w:val="24"/>
        </w:rPr>
        <w:t xml:space="preserve"> (Table 5). Therefore, missing POC</w:t>
      </w:r>
      <w:r w:rsidR="00032ED8" w:rsidRPr="00B65ED4">
        <w:rPr>
          <w:rFonts w:ascii="Times New Roman" w:eastAsia="Times New Roman" w:hAnsi="Times New Roman" w:cs="Times New Roman"/>
          <w:sz w:val="24"/>
          <w:szCs w:val="24"/>
          <w:vertAlign w:val="subscript"/>
        </w:rPr>
        <w:t>A</w:t>
      </w:r>
      <w:r w:rsidR="007F132D" w:rsidRPr="00B65ED4">
        <w:rPr>
          <w:rFonts w:ascii="Times New Roman" w:eastAsia="Times New Roman" w:hAnsi="Times New Roman" w:cs="Times New Roman"/>
          <w:sz w:val="24"/>
          <w:szCs w:val="24"/>
          <w:vertAlign w:val="subscript"/>
        </w:rPr>
        <w:t>lloch</w:t>
      </w:r>
      <w:r w:rsidR="007F132D" w:rsidRPr="00B65ED4">
        <w:rPr>
          <w:rFonts w:ascii="Times New Roman" w:eastAsia="Times New Roman" w:hAnsi="Times New Roman" w:cs="Times New Roman"/>
          <w:sz w:val="24"/>
          <w:szCs w:val="24"/>
        </w:rPr>
        <w:t xml:space="preserve"> </w:t>
      </w:r>
      <w:r w:rsidR="002F1392" w:rsidRPr="00B65ED4">
        <w:rPr>
          <w:rFonts w:ascii="Times New Roman" w:eastAsia="Times New Roman" w:hAnsi="Times New Roman" w:cs="Times New Roman"/>
          <w:sz w:val="24"/>
          <w:szCs w:val="24"/>
        </w:rPr>
        <w:t xml:space="preserve">likely </w:t>
      </w:r>
      <w:r w:rsidR="00C2440C" w:rsidRPr="00B65ED4">
        <w:rPr>
          <w:rFonts w:ascii="Times New Roman" w:eastAsia="Times New Roman" w:hAnsi="Times New Roman" w:cs="Times New Roman"/>
          <w:sz w:val="24"/>
          <w:szCs w:val="24"/>
        </w:rPr>
        <w:t xml:space="preserve">leads to underestimates of burial, </w:t>
      </w:r>
      <w:r w:rsidR="007F132D" w:rsidRPr="00B65ED4">
        <w:rPr>
          <w:rFonts w:ascii="Times New Roman" w:eastAsia="Times New Roman" w:hAnsi="Times New Roman" w:cs="Times New Roman"/>
          <w:sz w:val="24"/>
          <w:szCs w:val="24"/>
        </w:rPr>
        <w:t xml:space="preserve">but is unlikely to </w:t>
      </w:r>
      <w:r w:rsidR="00334E20" w:rsidRPr="00B65ED4">
        <w:rPr>
          <w:rFonts w:ascii="Times New Roman" w:eastAsia="Times New Roman" w:hAnsi="Times New Roman" w:cs="Times New Roman"/>
          <w:sz w:val="24"/>
          <w:szCs w:val="24"/>
        </w:rPr>
        <w:t xml:space="preserve">account for enough OC to </w:t>
      </w:r>
      <w:r w:rsidR="008765EF" w:rsidRPr="00B65ED4">
        <w:rPr>
          <w:rFonts w:ascii="Times New Roman" w:eastAsia="Times New Roman" w:hAnsi="Times New Roman" w:cs="Times New Roman"/>
          <w:sz w:val="24"/>
          <w:szCs w:val="24"/>
        </w:rPr>
        <w:t>exceed</w:t>
      </w:r>
      <w:r w:rsidR="00334E20" w:rsidRPr="00B65ED4">
        <w:rPr>
          <w:rFonts w:ascii="Times New Roman" w:eastAsia="Times New Roman" w:hAnsi="Times New Roman" w:cs="Times New Roman"/>
          <w:sz w:val="24"/>
          <w:szCs w:val="24"/>
        </w:rPr>
        <w:t xml:space="preserve"> the magnitudes of respiration</w:t>
      </w:r>
      <w:r w:rsidR="00F63265" w:rsidRPr="00B65ED4">
        <w:rPr>
          <w:rFonts w:ascii="Times New Roman" w:eastAsia="Times New Roman" w:hAnsi="Times New Roman" w:cs="Times New Roman"/>
          <w:sz w:val="24"/>
          <w:szCs w:val="24"/>
        </w:rPr>
        <w:t xml:space="preserve"> in many lake ecosystems</w:t>
      </w:r>
      <w:r w:rsidR="00334E20" w:rsidRPr="00B65ED4">
        <w:rPr>
          <w:rFonts w:ascii="Times New Roman" w:eastAsia="Times New Roman" w:hAnsi="Times New Roman" w:cs="Times New Roman"/>
          <w:sz w:val="24"/>
          <w:szCs w:val="24"/>
        </w:rPr>
        <w:t>.</w:t>
      </w:r>
      <w:r w:rsidR="00444FA6" w:rsidRPr="00B65ED4">
        <w:rPr>
          <w:rFonts w:ascii="Times New Roman" w:eastAsia="Times New Roman" w:hAnsi="Times New Roman" w:cs="Times New Roman"/>
          <w:sz w:val="24"/>
          <w:szCs w:val="24"/>
        </w:rPr>
        <w:t xml:space="preserve"> </w:t>
      </w:r>
    </w:p>
    <w:p w14:paraId="1AEC8B93" w14:textId="77777777" w:rsidR="00B92E04" w:rsidRPr="00B65ED4" w:rsidRDefault="00B92E04" w:rsidP="002F35B3">
      <w:pPr>
        <w:spacing w:line="480" w:lineRule="auto"/>
        <w:rPr>
          <w:rFonts w:ascii="Times New Roman" w:eastAsia="Times New Roman" w:hAnsi="Times New Roman" w:cs="Times New Roman"/>
          <w:sz w:val="24"/>
          <w:szCs w:val="24"/>
        </w:rPr>
      </w:pPr>
    </w:p>
    <w:p w14:paraId="62633601" w14:textId="4A587D5B" w:rsidR="0032009C" w:rsidRPr="00B65ED4" w:rsidRDefault="00B80037" w:rsidP="002F35B3">
      <w:pPr>
        <w:pStyle w:val="Heading3"/>
        <w:spacing w:before="0" w:after="0" w:line="480" w:lineRule="auto"/>
        <w:contextualSpacing w:val="0"/>
        <w:rPr>
          <w:rFonts w:ascii="Times New Roman" w:eastAsia="Times New Roman" w:hAnsi="Times New Roman" w:cs="Times New Roman"/>
          <w:i/>
          <w:sz w:val="24"/>
          <w:szCs w:val="24"/>
        </w:rPr>
      </w:pPr>
      <w:bookmarkStart w:id="54" w:name="_3s028hwr8v82" w:colFirst="0" w:colLast="0"/>
      <w:bookmarkStart w:id="55" w:name="_vg8pldrl49h3" w:colFirst="0" w:colLast="0"/>
      <w:bookmarkEnd w:id="54"/>
      <w:bookmarkEnd w:id="55"/>
      <w:r w:rsidRPr="00B65ED4">
        <w:rPr>
          <w:rFonts w:ascii="Times New Roman" w:eastAsia="Times New Roman" w:hAnsi="Times New Roman" w:cs="Times New Roman"/>
          <w:i/>
          <w:sz w:val="24"/>
          <w:szCs w:val="24"/>
        </w:rPr>
        <w:t xml:space="preserve">On-going research </w:t>
      </w:r>
      <w:r w:rsidR="00F57B98" w:rsidRPr="00B65ED4">
        <w:rPr>
          <w:rFonts w:ascii="Times New Roman" w:eastAsia="Times New Roman" w:hAnsi="Times New Roman" w:cs="Times New Roman"/>
          <w:i/>
          <w:sz w:val="24"/>
          <w:szCs w:val="24"/>
        </w:rPr>
        <w:t xml:space="preserve">and data </w:t>
      </w:r>
      <w:r w:rsidRPr="00B65ED4">
        <w:rPr>
          <w:rFonts w:ascii="Times New Roman" w:eastAsia="Times New Roman" w:hAnsi="Times New Roman" w:cs="Times New Roman"/>
          <w:i/>
          <w:sz w:val="24"/>
          <w:szCs w:val="24"/>
        </w:rPr>
        <w:t>needs</w:t>
      </w:r>
    </w:p>
    <w:p w14:paraId="03AE955E" w14:textId="46A3FBAD" w:rsidR="00D60BD9"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r>
      <w:r w:rsidR="00C414F0" w:rsidRPr="00B65ED4">
        <w:rPr>
          <w:rFonts w:ascii="Times New Roman" w:eastAsia="Times New Roman" w:hAnsi="Times New Roman" w:cs="Times New Roman"/>
          <w:sz w:val="24"/>
          <w:szCs w:val="24"/>
        </w:rPr>
        <w:t xml:space="preserve">Our </w:t>
      </w:r>
      <w:r w:rsidRPr="00B65ED4">
        <w:rPr>
          <w:rFonts w:ascii="Times New Roman" w:eastAsia="Times New Roman" w:hAnsi="Times New Roman" w:cs="Times New Roman"/>
          <w:sz w:val="24"/>
          <w:szCs w:val="24"/>
        </w:rPr>
        <w:t xml:space="preserve">work is an important advance in </w:t>
      </w:r>
      <w:r w:rsidR="007052DE" w:rsidRPr="00B65ED4">
        <w:rPr>
          <w:rFonts w:ascii="Times New Roman" w:eastAsia="Times New Roman" w:hAnsi="Times New Roman" w:cs="Times New Roman"/>
          <w:sz w:val="24"/>
          <w:szCs w:val="24"/>
        </w:rPr>
        <w:t xml:space="preserve">quantifying </w:t>
      </w:r>
      <w:r w:rsidRPr="00B65ED4">
        <w:rPr>
          <w:rFonts w:ascii="Times New Roman" w:eastAsia="Times New Roman" w:hAnsi="Times New Roman" w:cs="Times New Roman"/>
          <w:sz w:val="24"/>
          <w:szCs w:val="24"/>
        </w:rPr>
        <w:t>the fates of OC across aquatic ecosystems</w:t>
      </w:r>
      <w:r w:rsidR="003B5B84" w:rsidRPr="00B65ED4">
        <w:rPr>
          <w:rFonts w:ascii="Times New Roman" w:eastAsia="Times New Roman" w:hAnsi="Times New Roman" w:cs="Times New Roman"/>
          <w:sz w:val="24"/>
          <w:szCs w:val="24"/>
        </w:rPr>
        <w:t>; however</w:t>
      </w:r>
      <w:r w:rsidRPr="00B65ED4">
        <w:rPr>
          <w:rFonts w:ascii="Times New Roman" w:eastAsia="Times New Roman" w:hAnsi="Times New Roman" w:cs="Times New Roman"/>
          <w:sz w:val="24"/>
          <w:szCs w:val="24"/>
        </w:rPr>
        <w:t xml:space="preserve">, </w:t>
      </w:r>
      <w:r w:rsidR="003B5B84" w:rsidRPr="00B65ED4">
        <w:rPr>
          <w:rFonts w:ascii="Times New Roman" w:eastAsia="Times New Roman" w:hAnsi="Times New Roman" w:cs="Times New Roman"/>
          <w:sz w:val="24"/>
          <w:szCs w:val="24"/>
        </w:rPr>
        <w:t>w</w:t>
      </w:r>
      <w:r w:rsidRPr="00B65ED4">
        <w:rPr>
          <w:rFonts w:ascii="Times New Roman" w:eastAsia="Times New Roman" w:hAnsi="Times New Roman" w:cs="Times New Roman"/>
          <w:sz w:val="24"/>
          <w:szCs w:val="24"/>
        </w:rPr>
        <w:t>e encounter</w:t>
      </w:r>
      <w:r w:rsidR="00DD34DF" w:rsidRPr="00B65ED4">
        <w:rPr>
          <w:rFonts w:ascii="Times New Roman" w:eastAsia="Times New Roman" w:hAnsi="Times New Roman" w:cs="Times New Roman"/>
          <w:sz w:val="24"/>
          <w:szCs w:val="24"/>
        </w:rPr>
        <w:t>ed</w:t>
      </w:r>
      <w:r w:rsidRPr="00B65ED4">
        <w:rPr>
          <w:rFonts w:ascii="Times New Roman" w:eastAsia="Times New Roman" w:hAnsi="Times New Roman" w:cs="Times New Roman"/>
          <w:sz w:val="24"/>
          <w:szCs w:val="24"/>
        </w:rPr>
        <w:t xml:space="preserve"> constraints associated with current data availability. If </w:t>
      </w:r>
      <w:r w:rsidR="00F63265" w:rsidRPr="00B65ED4">
        <w:rPr>
          <w:rFonts w:ascii="Times New Roman" w:eastAsia="Times New Roman" w:hAnsi="Times New Roman" w:cs="Times New Roman"/>
          <w:sz w:val="24"/>
          <w:szCs w:val="24"/>
        </w:rPr>
        <w:t>requisite</w:t>
      </w:r>
      <w:r w:rsidRPr="00B65ED4">
        <w:rPr>
          <w:rFonts w:ascii="Times New Roman" w:eastAsia="Times New Roman" w:hAnsi="Times New Roman" w:cs="Times New Roman"/>
          <w:sz w:val="24"/>
          <w:szCs w:val="24"/>
        </w:rPr>
        <w:t xml:space="preserve"> data were collected for a larger number of lakes spanning wider environmental gradients (e.g., climate, watershed conditions</w:t>
      </w:r>
      <w:r w:rsidR="00AF5190">
        <w:rPr>
          <w:rFonts w:ascii="Times New Roman" w:eastAsia="Times New Roman" w:hAnsi="Times New Roman" w:cs="Times New Roman"/>
          <w:sz w:val="24"/>
          <w:szCs w:val="24"/>
        </w:rPr>
        <w:t>, trophic state</w:t>
      </w:r>
      <w:r w:rsidRPr="00B65ED4">
        <w:rPr>
          <w:rFonts w:ascii="Times New Roman" w:eastAsia="Times New Roman" w:hAnsi="Times New Roman" w:cs="Times New Roman"/>
          <w:sz w:val="24"/>
          <w:szCs w:val="24"/>
        </w:rPr>
        <w:t xml:space="preserve">), contributions of lakes to landscape carbon cycles could be </w:t>
      </w:r>
      <w:r w:rsidR="009C4FD5">
        <w:rPr>
          <w:rFonts w:ascii="Times New Roman" w:eastAsia="Times New Roman" w:hAnsi="Times New Roman" w:cs="Times New Roman"/>
          <w:sz w:val="24"/>
          <w:szCs w:val="24"/>
        </w:rPr>
        <w:t xml:space="preserve">better </w:t>
      </w:r>
      <w:r w:rsidRPr="00B65ED4">
        <w:rPr>
          <w:rFonts w:ascii="Times New Roman" w:eastAsia="Times New Roman" w:hAnsi="Times New Roman" w:cs="Times New Roman"/>
          <w:sz w:val="24"/>
          <w:szCs w:val="24"/>
        </w:rPr>
        <w:t xml:space="preserve">estimated at broad spatial scales. </w:t>
      </w:r>
      <w:r w:rsidR="001B333C" w:rsidRPr="00B65ED4">
        <w:rPr>
          <w:rFonts w:ascii="Times New Roman" w:eastAsia="Times New Roman" w:hAnsi="Times New Roman" w:cs="Times New Roman"/>
          <w:sz w:val="24"/>
          <w:szCs w:val="24"/>
        </w:rPr>
        <w:t xml:space="preserve">During model development, we encountered a notable paucity of </w:t>
      </w:r>
      <w:r w:rsidRPr="00B65ED4">
        <w:rPr>
          <w:rFonts w:ascii="Times New Roman" w:eastAsia="Times New Roman" w:hAnsi="Times New Roman" w:cs="Times New Roman"/>
          <w:sz w:val="24"/>
          <w:szCs w:val="24"/>
        </w:rPr>
        <w:t>high-frequency measurements of inflow DOC concentration</w:t>
      </w:r>
      <w:r w:rsidR="001B333C" w:rsidRPr="00B65ED4">
        <w:rPr>
          <w:rFonts w:ascii="Times New Roman" w:eastAsia="Times New Roman" w:hAnsi="Times New Roman" w:cs="Times New Roman"/>
          <w:sz w:val="24"/>
          <w:szCs w:val="24"/>
        </w:rPr>
        <w:t xml:space="preserve">, of which broader collection would facilitate </w:t>
      </w:r>
      <w:r w:rsidR="00F07D20" w:rsidRPr="00B65ED4">
        <w:rPr>
          <w:rFonts w:ascii="Times New Roman" w:eastAsia="Times New Roman" w:hAnsi="Times New Roman" w:cs="Times New Roman"/>
          <w:sz w:val="24"/>
          <w:szCs w:val="24"/>
        </w:rPr>
        <w:t>dynamic</w:t>
      </w:r>
      <w:r w:rsidR="001B333C" w:rsidRPr="00B65ED4">
        <w:rPr>
          <w:rFonts w:ascii="Times New Roman" w:eastAsia="Times New Roman" w:hAnsi="Times New Roman" w:cs="Times New Roman"/>
          <w:sz w:val="24"/>
          <w:szCs w:val="24"/>
        </w:rPr>
        <w:t xml:space="preserve"> OC modeling in more lakes</w:t>
      </w:r>
      <w:r w:rsidRPr="00B65ED4">
        <w:rPr>
          <w:rFonts w:ascii="Times New Roman" w:eastAsia="Times New Roman" w:hAnsi="Times New Roman" w:cs="Times New Roman"/>
          <w:sz w:val="24"/>
          <w:szCs w:val="24"/>
        </w:rPr>
        <w:t xml:space="preserve">. </w:t>
      </w:r>
      <w:r w:rsidR="001B333C" w:rsidRPr="00B65ED4">
        <w:rPr>
          <w:rFonts w:ascii="Times New Roman" w:eastAsia="Times New Roman" w:hAnsi="Times New Roman" w:cs="Times New Roman"/>
          <w:sz w:val="24"/>
          <w:szCs w:val="24"/>
        </w:rPr>
        <w:t xml:space="preserve">Although </w:t>
      </w:r>
      <w:r w:rsidRPr="00B65ED4">
        <w:rPr>
          <w:rFonts w:ascii="Times New Roman" w:eastAsia="Times New Roman" w:hAnsi="Times New Roman" w:cs="Times New Roman"/>
          <w:sz w:val="24"/>
          <w:szCs w:val="24"/>
        </w:rPr>
        <w:t xml:space="preserve">collection </w:t>
      </w:r>
      <w:r w:rsidR="001B333C" w:rsidRPr="00B65ED4">
        <w:rPr>
          <w:rFonts w:ascii="Times New Roman" w:eastAsia="Times New Roman" w:hAnsi="Times New Roman" w:cs="Times New Roman"/>
          <w:sz w:val="24"/>
          <w:szCs w:val="24"/>
        </w:rPr>
        <w:t xml:space="preserve">of these data </w:t>
      </w:r>
      <w:r w:rsidRPr="00B65ED4">
        <w:rPr>
          <w:rFonts w:ascii="Times New Roman" w:eastAsia="Times New Roman" w:hAnsi="Times New Roman" w:cs="Times New Roman"/>
          <w:sz w:val="24"/>
          <w:szCs w:val="24"/>
        </w:rPr>
        <w:t>may be expensive and logistically challenging, the increasing availability of automated, high-frequency sensor equipment may alleviate long-term costs associated with sensor deploy</w:t>
      </w:r>
      <w:r w:rsidR="00FF7B8C" w:rsidRPr="00B65ED4">
        <w:rPr>
          <w:rFonts w:ascii="Times New Roman" w:eastAsia="Times New Roman" w:hAnsi="Times New Roman" w:cs="Times New Roman"/>
          <w:sz w:val="24"/>
          <w:szCs w:val="24"/>
        </w:rPr>
        <w:t>ment and manual data retrieval</w:t>
      </w:r>
      <w:r w:rsidRPr="00B65ED4">
        <w:rPr>
          <w:rFonts w:ascii="Times New Roman" w:eastAsia="Times New Roman" w:hAnsi="Times New Roman" w:cs="Times New Roman"/>
          <w:sz w:val="24"/>
          <w:szCs w:val="24"/>
        </w:rPr>
        <w:t>. In addition, relatively little is currently known about POC budgets despite their key interactions with DOC (Einsele et al. 2001); we nee</w:t>
      </w:r>
      <w:r w:rsidR="004D6AB9" w:rsidRPr="00B65ED4">
        <w:rPr>
          <w:rFonts w:ascii="Times New Roman" w:eastAsia="Times New Roman" w:hAnsi="Times New Roman" w:cs="Times New Roman"/>
          <w:sz w:val="24"/>
          <w:szCs w:val="24"/>
        </w:rPr>
        <w:t>d more POC observational data for</w:t>
      </w:r>
      <w:r w:rsidRPr="00B65ED4">
        <w:rPr>
          <w:rFonts w:ascii="Times New Roman" w:eastAsia="Times New Roman" w:hAnsi="Times New Roman" w:cs="Times New Roman"/>
          <w:sz w:val="24"/>
          <w:szCs w:val="24"/>
        </w:rPr>
        <w:t xml:space="preserve"> incorpo</w:t>
      </w:r>
      <w:r w:rsidR="004D6AB9" w:rsidRPr="00B65ED4">
        <w:rPr>
          <w:rFonts w:ascii="Times New Roman" w:eastAsia="Times New Roman" w:hAnsi="Times New Roman" w:cs="Times New Roman"/>
          <w:sz w:val="24"/>
          <w:szCs w:val="24"/>
        </w:rPr>
        <w:t>ration</w:t>
      </w:r>
      <w:r w:rsidRPr="00B65ED4">
        <w:rPr>
          <w:rFonts w:ascii="Times New Roman" w:eastAsia="Times New Roman" w:hAnsi="Times New Roman" w:cs="Times New Roman"/>
          <w:sz w:val="24"/>
          <w:szCs w:val="24"/>
        </w:rPr>
        <w:t xml:space="preserve"> into </w:t>
      </w:r>
      <w:r w:rsidR="00F07D20" w:rsidRPr="00B65ED4">
        <w:rPr>
          <w:rFonts w:ascii="Times New Roman" w:eastAsia="Times New Roman" w:hAnsi="Times New Roman" w:cs="Times New Roman"/>
          <w:sz w:val="24"/>
          <w:szCs w:val="24"/>
        </w:rPr>
        <w:t>dynamic</w:t>
      </w:r>
      <w:r w:rsidRPr="00B65ED4">
        <w:rPr>
          <w:rFonts w:ascii="Times New Roman" w:eastAsia="Times New Roman" w:hAnsi="Times New Roman" w:cs="Times New Roman"/>
          <w:sz w:val="24"/>
          <w:szCs w:val="24"/>
        </w:rPr>
        <w:t xml:space="preserve"> models of OC</w:t>
      </w:r>
      <w:r w:rsidR="00D234CD" w:rsidRPr="00B65ED4">
        <w:rPr>
          <w:rFonts w:ascii="Times New Roman" w:eastAsia="Times New Roman" w:hAnsi="Times New Roman" w:cs="Times New Roman"/>
          <w:sz w:val="24"/>
          <w:szCs w:val="24"/>
        </w:rPr>
        <w:t xml:space="preserve">, particularly </w:t>
      </w:r>
      <w:r w:rsidR="00B56630" w:rsidRPr="00B65ED4">
        <w:rPr>
          <w:rFonts w:ascii="Times New Roman" w:eastAsia="Times New Roman" w:hAnsi="Times New Roman" w:cs="Times New Roman"/>
          <w:sz w:val="24"/>
          <w:szCs w:val="24"/>
        </w:rPr>
        <w:t xml:space="preserve">in </w:t>
      </w:r>
      <w:r w:rsidR="00D234CD" w:rsidRPr="00B65ED4">
        <w:rPr>
          <w:rFonts w:ascii="Times New Roman" w:eastAsia="Times New Roman" w:hAnsi="Times New Roman" w:cs="Times New Roman"/>
          <w:sz w:val="24"/>
          <w:szCs w:val="24"/>
        </w:rPr>
        <w:t>inflow</w:t>
      </w:r>
      <w:r w:rsidR="00B56630" w:rsidRPr="00B65ED4">
        <w:rPr>
          <w:rFonts w:ascii="Times New Roman" w:eastAsia="Times New Roman" w:hAnsi="Times New Roman" w:cs="Times New Roman"/>
          <w:sz w:val="24"/>
          <w:szCs w:val="24"/>
        </w:rPr>
        <w:t>s</w:t>
      </w:r>
      <w:r w:rsidR="00D234CD" w:rsidRPr="00B65ED4">
        <w:rPr>
          <w:rFonts w:ascii="Times New Roman" w:eastAsia="Times New Roman" w:hAnsi="Times New Roman" w:cs="Times New Roman"/>
          <w:sz w:val="24"/>
          <w:szCs w:val="24"/>
        </w:rPr>
        <w:t xml:space="preserve"> for </w:t>
      </w:r>
      <w:r w:rsidR="00D234CD" w:rsidRPr="00B65ED4">
        <w:rPr>
          <w:rFonts w:ascii="Times New Roman" w:eastAsia="Times New Roman" w:hAnsi="Times New Roman" w:cs="Times New Roman"/>
          <w:sz w:val="24"/>
          <w:szCs w:val="24"/>
        </w:rPr>
        <w:lastRenderedPageBreak/>
        <w:t>estimating POC</w:t>
      </w:r>
      <w:r w:rsidR="00032ED8" w:rsidRPr="00B65ED4">
        <w:rPr>
          <w:rFonts w:ascii="Times New Roman" w:eastAsia="Times New Roman" w:hAnsi="Times New Roman" w:cs="Times New Roman"/>
          <w:sz w:val="24"/>
          <w:szCs w:val="24"/>
          <w:vertAlign w:val="subscript"/>
        </w:rPr>
        <w:t>A</w:t>
      </w:r>
      <w:r w:rsidR="00D234CD" w:rsidRPr="00B65ED4">
        <w:rPr>
          <w:rFonts w:ascii="Times New Roman" w:eastAsia="Times New Roman" w:hAnsi="Times New Roman" w:cs="Times New Roman"/>
          <w:sz w:val="24"/>
          <w:szCs w:val="24"/>
          <w:vertAlign w:val="subscript"/>
        </w:rPr>
        <w:t>lloch</w:t>
      </w:r>
      <w:r w:rsidRPr="00B65ED4">
        <w:rPr>
          <w:rFonts w:ascii="Times New Roman" w:eastAsia="Times New Roman" w:hAnsi="Times New Roman" w:cs="Times New Roman"/>
          <w:sz w:val="24"/>
          <w:szCs w:val="24"/>
        </w:rPr>
        <w:t xml:space="preserve">. Such studies would help constrain POC parameters and improve estimates of the fates of POC within overall OC budgets. </w:t>
      </w:r>
      <w:r w:rsidR="007D4291" w:rsidRPr="00B65ED4">
        <w:rPr>
          <w:rFonts w:ascii="Times New Roman" w:eastAsia="Times New Roman" w:hAnsi="Times New Roman" w:cs="Times New Roman"/>
          <w:sz w:val="24"/>
          <w:szCs w:val="24"/>
        </w:rPr>
        <w:t>Thus</w:t>
      </w:r>
      <w:r w:rsidRPr="00B65ED4">
        <w:rPr>
          <w:rFonts w:ascii="Times New Roman" w:eastAsia="Times New Roman" w:hAnsi="Times New Roman" w:cs="Times New Roman"/>
          <w:sz w:val="24"/>
          <w:szCs w:val="24"/>
        </w:rPr>
        <w:t xml:space="preserve">, a key implication of our study is the need for more observational data, particularly pertaining to surface water DOC concentrations, </w:t>
      </w:r>
      <w:commentRangeStart w:id="56"/>
      <w:r w:rsidRPr="00B65ED4">
        <w:rPr>
          <w:rFonts w:ascii="Times New Roman" w:eastAsia="Times New Roman" w:hAnsi="Times New Roman" w:cs="Times New Roman"/>
          <w:sz w:val="24"/>
          <w:szCs w:val="24"/>
        </w:rPr>
        <w:t>POC cycling</w:t>
      </w:r>
      <w:commentRangeEnd w:id="56"/>
      <w:r w:rsidR="00BD3E5B">
        <w:rPr>
          <w:rStyle w:val="CommentReference"/>
        </w:rPr>
        <w:commentReference w:id="56"/>
      </w:r>
      <w:r w:rsidR="00E07661"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burial</w:t>
      </w:r>
      <w:r w:rsidR="00005F46" w:rsidRPr="00B65ED4">
        <w:rPr>
          <w:rFonts w:ascii="Times New Roman" w:eastAsia="Times New Roman" w:hAnsi="Times New Roman" w:cs="Times New Roman"/>
          <w:sz w:val="24"/>
          <w:szCs w:val="24"/>
        </w:rPr>
        <w:t xml:space="preserve"> rates</w:t>
      </w:r>
      <w:r w:rsidRPr="00B65ED4">
        <w:rPr>
          <w:rFonts w:ascii="Times New Roman" w:eastAsia="Times New Roman" w:hAnsi="Times New Roman" w:cs="Times New Roman"/>
          <w:sz w:val="24"/>
          <w:szCs w:val="24"/>
        </w:rPr>
        <w:t xml:space="preserve">. </w:t>
      </w:r>
      <w:r w:rsidR="00F63265" w:rsidRPr="00B65ED4">
        <w:rPr>
          <w:rFonts w:ascii="Times New Roman" w:eastAsia="Times New Roman" w:hAnsi="Times New Roman" w:cs="Times New Roman"/>
          <w:sz w:val="24"/>
          <w:szCs w:val="24"/>
        </w:rPr>
        <w:t>Despite these uncertainties, l</w:t>
      </w:r>
      <w:r w:rsidRPr="00B65ED4">
        <w:rPr>
          <w:rFonts w:ascii="Times New Roman" w:eastAsia="Times New Roman" w:hAnsi="Times New Roman" w:cs="Times New Roman"/>
          <w:sz w:val="24"/>
          <w:szCs w:val="24"/>
        </w:rPr>
        <w:t xml:space="preserve">ake resource managers should be aware of the importance of </w:t>
      </w:r>
      <w:r w:rsidR="00C115EF">
        <w:rPr>
          <w:rFonts w:ascii="Times New Roman" w:eastAsia="Times New Roman" w:hAnsi="Times New Roman" w:cs="Times New Roman"/>
          <w:sz w:val="24"/>
          <w:szCs w:val="24"/>
        </w:rPr>
        <w:t xml:space="preserve">the balance between </w:t>
      </w:r>
      <w:r w:rsidRPr="00B65ED4">
        <w:rPr>
          <w:rFonts w:ascii="Times New Roman" w:eastAsia="Times New Roman" w:hAnsi="Times New Roman" w:cs="Times New Roman"/>
          <w:sz w:val="24"/>
          <w:szCs w:val="24"/>
        </w:rPr>
        <w:t>allochthonous</w:t>
      </w:r>
      <w:r w:rsidR="00C115EF">
        <w:rPr>
          <w:rFonts w:ascii="Times New Roman" w:eastAsia="Times New Roman" w:hAnsi="Times New Roman" w:cs="Times New Roman"/>
          <w:sz w:val="24"/>
          <w:szCs w:val="24"/>
        </w:rPr>
        <w:t xml:space="preserve"> and autochthonous </w:t>
      </w:r>
      <w:r w:rsidRPr="00B65ED4">
        <w:rPr>
          <w:rFonts w:ascii="Times New Roman" w:eastAsia="Times New Roman" w:hAnsi="Times New Roman" w:cs="Times New Roman"/>
          <w:sz w:val="24"/>
          <w:szCs w:val="24"/>
        </w:rPr>
        <w:t>inputs</w:t>
      </w:r>
      <w:r w:rsidR="00C115EF">
        <w:rPr>
          <w:rFonts w:ascii="Times New Roman" w:eastAsia="Times New Roman" w:hAnsi="Times New Roman" w:cs="Times New Roman"/>
          <w:sz w:val="24"/>
          <w:szCs w:val="24"/>
        </w:rPr>
        <w:t xml:space="preserve"> to</w:t>
      </w:r>
      <w:r w:rsidRPr="00B65ED4">
        <w:rPr>
          <w:rFonts w:ascii="Times New Roman" w:eastAsia="Times New Roman" w:hAnsi="Times New Roman" w:cs="Times New Roman"/>
          <w:sz w:val="24"/>
          <w:szCs w:val="24"/>
        </w:rPr>
        <w:t xml:space="preserve"> lake OC budgets. </w:t>
      </w:r>
    </w:p>
    <w:p w14:paraId="1BFAF58A" w14:textId="77777777" w:rsidR="00D60BD9" w:rsidRPr="00B65ED4" w:rsidRDefault="00D60BD9" w:rsidP="002F35B3">
      <w:pPr>
        <w:spacing w:line="480" w:lineRule="auto"/>
        <w:rPr>
          <w:rFonts w:ascii="Times New Roman" w:eastAsia="Times New Roman" w:hAnsi="Times New Roman" w:cs="Times New Roman"/>
          <w:sz w:val="24"/>
          <w:szCs w:val="24"/>
        </w:rPr>
      </w:pPr>
    </w:p>
    <w:p w14:paraId="01552FD6" w14:textId="0741A4C1" w:rsidR="00F57B98" w:rsidRPr="00B65ED4" w:rsidRDefault="00F57B98" w:rsidP="002F35B3">
      <w:pPr>
        <w:spacing w:line="480" w:lineRule="auto"/>
        <w:rPr>
          <w:rFonts w:ascii="Times New Roman" w:eastAsia="Times New Roman" w:hAnsi="Times New Roman" w:cs="Times New Roman"/>
          <w:i/>
          <w:sz w:val="24"/>
          <w:szCs w:val="24"/>
        </w:rPr>
      </w:pPr>
      <w:r w:rsidRPr="00B65ED4">
        <w:rPr>
          <w:rFonts w:ascii="Times New Roman" w:eastAsia="Times New Roman" w:hAnsi="Times New Roman" w:cs="Times New Roman"/>
          <w:i/>
          <w:sz w:val="24"/>
          <w:szCs w:val="24"/>
        </w:rPr>
        <w:t xml:space="preserve">Lessons from a dynamic model: implications </w:t>
      </w:r>
      <w:r w:rsidR="00C115EF">
        <w:rPr>
          <w:rFonts w:ascii="Times New Roman" w:eastAsia="Times New Roman" w:hAnsi="Times New Roman" w:cs="Times New Roman"/>
          <w:i/>
          <w:sz w:val="24"/>
          <w:szCs w:val="24"/>
        </w:rPr>
        <w:t>in</w:t>
      </w:r>
      <w:r w:rsidRPr="00B65ED4">
        <w:rPr>
          <w:rFonts w:ascii="Times New Roman" w:eastAsia="Times New Roman" w:hAnsi="Times New Roman" w:cs="Times New Roman"/>
          <w:i/>
          <w:sz w:val="24"/>
          <w:szCs w:val="24"/>
        </w:rPr>
        <w:t xml:space="preserve"> a dynamic world</w:t>
      </w:r>
    </w:p>
    <w:p w14:paraId="3C18DFF0" w14:textId="409CE7C8" w:rsidR="00F57B98" w:rsidRPr="00B65ED4" w:rsidRDefault="00F57B98"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Prior to our study, it was known that lakes actively process, emit and store globally</w:t>
      </w:r>
      <w:r w:rsidR="00D60BD9">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significant amounts of C (Cole et al. 2007, Tranvik et al. 2009, Raymond et al. 2013). Our results demonstrate that a dynamic model can considerably advance knowledge on the role of lakes in landscape and ultimately global C cycling</w:t>
      </w:r>
      <w:r w:rsidR="009C4FD5">
        <w:rPr>
          <w:rFonts w:ascii="Times New Roman" w:eastAsia="Times New Roman" w:hAnsi="Times New Roman" w:cs="Times New Roman"/>
          <w:sz w:val="24"/>
          <w:szCs w:val="24"/>
        </w:rPr>
        <w:t xml:space="preserve"> by highlighting dominant inputs and fates of OC in individual systems</w:t>
      </w:r>
      <w:r w:rsidRPr="00B65ED4">
        <w:rPr>
          <w:rFonts w:ascii="Times New Roman" w:eastAsia="Times New Roman" w:hAnsi="Times New Roman" w:cs="Times New Roman"/>
          <w:sz w:val="24"/>
          <w:szCs w:val="24"/>
        </w:rPr>
        <w:t xml:space="preserve">. Lakes more </w:t>
      </w:r>
      <w:r w:rsidR="00C32356">
        <w:rPr>
          <w:rFonts w:ascii="Times New Roman" w:eastAsia="Times New Roman" w:hAnsi="Times New Roman" w:cs="Times New Roman"/>
          <w:sz w:val="24"/>
          <w:szCs w:val="24"/>
        </w:rPr>
        <w:t>readily</w:t>
      </w:r>
      <w:r w:rsidRPr="00B65ED4">
        <w:rPr>
          <w:rFonts w:ascii="Times New Roman" w:eastAsia="Times New Roman" w:hAnsi="Times New Roman" w:cs="Times New Roman"/>
          <w:sz w:val="24"/>
          <w:szCs w:val="24"/>
        </w:rPr>
        <w:t xml:space="preserve"> respire autochthonous </w:t>
      </w:r>
      <w:r w:rsidR="00C32356">
        <w:rPr>
          <w:rFonts w:ascii="Times New Roman" w:eastAsia="Times New Roman" w:hAnsi="Times New Roman" w:cs="Times New Roman"/>
          <w:sz w:val="24"/>
          <w:szCs w:val="24"/>
        </w:rPr>
        <w:t>than</w:t>
      </w:r>
      <w:r w:rsidRPr="00B65ED4">
        <w:rPr>
          <w:rFonts w:ascii="Times New Roman" w:eastAsia="Times New Roman" w:hAnsi="Times New Roman" w:cs="Times New Roman"/>
          <w:sz w:val="24"/>
          <w:szCs w:val="24"/>
        </w:rPr>
        <w:t xml:space="preserve"> allochthonous OC</w:t>
      </w:r>
      <w:r w:rsidR="008D2E53">
        <w:rPr>
          <w:rFonts w:ascii="Times New Roman" w:eastAsia="Times New Roman" w:hAnsi="Times New Roman" w:cs="Times New Roman"/>
          <w:sz w:val="24"/>
          <w:szCs w:val="24"/>
        </w:rPr>
        <w:t xml:space="preserve"> (</w:t>
      </w:r>
      <w:r w:rsidR="000928B1">
        <w:rPr>
          <w:rFonts w:ascii="Times New Roman" w:eastAsia="Times New Roman" w:hAnsi="Times New Roman" w:cs="Times New Roman"/>
          <w:sz w:val="24"/>
          <w:szCs w:val="24"/>
        </w:rPr>
        <w:t>Wetzel 2001</w:t>
      </w:r>
      <w:r w:rsidR="008D2E5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In our study, our one </w:t>
      </w:r>
      <w:r w:rsidR="00C32356">
        <w:rPr>
          <w:rFonts w:ascii="Times New Roman" w:eastAsia="Times New Roman" w:hAnsi="Times New Roman" w:cs="Times New Roman"/>
          <w:sz w:val="24"/>
          <w:szCs w:val="24"/>
        </w:rPr>
        <w:t xml:space="preserve">lake dominated by </w:t>
      </w:r>
      <w:r w:rsidR="006615FD">
        <w:rPr>
          <w:rFonts w:ascii="Times New Roman" w:eastAsia="Times New Roman" w:hAnsi="Times New Roman" w:cs="Times New Roman"/>
          <w:sz w:val="24"/>
          <w:szCs w:val="24"/>
        </w:rPr>
        <w:t>autochthony</w:t>
      </w:r>
      <w:r w:rsidRPr="00B65ED4">
        <w:rPr>
          <w:rFonts w:ascii="Times New Roman" w:eastAsia="Times New Roman" w:hAnsi="Times New Roman" w:cs="Times New Roman"/>
          <w:sz w:val="24"/>
          <w:szCs w:val="24"/>
        </w:rPr>
        <w:t xml:space="preserve"> (Trout Lake) exhibited the greatest respiration </w:t>
      </w:r>
      <w:r w:rsidR="008D2E53">
        <w:rPr>
          <w:rFonts w:ascii="Times New Roman" w:eastAsia="Times New Roman" w:hAnsi="Times New Roman" w:cs="Times New Roman"/>
          <w:sz w:val="24"/>
          <w:szCs w:val="24"/>
        </w:rPr>
        <w:t xml:space="preserve">relative </w:t>
      </w:r>
      <w:r w:rsidRPr="00B65ED4">
        <w:rPr>
          <w:rFonts w:ascii="Times New Roman" w:eastAsia="Times New Roman" w:hAnsi="Times New Roman" w:cs="Times New Roman"/>
          <w:sz w:val="24"/>
          <w:szCs w:val="24"/>
        </w:rPr>
        <w:t xml:space="preserve">to burial (Table 5). Therefore, lakes as global C sources or sinks </w:t>
      </w:r>
      <w:r w:rsidR="00C32356">
        <w:rPr>
          <w:rFonts w:ascii="Times New Roman" w:eastAsia="Times New Roman" w:hAnsi="Times New Roman" w:cs="Times New Roman"/>
          <w:sz w:val="24"/>
          <w:szCs w:val="24"/>
        </w:rPr>
        <w:t>may</w:t>
      </w:r>
      <w:r w:rsidRPr="00B65ED4">
        <w:rPr>
          <w:rFonts w:ascii="Times New Roman" w:eastAsia="Times New Roman" w:hAnsi="Times New Roman" w:cs="Times New Roman"/>
          <w:sz w:val="24"/>
          <w:szCs w:val="24"/>
        </w:rPr>
        <w:t xml:space="preserve"> depend both on </w:t>
      </w:r>
      <w:r w:rsidR="008D2E53">
        <w:rPr>
          <w:rFonts w:ascii="Times New Roman" w:eastAsia="Times New Roman" w:hAnsi="Times New Roman" w:cs="Times New Roman"/>
          <w:sz w:val="24"/>
          <w:szCs w:val="24"/>
        </w:rPr>
        <w:t>the balances between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 xml:space="preserve">1) </w:t>
      </w:r>
      <w:r w:rsidRPr="00B65ED4">
        <w:rPr>
          <w:rFonts w:ascii="Times New Roman" w:eastAsia="Times New Roman" w:hAnsi="Times New Roman" w:cs="Times New Roman"/>
          <w:sz w:val="24"/>
          <w:szCs w:val="24"/>
        </w:rPr>
        <w:t xml:space="preserve">respiration </w:t>
      </w:r>
      <w:r w:rsidR="008D2E53">
        <w:rPr>
          <w:rFonts w:ascii="Times New Roman" w:eastAsia="Times New Roman" w:hAnsi="Times New Roman" w:cs="Times New Roman"/>
          <w:sz w:val="24"/>
          <w:szCs w:val="24"/>
        </w:rPr>
        <w:t>and</w:t>
      </w:r>
      <w:r w:rsidRPr="00B65ED4">
        <w:rPr>
          <w:rFonts w:ascii="Times New Roman" w:eastAsia="Times New Roman" w:hAnsi="Times New Roman" w:cs="Times New Roman"/>
          <w:sz w:val="24"/>
          <w:szCs w:val="24"/>
        </w:rPr>
        <w:t xml:space="preserve"> burial and </w:t>
      </w:r>
      <w:r w:rsidR="008D2E53">
        <w:rPr>
          <w:rFonts w:ascii="Times New Roman" w:eastAsia="Times New Roman" w:hAnsi="Times New Roman" w:cs="Times New Roman"/>
          <w:sz w:val="24"/>
          <w:szCs w:val="24"/>
        </w:rPr>
        <w:t xml:space="preserve">2) </w:t>
      </w:r>
      <w:r w:rsidRPr="00B65ED4">
        <w:rPr>
          <w:rFonts w:ascii="Times New Roman" w:eastAsia="Times New Roman" w:hAnsi="Times New Roman" w:cs="Times New Roman"/>
          <w:sz w:val="24"/>
          <w:szCs w:val="24"/>
        </w:rPr>
        <w:t xml:space="preserve">allochthony </w:t>
      </w:r>
      <w:r w:rsidR="008D2E53">
        <w:rPr>
          <w:rFonts w:ascii="Times New Roman" w:eastAsia="Times New Roman" w:hAnsi="Times New Roman" w:cs="Times New Roman"/>
          <w:sz w:val="24"/>
          <w:szCs w:val="24"/>
        </w:rPr>
        <w:t xml:space="preserve">and </w:t>
      </w:r>
      <w:r w:rsidRPr="00B65ED4">
        <w:rPr>
          <w:rFonts w:ascii="Times New Roman" w:eastAsia="Times New Roman" w:hAnsi="Times New Roman" w:cs="Times New Roman"/>
          <w:sz w:val="24"/>
          <w:szCs w:val="24"/>
        </w:rPr>
        <w:t>autochthony</w:t>
      </w:r>
      <w:r w:rsidR="0088566A" w:rsidRPr="00B65ED4">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The balance between r</w:t>
      </w:r>
      <w:r w:rsidR="00C32356">
        <w:rPr>
          <w:rFonts w:ascii="Times New Roman" w:eastAsia="Times New Roman" w:hAnsi="Times New Roman" w:cs="Times New Roman"/>
          <w:sz w:val="24"/>
          <w:szCs w:val="24"/>
        </w:rPr>
        <w:t>espiration</w:t>
      </w:r>
      <w:r w:rsidR="00812E63">
        <w:rPr>
          <w:rFonts w:ascii="Times New Roman" w:eastAsia="Times New Roman" w:hAnsi="Times New Roman" w:cs="Times New Roman"/>
          <w:sz w:val="24"/>
          <w:szCs w:val="24"/>
        </w:rPr>
        <w:t xml:space="preserve"> </w:t>
      </w:r>
      <w:r w:rsidR="008D2E53">
        <w:rPr>
          <w:rFonts w:ascii="Times New Roman" w:eastAsia="Times New Roman" w:hAnsi="Times New Roman" w:cs="Times New Roman"/>
          <w:sz w:val="24"/>
          <w:szCs w:val="24"/>
        </w:rPr>
        <w:t>and</w:t>
      </w:r>
      <w:r w:rsidR="0088566A" w:rsidRPr="00B65ED4">
        <w:rPr>
          <w:rFonts w:ascii="Times New Roman" w:eastAsia="Times New Roman" w:hAnsi="Times New Roman" w:cs="Times New Roman"/>
          <w:sz w:val="24"/>
          <w:szCs w:val="24"/>
        </w:rPr>
        <w:t xml:space="preserve"> burial </w:t>
      </w:r>
      <w:r w:rsidR="00C32356">
        <w:rPr>
          <w:rFonts w:ascii="Times New Roman" w:eastAsia="Times New Roman" w:hAnsi="Times New Roman" w:cs="Times New Roman"/>
          <w:sz w:val="24"/>
          <w:szCs w:val="24"/>
        </w:rPr>
        <w:t xml:space="preserve">can </w:t>
      </w:r>
      <w:r w:rsidR="0088566A" w:rsidRPr="00B65ED4">
        <w:rPr>
          <w:rFonts w:ascii="Times New Roman" w:eastAsia="Times New Roman" w:hAnsi="Times New Roman" w:cs="Times New Roman"/>
          <w:sz w:val="24"/>
          <w:szCs w:val="24"/>
        </w:rPr>
        <w:t xml:space="preserve">vary </w:t>
      </w:r>
      <w:r w:rsidR="001F3340">
        <w:rPr>
          <w:rFonts w:ascii="Times New Roman" w:eastAsia="Times New Roman" w:hAnsi="Times New Roman" w:cs="Times New Roman"/>
          <w:sz w:val="24"/>
          <w:szCs w:val="24"/>
        </w:rPr>
        <w:t>according to</w:t>
      </w:r>
      <w:r w:rsidR="007E652C" w:rsidRPr="00B65ED4">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regional climate</w:t>
      </w:r>
      <w:r w:rsidR="008D2E53">
        <w:rPr>
          <w:rFonts w:ascii="Times New Roman" w:eastAsia="Times New Roman" w:hAnsi="Times New Roman" w:cs="Times New Roman"/>
          <w:sz w:val="24"/>
          <w:szCs w:val="24"/>
        </w:rPr>
        <w:t xml:space="preserve"> and respiration is</w:t>
      </w:r>
      <w:r w:rsidR="00E61835">
        <w:rPr>
          <w:rFonts w:ascii="Times New Roman" w:eastAsia="Times New Roman" w:hAnsi="Times New Roman" w:cs="Times New Roman"/>
          <w:sz w:val="24"/>
          <w:szCs w:val="24"/>
        </w:rPr>
        <w:t xml:space="preserve"> </w:t>
      </w:r>
      <w:r w:rsidR="00C32356">
        <w:rPr>
          <w:rFonts w:ascii="Times New Roman" w:eastAsia="Times New Roman" w:hAnsi="Times New Roman" w:cs="Times New Roman"/>
          <w:sz w:val="24"/>
          <w:szCs w:val="24"/>
        </w:rPr>
        <w:t xml:space="preserve">typically </w:t>
      </w:r>
      <w:r w:rsidR="00751653" w:rsidRPr="00B65ED4">
        <w:rPr>
          <w:rFonts w:ascii="Times New Roman" w:eastAsia="Times New Roman" w:hAnsi="Times New Roman" w:cs="Times New Roman"/>
          <w:sz w:val="24"/>
          <w:szCs w:val="24"/>
        </w:rPr>
        <w:t xml:space="preserve">greater </w:t>
      </w:r>
      <w:r w:rsidR="008D2E53">
        <w:rPr>
          <w:rFonts w:ascii="Times New Roman" w:eastAsia="Times New Roman" w:hAnsi="Times New Roman" w:cs="Times New Roman"/>
          <w:sz w:val="24"/>
          <w:szCs w:val="24"/>
        </w:rPr>
        <w:t xml:space="preserve">than burial </w:t>
      </w:r>
      <w:r w:rsidR="00751653" w:rsidRPr="00B65ED4">
        <w:rPr>
          <w:rFonts w:ascii="Times New Roman" w:eastAsia="Times New Roman" w:hAnsi="Times New Roman" w:cs="Times New Roman"/>
          <w:sz w:val="24"/>
          <w:szCs w:val="24"/>
        </w:rPr>
        <w:t>in boreal lakes compared to those in higher latitudes</w:t>
      </w:r>
      <w:r w:rsidR="008D2E53">
        <w:rPr>
          <w:rFonts w:ascii="Times New Roman" w:eastAsia="Times New Roman" w:hAnsi="Times New Roman" w:cs="Times New Roman"/>
          <w:sz w:val="24"/>
          <w:szCs w:val="24"/>
        </w:rPr>
        <w:t xml:space="preserve"> </w:t>
      </w:r>
      <w:r w:rsidR="008D2E53" w:rsidRPr="00B65ED4">
        <w:rPr>
          <w:rFonts w:ascii="Times New Roman" w:eastAsia="Times New Roman" w:hAnsi="Times New Roman" w:cs="Times New Roman"/>
          <w:sz w:val="24"/>
          <w:szCs w:val="24"/>
        </w:rPr>
        <w:t>(Anthony et al. 2014)</w:t>
      </w:r>
      <w:r w:rsidR="008D2E53">
        <w:rPr>
          <w:rFonts w:ascii="Times New Roman" w:eastAsia="Times New Roman" w:hAnsi="Times New Roman" w:cs="Times New Roman"/>
          <w:sz w:val="24"/>
          <w:szCs w:val="24"/>
        </w:rPr>
        <w:t>. This</w:t>
      </w:r>
      <w:r w:rsidR="00E61835">
        <w:rPr>
          <w:rFonts w:ascii="Times New Roman" w:eastAsia="Times New Roman" w:hAnsi="Times New Roman" w:cs="Times New Roman"/>
          <w:sz w:val="24"/>
          <w:szCs w:val="24"/>
        </w:rPr>
        <w:t xml:space="preserve"> </w:t>
      </w:r>
      <w:r w:rsidR="0088566A" w:rsidRPr="00B65ED4">
        <w:rPr>
          <w:rFonts w:ascii="Times New Roman" w:eastAsia="Times New Roman" w:hAnsi="Times New Roman" w:cs="Times New Roman"/>
          <w:sz w:val="24"/>
          <w:szCs w:val="24"/>
        </w:rPr>
        <w:t>represen</w:t>
      </w:r>
      <w:r w:rsidR="0021065D">
        <w:rPr>
          <w:rFonts w:ascii="Times New Roman" w:eastAsia="Times New Roman" w:hAnsi="Times New Roman" w:cs="Times New Roman"/>
          <w:sz w:val="24"/>
          <w:szCs w:val="24"/>
        </w:rPr>
        <w:t>t</w:t>
      </w:r>
      <w:r w:rsidR="008D2E53">
        <w:rPr>
          <w:rFonts w:ascii="Times New Roman" w:eastAsia="Times New Roman" w:hAnsi="Times New Roman" w:cs="Times New Roman"/>
          <w:sz w:val="24"/>
          <w:szCs w:val="24"/>
        </w:rPr>
        <w:t>s</w:t>
      </w:r>
      <w:r w:rsidR="0088566A" w:rsidRPr="00B65ED4">
        <w:rPr>
          <w:rFonts w:ascii="Times New Roman" w:eastAsia="Times New Roman" w:hAnsi="Times New Roman" w:cs="Times New Roman"/>
          <w:sz w:val="24"/>
          <w:szCs w:val="24"/>
        </w:rPr>
        <w:t xml:space="preserve"> a potential negative feedback </w:t>
      </w:r>
      <w:r w:rsidR="00FF2325">
        <w:rPr>
          <w:rFonts w:ascii="Times New Roman" w:eastAsia="Times New Roman" w:hAnsi="Times New Roman" w:cs="Times New Roman"/>
          <w:sz w:val="24"/>
          <w:szCs w:val="24"/>
        </w:rPr>
        <w:t xml:space="preserve">for the global C cycle </w:t>
      </w:r>
      <w:r w:rsidR="00751653" w:rsidRPr="00B65ED4">
        <w:rPr>
          <w:rFonts w:ascii="Times New Roman" w:eastAsia="Times New Roman" w:hAnsi="Times New Roman" w:cs="Times New Roman"/>
          <w:sz w:val="24"/>
          <w:szCs w:val="24"/>
        </w:rPr>
        <w:t>under a warming climate</w:t>
      </w:r>
      <w:r w:rsidR="007E652C" w:rsidRPr="00B65ED4">
        <w:rPr>
          <w:rFonts w:ascii="Times New Roman" w:eastAsia="Times New Roman" w:hAnsi="Times New Roman" w:cs="Times New Roman"/>
          <w:sz w:val="24"/>
          <w:szCs w:val="24"/>
        </w:rPr>
        <w:t xml:space="preserve"> with poleward boreal advance and thawing of frozen, high-latitude lakes (Anthony et al. 2014)</w:t>
      </w:r>
      <w:r w:rsidR="0088566A" w:rsidRPr="00B65ED4">
        <w:rPr>
          <w:rFonts w:ascii="Times New Roman" w:eastAsia="Times New Roman" w:hAnsi="Times New Roman" w:cs="Times New Roman"/>
          <w:sz w:val="24"/>
          <w:szCs w:val="24"/>
        </w:rPr>
        <w:t xml:space="preserve">. </w:t>
      </w:r>
    </w:p>
    <w:p w14:paraId="71B4471F" w14:textId="04D4621A" w:rsidR="006E190E" w:rsidRDefault="00323DC5" w:rsidP="00323DC5">
      <w:pPr>
        <w:spacing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model identified another important global change implication associated with warming water temperatures. </w:t>
      </w:r>
      <w:r w:rsidR="00F57B98" w:rsidRPr="00B65ED4">
        <w:rPr>
          <w:rFonts w:ascii="Times New Roman" w:eastAsia="Times New Roman" w:hAnsi="Times New Roman" w:cs="Times New Roman"/>
          <w:sz w:val="24"/>
          <w:szCs w:val="24"/>
        </w:rPr>
        <w:t xml:space="preserve">Across all lakes in our study, warm surface temperatures were </w:t>
      </w:r>
      <w:r w:rsidR="00F57B98" w:rsidRPr="00B65ED4">
        <w:rPr>
          <w:rFonts w:ascii="Times New Roman" w:eastAsia="Times New Roman" w:hAnsi="Times New Roman" w:cs="Times New Roman"/>
          <w:sz w:val="24"/>
          <w:szCs w:val="24"/>
        </w:rPr>
        <w:lastRenderedPageBreak/>
        <w:t>generally associated with a</w:t>
      </w:r>
      <w:r w:rsidR="00E61835">
        <w:rPr>
          <w:rFonts w:ascii="Times New Roman" w:eastAsia="Times New Roman" w:hAnsi="Times New Roman" w:cs="Times New Roman"/>
          <w:sz w:val="24"/>
          <w:szCs w:val="24"/>
        </w:rPr>
        <w:t xml:space="preserve"> shift toward </w:t>
      </w:r>
      <w:r w:rsidR="00F57B98" w:rsidRPr="00B65ED4">
        <w:rPr>
          <w:rFonts w:ascii="Times New Roman" w:eastAsia="Times New Roman" w:hAnsi="Times New Roman" w:cs="Times New Roman"/>
          <w:sz w:val="24"/>
          <w:szCs w:val="24"/>
        </w:rPr>
        <w:t>autochthony</w:t>
      </w:r>
      <w:r w:rsidR="00E61835">
        <w:rPr>
          <w:rFonts w:ascii="Times New Roman" w:eastAsia="Times New Roman" w:hAnsi="Times New Roman" w:cs="Times New Roman"/>
          <w:sz w:val="24"/>
          <w:szCs w:val="24"/>
        </w:rPr>
        <w:t xml:space="preserve"> relative to allochthony, as well as </w:t>
      </w:r>
      <w:r w:rsidR="006615FD">
        <w:rPr>
          <w:rFonts w:ascii="Times New Roman" w:eastAsia="Times New Roman" w:hAnsi="Times New Roman" w:cs="Times New Roman"/>
          <w:sz w:val="24"/>
          <w:szCs w:val="24"/>
        </w:rPr>
        <w:t xml:space="preserve">an increase in </w:t>
      </w:r>
      <w:r w:rsidR="00F57B98" w:rsidRPr="00B65ED4">
        <w:rPr>
          <w:rFonts w:ascii="Times New Roman" w:eastAsia="Times New Roman" w:hAnsi="Times New Roman" w:cs="Times New Roman"/>
          <w:sz w:val="24"/>
          <w:szCs w:val="24"/>
        </w:rPr>
        <w:t xml:space="preserve">respiration </w:t>
      </w:r>
      <w:r w:rsidR="006615FD">
        <w:rPr>
          <w:rFonts w:ascii="Times New Roman" w:eastAsia="Times New Roman" w:hAnsi="Times New Roman" w:cs="Times New Roman"/>
          <w:sz w:val="24"/>
          <w:szCs w:val="24"/>
        </w:rPr>
        <w:t>relative to</w:t>
      </w:r>
      <w:r w:rsidR="00F57B98" w:rsidRPr="00B65ED4">
        <w:rPr>
          <w:rFonts w:ascii="Times New Roman" w:eastAsia="Times New Roman" w:hAnsi="Times New Roman" w:cs="Times New Roman"/>
          <w:sz w:val="24"/>
          <w:szCs w:val="24"/>
        </w:rPr>
        <w:t xml:space="preserve"> burial</w:t>
      </w:r>
      <w:r w:rsidR="00E61835">
        <w:rPr>
          <w:rFonts w:ascii="Times New Roman" w:eastAsia="Times New Roman" w:hAnsi="Times New Roman" w:cs="Times New Roman"/>
          <w:sz w:val="24"/>
          <w:szCs w:val="24"/>
        </w:rPr>
        <w:t xml:space="preserve"> (Fig. 5)</w:t>
      </w:r>
      <w:r w:rsidR="00F57B98" w:rsidRPr="00B65ED4">
        <w:rPr>
          <w:rFonts w:ascii="Times New Roman" w:eastAsia="Times New Roman" w:hAnsi="Times New Roman" w:cs="Times New Roman"/>
          <w:sz w:val="24"/>
          <w:szCs w:val="24"/>
        </w:rPr>
        <w:t>. This</w:t>
      </w:r>
      <w:r w:rsidR="001F3340">
        <w:rPr>
          <w:rFonts w:ascii="Times New Roman" w:eastAsia="Times New Roman" w:hAnsi="Times New Roman" w:cs="Times New Roman"/>
          <w:sz w:val="24"/>
          <w:szCs w:val="24"/>
        </w:rPr>
        <w:t xml:space="preserve"> </w:t>
      </w:r>
      <w:r w:rsidR="00F57B98" w:rsidRPr="00B65ED4">
        <w:rPr>
          <w:rFonts w:ascii="Times New Roman" w:eastAsia="Times New Roman" w:hAnsi="Times New Roman" w:cs="Times New Roman"/>
          <w:sz w:val="24"/>
          <w:szCs w:val="24"/>
        </w:rPr>
        <w:t>likely is due to elevated NPP during summer growing seasons accompanied by relatively high respiration rates of autochthon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relative to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(Table </w:t>
      </w:r>
      <w:r w:rsidR="00E61835">
        <w:rPr>
          <w:rFonts w:ascii="Times New Roman" w:eastAsia="Times New Roman" w:hAnsi="Times New Roman" w:cs="Times New Roman"/>
          <w:sz w:val="24"/>
          <w:szCs w:val="24"/>
        </w:rPr>
        <w:t>4</w:t>
      </w:r>
      <w:r w:rsidR="00E61835" w:rsidRPr="00E801C4">
        <w:rPr>
          <w:rFonts w:ascii="Times New Roman" w:eastAsia="Times New Roman" w:hAnsi="Times New Roman" w:cs="Times New Roman"/>
          <w:sz w:val="24"/>
          <w:szCs w:val="24"/>
        </w:rPr>
        <w:t>).</w:t>
      </w:r>
      <w:r w:rsidR="00F57B98" w:rsidRPr="00E801C4">
        <w:rPr>
          <w:rFonts w:ascii="Times New Roman" w:eastAsia="Times New Roman" w:hAnsi="Times New Roman" w:cs="Times New Roman"/>
          <w:sz w:val="24"/>
          <w:szCs w:val="24"/>
        </w:rPr>
        <w:t xml:space="preserve"> Although the </w:t>
      </w:r>
      <w:r w:rsidR="001F3340" w:rsidRPr="00E801C4">
        <w:rPr>
          <w:rFonts w:ascii="Times New Roman" w:eastAsia="Times New Roman" w:hAnsi="Times New Roman" w:cs="Times New Roman"/>
          <w:sz w:val="24"/>
          <w:szCs w:val="24"/>
        </w:rPr>
        <w:t>balance between</w:t>
      </w:r>
      <w:r w:rsidR="00F57B98" w:rsidRPr="00E801C4">
        <w:rPr>
          <w:rFonts w:ascii="Times New Roman" w:eastAsia="Times New Roman" w:hAnsi="Times New Roman" w:cs="Times New Roman"/>
          <w:sz w:val="24"/>
          <w:szCs w:val="24"/>
        </w:rPr>
        <w:t xml:space="preserve"> respiration </w:t>
      </w:r>
      <w:r w:rsidR="001F3340" w:rsidRPr="00E801C4">
        <w:rPr>
          <w:rFonts w:ascii="Times New Roman" w:eastAsia="Times New Roman" w:hAnsi="Times New Roman" w:cs="Times New Roman"/>
          <w:sz w:val="24"/>
          <w:szCs w:val="24"/>
        </w:rPr>
        <w:t>and</w:t>
      </w:r>
      <w:r w:rsidR="00F57B98" w:rsidRPr="00E801C4">
        <w:rPr>
          <w:rFonts w:ascii="Times New Roman" w:eastAsia="Times New Roman" w:hAnsi="Times New Roman" w:cs="Times New Roman"/>
          <w:sz w:val="24"/>
          <w:szCs w:val="24"/>
        </w:rPr>
        <w:t xml:space="preserve"> burial </w:t>
      </w:r>
      <w:r w:rsidR="006615FD" w:rsidRPr="00E801C4">
        <w:rPr>
          <w:rFonts w:ascii="Times New Roman" w:eastAsia="Times New Roman" w:hAnsi="Times New Roman" w:cs="Times New Roman"/>
          <w:sz w:val="24"/>
          <w:szCs w:val="24"/>
        </w:rPr>
        <w:t xml:space="preserve">appears to </w:t>
      </w:r>
      <w:r w:rsidR="001F3340" w:rsidRPr="00E801C4">
        <w:rPr>
          <w:rFonts w:ascii="Times New Roman" w:eastAsia="Times New Roman" w:hAnsi="Times New Roman" w:cs="Times New Roman"/>
          <w:sz w:val="24"/>
          <w:szCs w:val="24"/>
        </w:rPr>
        <w:t xml:space="preserve">shift toward respiration with </w:t>
      </w:r>
      <w:r w:rsidR="00F57B98" w:rsidRPr="00E801C4">
        <w:rPr>
          <w:rFonts w:ascii="Times New Roman" w:eastAsia="Times New Roman" w:hAnsi="Times New Roman" w:cs="Times New Roman"/>
          <w:sz w:val="24"/>
          <w:szCs w:val="24"/>
        </w:rPr>
        <w:t>increase</w:t>
      </w:r>
      <w:r w:rsidR="001F3340" w:rsidRPr="00E801C4">
        <w:rPr>
          <w:rFonts w:ascii="Times New Roman" w:eastAsia="Times New Roman" w:hAnsi="Times New Roman" w:cs="Times New Roman"/>
          <w:sz w:val="24"/>
          <w:szCs w:val="24"/>
        </w:rPr>
        <w:t>s in</w:t>
      </w:r>
      <w:r w:rsidR="00F57B98" w:rsidRPr="00E801C4">
        <w:rPr>
          <w:rFonts w:ascii="Times New Roman" w:eastAsia="Times New Roman" w:hAnsi="Times New Roman" w:cs="Times New Roman"/>
          <w:sz w:val="24"/>
          <w:szCs w:val="24"/>
        </w:rPr>
        <w:t xml:space="preserve"> temperature, it is also possible for burial to increase with temperature if temperature increases coincide with greater OC loads</w:t>
      </w:r>
      <w:r w:rsidR="00F57B98" w:rsidRPr="00B65ED4">
        <w:rPr>
          <w:rFonts w:ascii="Times New Roman" w:eastAsia="Times New Roman" w:hAnsi="Times New Roman" w:cs="Times New Roman"/>
          <w:sz w:val="24"/>
          <w:szCs w:val="24"/>
        </w:rPr>
        <w:t xml:space="preserve"> (e.g., warm-season precipitation events increasing 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xml:space="preserve"> and consequently burial as a function of </w:t>
      </w:r>
      <w:r w:rsidR="008B57EF">
        <w:rPr>
          <w:rFonts w:ascii="Times New Roman" w:eastAsia="Times New Roman" w:hAnsi="Times New Roman" w:cs="Times New Roman"/>
          <w:sz w:val="24"/>
          <w:szCs w:val="24"/>
        </w:rPr>
        <w:t>BPOC</w:t>
      </w:r>
      <w:r w:rsidR="00F57B98" w:rsidRPr="00B65ED4">
        <w:rPr>
          <w:rFonts w:ascii="Times New Roman" w:eastAsia="Times New Roman" w:hAnsi="Times New Roman" w:cs="Times New Roman"/>
          <w:sz w:val="24"/>
          <w:szCs w:val="24"/>
          <w:vertAlign w:val="subscript"/>
        </w:rPr>
        <w:t>Alloch</w:t>
      </w:r>
      <w:r w:rsidR="00F57B98" w:rsidRPr="00B65ED4">
        <w:rPr>
          <w:rFonts w:ascii="Times New Roman" w:eastAsia="Times New Roman" w:hAnsi="Times New Roman" w:cs="Times New Roman"/>
          <w:sz w:val="24"/>
          <w:szCs w:val="24"/>
        </w:rPr>
        <w:t>). As such, our results suggest that processes favoring allochthon</w:t>
      </w:r>
      <w:r>
        <w:rPr>
          <w:rFonts w:ascii="Times New Roman" w:eastAsia="Times New Roman" w:hAnsi="Times New Roman" w:cs="Times New Roman"/>
          <w:sz w:val="24"/>
          <w:szCs w:val="24"/>
        </w:rPr>
        <w:t>y</w:t>
      </w:r>
      <w:r w:rsidR="00F57B98" w:rsidRPr="00B65ED4">
        <w:rPr>
          <w:rFonts w:ascii="Times New Roman" w:eastAsia="Times New Roman" w:hAnsi="Times New Roman" w:cs="Times New Roman"/>
          <w:sz w:val="24"/>
          <w:szCs w:val="24"/>
        </w:rPr>
        <w:t xml:space="preserve"> will generally have a greater effect on OC burial than processes that drive autochthony. More broadly, however, lakes have generally become more productive under recent climate warming (Kraemer et al. 2016), which our study suggests favors autochthony over allochthony and respiration over burial. Therefore, changes in both precipitation (including</w:t>
      </w:r>
      <w:r w:rsidR="006615FD">
        <w:rPr>
          <w:rFonts w:ascii="Times New Roman" w:eastAsia="Times New Roman" w:hAnsi="Times New Roman" w:cs="Times New Roman"/>
          <w:sz w:val="24"/>
          <w:szCs w:val="24"/>
        </w:rPr>
        <w:t xml:space="preserve"> magnitude, </w:t>
      </w:r>
      <w:r w:rsidR="00F57B98" w:rsidRPr="00B65ED4">
        <w:rPr>
          <w:rFonts w:ascii="Times New Roman" w:eastAsia="Times New Roman" w:hAnsi="Times New Roman" w:cs="Times New Roman"/>
          <w:sz w:val="24"/>
          <w:szCs w:val="24"/>
        </w:rPr>
        <w:t xml:space="preserve">timing, duration, and form) and temperature have key implications for the fate of OC in lake ecosystems under a changing climate; however, effects of warming will vary according to the </w:t>
      </w:r>
      <w:r w:rsidR="00EB54C2">
        <w:rPr>
          <w:rFonts w:ascii="Times New Roman" w:eastAsia="Times New Roman" w:hAnsi="Times New Roman" w:cs="Times New Roman"/>
          <w:sz w:val="24"/>
          <w:szCs w:val="24"/>
        </w:rPr>
        <w:t>balance between allochthony and autochthony</w:t>
      </w:r>
      <w:r w:rsidR="00F57B98" w:rsidRPr="00B65ED4">
        <w:rPr>
          <w:rFonts w:ascii="Times New Roman" w:eastAsia="Times New Roman" w:hAnsi="Times New Roman" w:cs="Times New Roman"/>
          <w:sz w:val="24"/>
          <w:szCs w:val="24"/>
        </w:rPr>
        <w:t xml:space="preserve">, which is mediated by precipitation due to its effect on the </w:t>
      </w:r>
      <w:r>
        <w:rPr>
          <w:rFonts w:ascii="Times New Roman" w:eastAsia="Times New Roman" w:hAnsi="Times New Roman" w:cs="Times New Roman"/>
          <w:sz w:val="24"/>
          <w:szCs w:val="24"/>
        </w:rPr>
        <w:t xml:space="preserve">origin </w:t>
      </w:r>
      <w:r w:rsidR="00F57B98" w:rsidRPr="00B65ED4">
        <w:rPr>
          <w:rFonts w:ascii="Times New Roman" w:eastAsia="Times New Roman" w:hAnsi="Times New Roman" w:cs="Times New Roman"/>
          <w:sz w:val="24"/>
          <w:szCs w:val="24"/>
        </w:rPr>
        <w:t>of the total OC load. These findings illustrate the usefulness of a dynamic</w:t>
      </w:r>
      <w:r w:rsidR="00F07D20" w:rsidRPr="00B65ED4">
        <w:rPr>
          <w:rFonts w:ascii="Times New Roman" w:eastAsia="Times New Roman" w:hAnsi="Times New Roman" w:cs="Times New Roman"/>
          <w:sz w:val="24"/>
          <w:szCs w:val="24"/>
        </w:rPr>
        <w:t xml:space="preserve"> mass balance</w:t>
      </w:r>
      <w:r w:rsidR="00F57B98" w:rsidRPr="00B65ED4">
        <w:rPr>
          <w:rFonts w:ascii="Times New Roman" w:eastAsia="Times New Roman" w:hAnsi="Times New Roman" w:cs="Times New Roman"/>
          <w:sz w:val="24"/>
          <w:szCs w:val="24"/>
        </w:rPr>
        <w:t xml:space="preserve"> model for highlighting key global change processes and interactions that ultimately influence the role of lakes in global C </w:t>
      </w:r>
      <w:r w:rsidR="0098092C" w:rsidRPr="00B65ED4">
        <w:rPr>
          <w:rFonts w:ascii="Times New Roman" w:eastAsia="Times New Roman" w:hAnsi="Times New Roman" w:cs="Times New Roman"/>
          <w:sz w:val="24"/>
          <w:szCs w:val="24"/>
        </w:rPr>
        <w:t>cycling</w:t>
      </w:r>
      <w:r w:rsidR="00F57B98" w:rsidRPr="00B65ED4">
        <w:rPr>
          <w:rFonts w:ascii="Times New Roman" w:eastAsia="Times New Roman" w:hAnsi="Times New Roman" w:cs="Times New Roman"/>
          <w:sz w:val="24"/>
          <w:szCs w:val="24"/>
        </w:rPr>
        <w:t xml:space="preserve">. Improved estimates of the contribution of lakes to global C budgets should account for the </w:t>
      </w:r>
      <w:r w:rsidR="001D5F81">
        <w:rPr>
          <w:rFonts w:ascii="Times New Roman" w:eastAsia="Times New Roman" w:hAnsi="Times New Roman" w:cs="Times New Roman"/>
          <w:sz w:val="24"/>
          <w:szCs w:val="24"/>
        </w:rPr>
        <w:t>source and degradability</w:t>
      </w:r>
      <w:r w:rsidR="00F57B98" w:rsidRPr="00B65ED4">
        <w:rPr>
          <w:rFonts w:ascii="Times New Roman" w:eastAsia="Times New Roman" w:hAnsi="Times New Roman" w:cs="Times New Roman"/>
          <w:sz w:val="24"/>
          <w:szCs w:val="24"/>
        </w:rPr>
        <w:t xml:space="preserve"> of </w:t>
      </w:r>
      <w:r w:rsidR="007E652C" w:rsidRPr="00B65ED4">
        <w:rPr>
          <w:rFonts w:ascii="Times New Roman" w:eastAsia="Times New Roman" w:hAnsi="Times New Roman" w:cs="Times New Roman"/>
          <w:sz w:val="24"/>
          <w:szCs w:val="24"/>
        </w:rPr>
        <w:t xml:space="preserve">total </w:t>
      </w:r>
      <w:r w:rsidR="00F57B98" w:rsidRPr="00B65ED4">
        <w:rPr>
          <w:rFonts w:ascii="Times New Roman" w:eastAsia="Times New Roman" w:hAnsi="Times New Roman" w:cs="Times New Roman"/>
          <w:sz w:val="24"/>
          <w:szCs w:val="24"/>
        </w:rPr>
        <w:t>OC loads and consequent effects on respiration and burial.</w:t>
      </w:r>
    </w:p>
    <w:p w14:paraId="6CC7666E" w14:textId="77777777" w:rsidR="00323DC5" w:rsidRPr="00B65ED4" w:rsidRDefault="00323DC5" w:rsidP="00323DC5">
      <w:pPr>
        <w:spacing w:line="480" w:lineRule="auto"/>
        <w:ind w:firstLine="720"/>
        <w:rPr>
          <w:rFonts w:ascii="Times New Roman" w:eastAsia="Times New Roman" w:hAnsi="Times New Roman" w:cs="Times New Roman"/>
          <w:sz w:val="24"/>
          <w:szCs w:val="24"/>
        </w:rPr>
      </w:pPr>
    </w:p>
    <w:p w14:paraId="293CF846" w14:textId="77777777" w:rsidR="0032009C" w:rsidRPr="00B65ED4" w:rsidRDefault="00B80037" w:rsidP="002F35B3">
      <w:pPr>
        <w:pStyle w:val="Heading2"/>
        <w:spacing w:before="0" w:after="0" w:line="480" w:lineRule="auto"/>
        <w:contextualSpacing w:val="0"/>
        <w:rPr>
          <w:rFonts w:ascii="Times New Roman" w:eastAsia="Times New Roman" w:hAnsi="Times New Roman" w:cs="Times New Roman"/>
          <w:b/>
          <w:sz w:val="24"/>
          <w:szCs w:val="24"/>
        </w:rPr>
      </w:pPr>
      <w:bookmarkStart w:id="57" w:name="_jodkgtnyf02z" w:colFirst="0" w:colLast="0"/>
      <w:bookmarkEnd w:id="57"/>
      <w:r w:rsidRPr="00B65ED4">
        <w:rPr>
          <w:rFonts w:ascii="Times New Roman" w:eastAsia="Times New Roman" w:hAnsi="Times New Roman" w:cs="Times New Roman"/>
          <w:b/>
          <w:sz w:val="24"/>
          <w:szCs w:val="24"/>
        </w:rPr>
        <w:t xml:space="preserve"> ACKNOWLEDGMENTS</w:t>
      </w:r>
    </w:p>
    <w:p w14:paraId="230D69F3" w14:textId="610CBE74" w:rsidR="0032009C" w:rsidRPr="00B65ED4" w:rsidRDefault="00B80037" w:rsidP="002F35B3">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 xml:space="preserve">This project was a product of the Global Lake Ecological Observatory Network (GLEON) Fellowship program supported by the </w:t>
      </w:r>
      <w:r w:rsidR="00B51FBD" w:rsidRPr="00B65ED4">
        <w:rPr>
          <w:rFonts w:ascii="Times New Roman" w:eastAsia="Times New Roman" w:hAnsi="Times New Roman" w:cs="Times New Roman"/>
          <w:sz w:val="24"/>
          <w:szCs w:val="24"/>
        </w:rPr>
        <w:t xml:space="preserve">US </w:t>
      </w:r>
      <w:r w:rsidRPr="00B65ED4">
        <w:rPr>
          <w:rFonts w:ascii="Times New Roman" w:eastAsia="Times New Roman" w:hAnsi="Times New Roman" w:cs="Times New Roman"/>
          <w:sz w:val="24"/>
          <w:szCs w:val="24"/>
        </w:rPr>
        <w:t xml:space="preserve">National Science Foundation’s </w:t>
      </w:r>
      <w:r w:rsidR="006C18F5" w:rsidRPr="00B65ED4">
        <w:rPr>
          <w:rFonts w:ascii="Times New Roman" w:eastAsia="Times New Roman" w:hAnsi="Times New Roman" w:cs="Times New Roman"/>
          <w:sz w:val="24"/>
          <w:szCs w:val="24"/>
        </w:rPr>
        <w:lastRenderedPageBreak/>
        <w:t>MacroSystems</w:t>
      </w:r>
      <w:r w:rsidRPr="00B65ED4">
        <w:rPr>
          <w:rFonts w:ascii="Times New Roman" w:eastAsia="Times New Roman" w:hAnsi="Times New Roman" w:cs="Times New Roman"/>
          <w:sz w:val="24"/>
          <w:szCs w:val="24"/>
        </w:rPr>
        <w:t xml:space="preserve"> Biology Program (Awards # EF1137353 and EF1137327). Logistical support was provided by the University of Wisconsin-Madison Center for Limnology, the Cary Institute </w:t>
      </w:r>
      <w:r w:rsidR="007D4291" w:rsidRPr="00B65ED4">
        <w:rPr>
          <w:rFonts w:ascii="Times New Roman" w:eastAsia="Times New Roman" w:hAnsi="Times New Roman" w:cs="Times New Roman"/>
          <w:sz w:val="24"/>
          <w:szCs w:val="24"/>
        </w:rPr>
        <w:t xml:space="preserve">of </w:t>
      </w:r>
      <w:r w:rsidRPr="00B65ED4">
        <w:rPr>
          <w:rFonts w:ascii="Times New Roman" w:eastAsia="Times New Roman" w:hAnsi="Times New Roman" w:cs="Times New Roman"/>
          <w:sz w:val="24"/>
          <w:szCs w:val="24"/>
        </w:rPr>
        <w:t>Ecosystem Studies, the University of Wisconsin Trout Lake Station, the Lake Sunapee Protective Association</w:t>
      </w:r>
      <w:r w:rsidR="003B5B84"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Grace Hong. Limnological data providers included the NSF Long-Term Ecological Research program (North Temperate Lakes DEB-1440297 and Arctic LTER), the Swedish Meteorological and Hydrological Institute, the Swedish University of Agricultural Sciences and the </w:t>
      </w:r>
      <w:r w:rsidR="008F4085" w:rsidRPr="00B65ED4">
        <w:rPr>
          <w:rFonts w:ascii="Times New Roman" w:eastAsia="Times New Roman" w:hAnsi="Times New Roman" w:cs="Times New Roman"/>
          <w:sz w:val="24"/>
          <w:szCs w:val="24"/>
        </w:rPr>
        <w:t xml:space="preserve">Canadian </w:t>
      </w:r>
      <w:r w:rsidRPr="00B65ED4">
        <w:rPr>
          <w:rFonts w:ascii="Times New Roman" w:eastAsia="Times New Roman" w:hAnsi="Times New Roman" w:cs="Times New Roman"/>
          <w:sz w:val="24"/>
          <w:szCs w:val="24"/>
        </w:rPr>
        <w:t xml:space="preserve">Dorset Environmental Science Centre. Additional details on data sources </w:t>
      </w:r>
      <w:r w:rsidR="004E71F4" w:rsidRPr="00B65ED4">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included </w:t>
      </w:r>
      <w:r w:rsidR="004E71F4" w:rsidRPr="00B65ED4">
        <w:rPr>
          <w:rFonts w:ascii="Times New Roman" w:eastAsia="Times New Roman" w:hAnsi="Times New Roman" w:cs="Times New Roman"/>
          <w:sz w:val="24"/>
          <w:szCs w:val="24"/>
        </w:rPr>
        <w:t xml:space="preserve">online </w:t>
      </w:r>
      <w:r w:rsidRPr="00B65ED4">
        <w:rPr>
          <w:rFonts w:ascii="Times New Roman" w:eastAsia="Times New Roman" w:hAnsi="Times New Roman" w:cs="Times New Roman"/>
          <w:sz w:val="24"/>
          <w:szCs w:val="24"/>
        </w:rPr>
        <w:t xml:space="preserve">in </w:t>
      </w:r>
      <w:r w:rsidR="004E71F4" w:rsidRPr="00B65ED4">
        <w:rPr>
          <w:rFonts w:ascii="Times New Roman" w:eastAsia="Times New Roman" w:hAnsi="Times New Roman" w:cs="Times New Roman"/>
          <w:sz w:val="24"/>
          <w:szCs w:val="24"/>
        </w:rPr>
        <w:t xml:space="preserve">the </w:t>
      </w:r>
      <w:r w:rsidR="004177CF" w:rsidRPr="00B65ED4">
        <w:rPr>
          <w:rFonts w:ascii="Times New Roman" w:eastAsia="Times New Roman" w:hAnsi="Times New Roman" w:cs="Times New Roman"/>
          <w:sz w:val="24"/>
          <w:szCs w:val="24"/>
        </w:rPr>
        <w:t>appendix</w:t>
      </w:r>
      <w:r w:rsidR="004E71F4" w:rsidRPr="00B65ED4">
        <w:rPr>
          <w:rFonts w:ascii="Times New Roman" w:eastAsia="Times New Roman" w:hAnsi="Times New Roman" w:cs="Times New Roman"/>
          <w:sz w:val="24"/>
          <w:szCs w:val="24"/>
        </w:rPr>
        <w:t xml:space="preserve"> </w:t>
      </w:r>
      <w:r w:rsidR="004177CF" w:rsidRPr="00B65ED4">
        <w:rPr>
          <w:rFonts w:ascii="Times New Roman" w:eastAsia="Times New Roman" w:hAnsi="Times New Roman" w:cs="Times New Roman"/>
          <w:sz w:val="24"/>
          <w:szCs w:val="24"/>
        </w:rPr>
        <w:t>(</w:t>
      </w:r>
      <w:r w:rsidR="00D846BF">
        <w:rPr>
          <w:rFonts w:ascii="Times New Roman" w:eastAsia="Times New Roman" w:hAnsi="Times New Roman" w:cs="Times New Roman"/>
          <w:sz w:val="24"/>
          <w:szCs w:val="24"/>
        </w:rPr>
        <w:t>Appendix S1</w:t>
      </w:r>
      <w:r w:rsidRPr="00B65ED4">
        <w:rPr>
          <w:rFonts w:ascii="Times New Roman" w:eastAsia="Times New Roman" w:hAnsi="Times New Roman" w:cs="Times New Roman"/>
          <w:sz w:val="24"/>
          <w:szCs w:val="24"/>
        </w:rPr>
        <w:t>). IMM, HAD, KJF, AMM, ZO, DR, FS and PCH acquired data, developed the model</w:t>
      </w:r>
      <w:r w:rsidR="00F54AAB">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performed data analyses. All authors participated in conceiving and developing the project and writing the paper.</w:t>
      </w:r>
      <w:r w:rsidR="00E25232" w:rsidRPr="00B65ED4">
        <w:rPr>
          <w:rFonts w:ascii="Times New Roman" w:eastAsia="Times New Roman" w:hAnsi="Times New Roman" w:cs="Times New Roman"/>
          <w:sz w:val="24"/>
          <w:szCs w:val="24"/>
        </w:rPr>
        <w:t xml:space="preserve"> Analysis scripts and </w:t>
      </w:r>
      <w:r w:rsidR="007E652C" w:rsidRPr="00B65ED4">
        <w:rPr>
          <w:rFonts w:ascii="Times New Roman" w:eastAsia="Times New Roman" w:hAnsi="Times New Roman" w:cs="Times New Roman"/>
          <w:sz w:val="24"/>
          <w:szCs w:val="24"/>
        </w:rPr>
        <w:t xml:space="preserve">public </w:t>
      </w:r>
      <w:r w:rsidR="00E25232" w:rsidRPr="00B65ED4">
        <w:rPr>
          <w:rFonts w:ascii="Times New Roman" w:eastAsia="Times New Roman" w:hAnsi="Times New Roman" w:cs="Times New Roman"/>
          <w:sz w:val="24"/>
          <w:szCs w:val="24"/>
        </w:rPr>
        <w:t>data</w:t>
      </w:r>
      <w:r w:rsidR="007E652C" w:rsidRPr="00B65ED4">
        <w:rPr>
          <w:rFonts w:ascii="Times New Roman" w:eastAsia="Times New Roman" w:hAnsi="Times New Roman" w:cs="Times New Roman"/>
          <w:sz w:val="24"/>
          <w:szCs w:val="24"/>
        </w:rPr>
        <w:t xml:space="preserve"> (LTER lakes and Lake Vanern)</w:t>
      </w:r>
      <w:r w:rsidR="00E25232" w:rsidRPr="00B65ED4">
        <w:rPr>
          <w:rFonts w:ascii="Times New Roman" w:eastAsia="Times New Roman" w:hAnsi="Times New Roman" w:cs="Times New Roman"/>
          <w:sz w:val="24"/>
          <w:szCs w:val="24"/>
        </w:rPr>
        <w:t xml:space="preserve"> can be </w:t>
      </w:r>
      <w:r w:rsidR="004177CF" w:rsidRPr="00B65ED4">
        <w:rPr>
          <w:rFonts w:ascii="Times New Roman" w:eastAsia="Times New Roman" w:hAnsi="Times New Roman" w:cs="Times New Roman"/>
          <w:sz w:val="24"/>
          <w:szCs w:val="24"/>
        </w:rPr>
        <w:t>freely downloaded</w:t>
      </w:r>
      <w:r w:rsidR="00E25232" w:rsidRPr="00B65ED4">
        <w:rPr>
          <w:rFonts w:ascii="Times New Roman" w:eastAsia="Times New Roman" w:hAnsi="Times New Roman" w:cs="Times New Roman"/>
          <w:sz w:val="24"/>
          <w:szCs w:val="24"/>
        </w:rPr>
        <w:t xml:space="preserve"> here: </w:t>
      </w:r>
      <w:hyperlink r:id="rId11" w:history="1">
        <w:r w:rsidR="00E25232" w:rsidRPr="00B65ED4">
          <w:rPr>
            <w:rStyle w:val="Hyperlink"/>
            <w:rFonts w:ascii="Times New Roman" w:eastAsia="Times New Roman" w:hAnsi="Times New Roman" w:cs="Times New Roman"/>
            <w:sz w:val="24"/>
            <w:szCs w:val="24"/>
          </w:rPr>
          <w:t>https://github.com/GLEON/SOS</w:t>
        </w:r>
      </w:hyperlink>
      <w:r w:rsidR="00E25232" w:rsidRPr="00B65ED4">
        <w:rPr>
          <w:rFonts w:ascii="Times New Roman" w:eastAsia="Times New Roman" w:hAnsi="Times New Roman" w:cs="Times New Roman"/>
          <w:sz w:val="24"/>
          <w:szCs w:val="24"/>
        </w:rPr>
        <w:t xml:space="preserve">. </w:t>
      </w:r>
    </w:p>
    <w:p w14:paraId="54A664EB" w14:textId="77777777" w:rsidR="0032009C" w:rsidRPr="00B65ED4" w:rsidRDefault="0032009C" w:rsidP="002F35B3">
      <w:pPr>
        <w:spacing w:line="480" w:lineRule="auto"/>
        <w:rPr>
          <w:rFonts w:ascii="Times New Roman" w:eastAsia="Times New Roman" w:hAnsi="Times New Roman" w:cs="Times New Roman"/>
          <w:sz w:val="24"/>
          <w:szCs w:val="24"/>
        </w:rPr>
      </w:pPr>
    </w:p>
    <w:p w14:paraId="0E7A7CD1" w14:textId="77777777" w:rsidR="0032009C" w:rsidRPr="00B65ED4" w:rsidRDefault="00B80037" w:rsidP="00C71FD2">
      <w:pPr>
        <w:pStyle w:val="Heading2"/>
        <w:spacing w:before="0" w:after="0" w:line="480" w:lineRule="auto"/>
        <w:contextualSpacing w:val="0"/>
        <w:rPr>
          <w:rFonts w:ascii="Times New Roman" w:eastAsia="Times New Roman" w:hAnsi="Times New Roman" w:cs="Times New Roman"/>
          <w:b/>
          <w:sz w:val="24"/>
          <w:szCs w:val="24"/>
        </w:rPr>
      </w:pPr>
      <w:bookmarkStart w:id="58" w:name="_j77eak7kbqvt" w:colFirst="0" w:colLast="0"/>
      <w:bookmarkEnd w:id="58"/>
      <w:r w:rsidRPr="00B65ED4">
        <w:rPr>
          <w:rFonts w:ascii="Times New Roman" w:eastAsia="Times New Roman" w:hAnsi="Times New Roman" w:cs="Times New Roman"/>
          <w:b/>
          <w:sz w:val="24"/>
          <w:szCs w:val="24"/>
        </w:rPr>
        <w:t>LITERATURE CITED</w:t>
      </w:r>
    </w:p>
    <w:p w14:paraId="0C13118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Åberg, J., Bergström, A. K., Algesten, G., Söderback, K., &amp; Jansson, M. (2004). A comparison of the carbon balances of a natural lake (L. Örträsket) and a hydroelectric reservoir (L. Skinnmuddselet) in northern Sweden. </w:t>
      </w:r>
      <w:r w:rsidRPr="00B65ED4">
        <w:rPr>
          <w:rFonts w:ascii="Times New Roman" w:eastAsia="Times New Roman" w:hAnsi="Times New Roman" w:cs="Times New Roman"/>
          <w:i/>
          <w:sz w:val="24"/>
          <w:szCs w:val="24"/>
        </w:rPr>
        <w:t>Water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38</w:t>
      </w:r>
      <w:r w:rsidRPr="00B65ED4">
        <w:rPr>
          <w:rFonts w:ascii="Times New Roman" w:eastAsia="Times New Roman" w:hAnsi="Times New Roman" w:cs="Times New Roman"/>
          <w:sz w:val="24"/>
          <w:szCs w:val="24"/>
        </w:rPr>
        <w:t>(3), 531-538.</w:t>
      </w:r>
    </w:p>
    <w:p w14:paraId="52952DD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Andersson, E., &amp; Sobek, S. (2006). Comparison of a mass balance and an ecosystem model approach when evaluating the carbon cycling in a lake ecosystem.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476-483.</w:t>
      </w:r>
    </w:p>
    <w:p w14:paraId="7A8AAEBA" w14:textId="0E76AC74" w:rsidR="007E652C" w:rsidRPr="00B65ED4" w:rsidRDefault="007E652C"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Anthony, K. W., Zimov, S. A., Grosse, G., Jones, M. C., Anthony, P. M., Chapin III, F. S., ... &amp; Frolking, S. (2014). A shift of thermokarst lakes from carbon sources to sinks during the Holocene </w:t>
      </w:r>
      <w:r w:rsidR="0031798E">
        <w:rPr>
          <w:rFonts w:ascii="Times New Roman" w:eastAsia="Times New Roman" w:hAnsi="Times New Roman" w:cs="Times New Roman"/>
          <w:color w:val="auto"/>
          <w:sz w:val="24"/>
          <w:szCs w:val="24"/>
        </w:rPr>
        <w:t>EPOC</w:t>
      </w:r>
      <w:r w:rsidRPr="00B65ED4">
        <w:rPr>
          <w:rFonts w:ascii="Times New Roman" w:eastAsia="Times New Roman" w:hAnsi="Times New Roman" w:cs="Times New Roman"/>
          <w:color w:val="auto"/>
          <w:sz w:val="24"/>
          <w:szCs w:val="24"/>
        </w:rPr>
        <w:t xml:space="preserve">h.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511</w:t>
      </w:r>
      <w:r w:rsidRPr="00B65ED4">
        <w:rPr>
          <w:rFonts w:ascii="Times New Roman" w:eastAsia="Times New Roman" w:hAnsi="Times New Roman" w:cs="Times New Roman"/>
          <w:color w:val="auto"/>
          <w:sz w:val="24"/>
          <w:szCs w:val="24"/>
        </w:rPr>
        <w:t>(7510), 452-456.</w:t>
      </w:r>
    </w:p>
    <w:p w14:paraId="400C1587" w14:textId="2A4029A7" w:rsidR="0032009C" w:rsidRPr="00B65ED4" w:rsidRDefault="00B80037" w:rsidP="003A6F0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Arvola, L., Kortelainen, P. I. R. K. K. O., Bergström, I., Kankaala, P., Ojala, A., Pajunen, H. A. N. N. U., ... &amp; Rantakari, M. I. I. T. T. A. (2002). Carbon pathways through boreal lakes: A multi-scale approach (CARBO). </w:t>
      </w:r>
      <w:r w:rsidRPr="00B65ED4">
        <w:rPr>
          <w:rFonts w:ascii="Times New Roman" w:eastAsia="Times New Roman" w:hAnsi="Times New Roman" w:cs="Times New Roman"/>
          <w:i/>
          <w:sz w:val="24"/>
          <w:szCs w:val="24"/>
        </w:rPr>
        <w:t>Understanding the Global System, The Finnish Perspective, edited by Käyhkö J and Talve L</w:t>
      </w:r>
      <w:r w:rsidRPr="00B65ED4">
        <w:rPr>
          <w:rFonts w:ascii="Times New Roman" w:eastAsia="Times New Roman" w:hAnsi="Times New Roman" w:cs="Times New Roman"/>
          <w:sz w:val="24"/>
          <w:szCs w:val="24"/>
        </w:rPr>
        <w:t xml:space="preserve">, 97-106. </w:t>
      </w:r>
    </w:p>
    <w:p w14:paraId="02E286F4" w14:textId="77777777" w:rsidR="003A6F00" w:rsidRDefault="003A6F00" w:rsidP="003A6F00">
      <w:pPr>
        <w:spacing w:line="480" w:lineRule="auto"/>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Bastviken, D., Tranvik, L. J., Downing, J. A., Crill, P. M., &amp; Enrich-Prast, A. (2011). Freshwater </w:t>
      </w:r>
    </w:p>
    <w:p w14:paraId="242353D3" w14:textId="10227549" w:rsidR="003A6F00" w:rsidRPr="003A6F00" w:rsidRDefault="003A6F00" w:rsidP="003A6F00">
      <w:pPr>
        <w:spacing w:line="480" w:lineRule="auto"/>
        <w:ind w:firstLine="720"/>
        <w:rPr>
          <w:rFonts w:ascii="Times New Roman" w:eastAsia="Times New Roman" w:hAnsi="Times New Roman" w:cs="Times New Roman"/>
          <w:color w:val="auto"/>
          <w:sz w:val="24"/>
          <w:szCs w:val="24"/>
        </w:rPr>
      </w:pPr>
      <w:r w:rsidRPr="003A6F00">
        <w:rPr>
          <w:rFonts w:ascii="Times New Roman" w:eastAsia="Times New Roman" w:hAnsi="Times New Roman" w:cs="Times New Roman"/>
          <w:color w:val="auto"/>
          <w:sz w:val="24"/>
          <w:szCs w:val="24"/>
        </w:rPr>
        <w:t xml:space="preserve">methane emissions offset the continental carbon sink. </w:t>
      </w:r>
      <w:r w:rsidRPr="003A6F00">
        <w:rPr>
          <w:rFonts w:ascii="Times New Roman" w:eastAsia="Times New Roman" w:hAnsi="Times New Roman" w:cs="Times New Roman"/>
          <w:i/>
          <w:iCs/>
          <w:color w:val="auto"/>
          <w:sz w:val="24"/>
          <w:szCs w:val="24"/>
        </w:rPr>
        <w:t>Science</w:t>
      </w:r>
      <w:r w:rsidRPr="003A6F00">
        <w:rPr>
          <w:rFonts w:ascii="Times New Roman" w:eastAsia="Times New Roman" w:hAnsi="Times New Roman" w:cs="Times New Roman"/>
          <w:color w:val="auto"/>
          <w:sz w:val="24"/>
          <w:szCs w:val="24"/>
        </w:rPr>
        <w:t xml:space="preserve">, </w:t>
      </w:r>
      <w:r w:rsidRPr="003A6F00">
        <w:rPr>
          <w:rFonts w:ascii="Times New Roman" w:eastAsia="Times New Roman" w:hAnsi="Times New Roman" w:cs="Times New Roman"/>
          <w:i/>
          <w:iCs/>
          <w:color w:val="auto"/>
          <w:sz w:val="24"/>
          <w:szCs w:val="24"/>
        </w:rPr>
        <w:t>331</w:t>
      </w:r>
      <w:r w:rsidRPr="003A6F00">
        <w:rPr>
          <w:rFonts w:ascii="Times New Roman" w:eastAsia="Times New Roman" w:hAnsi="Times New Roman" w:cs="Times New Roman"/>
          <w:color w:val="auto"/>
          <w:sz w:val="24"/>
          <w:szCs w:val="24"/>
        </w:rPr>
        <w:t>(6013), 50-50.</w:t>
      </w:r>
    </w:p>
    <w:p w14:paraId="2AA2AB05" w14:textId="2ECB03A4" w:rsidR="00C51C73" w:rsidRPr="00B65ED4" w:rsidRDefault="00C51C73" w:rsidP="003A6F00">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Brun, R., Reichert, P. and Kunsch, H. R., </w:t>
      </w:r>
      <w:r w:rsidR="00013149">
        <w:rPr>
          <w:rFonts w:ascii="Times New Roman" w:hAnsi="Times New Roman" w:cs="Times New Roman"/>
          <w:sz w:val="24"/>
          <w:szCs w:val="24"/>
        </w:rPr>
        <w:t>(</w:t>
      </w:r>
      <w:r w:rsidRPr="00B65ED4">
        <w:rPr>
          <w:rFonts w:ascii="Times New Roman" w:hAnsi="Times New Roman" w:cs="Times New Roman"/>
          <w:sz w:val="24"/>
          <w:szCs w:val="24"/>
        </w:rPr>
        <w:t>2001</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Practical Identifiability Analysis of Large Environmental Simulation Models. </w:t>
      </w:r>
      <w:r w:rsidRPr="00267687">
        <w:rPr>
          <w:rFonts w:ascii="Times New Roman" w:hAnsi="Times New Roman" w:cs="Times New Roman"/>
          <w:sz w:val="24"/>
          <w:szCs w:val="24"/>
        </w:rPr>
        <w:t>Water Resour</w:t>
      </w:r>
      <w:r w:rsidR="00267687">
        <w:rPr>
          <w:rFonts w:ascii="Times New Roman" w:hAnsi="Times New Roman" w:cs="Times New Roman"/>
          <w:sz w:val="24"/>
          <w:szCs w:val="24"/>
        </w:rPr>
        <w:t>ces</w:t>
      </w:r>
      <w:r w:rsidRPr="00267687">
        <w:rPr>
          <w:rFonts w:ascii="Times New Roman" w:hAnsi="Times New Roman" w:cs="Times New Roman"/>
          <w:sz w:val="24"/>
          <w:szCs w:val="24"/>
        </w:rPr>
        <w:t xml:space="preserve"> Res</w:t>
      </w:r>
      <w:r w:rsidR="00267687">
        <w:rPr>
          <w:rFonts w:ascii="Times New Roman" w:hAnsi="Times New Roman" w:cs="Times New Roman"/>
          <w:sz w:val="24"/>
          <w:szCs w:val="24"/>
        </w:rPr>
        <w:t>earch</w:t>
      </w:r>
      <w:r w:rsidRPr="00267687">
        <w:rPr>
          <w:rFonts w:ascii="Times New Roman" w:hAnsi="Times New Roman" w:cs="Times New Roman"/>
          <w:sz w:val="24"/>
          <w:szCs w:val="24"/>
        </w:rPr>
        <w:t>. 37</w:t>
      </w:r>
      <w:r w:rsidRPr="00B65ED4">
        <w:rPr>
          <w:rFonts w:ascii="Times New Roman" w:hAnsi="Times New Roman" w:cs="Times New Roman"/>
          <w:sz w:val="24"/>
          <w:szCs w:val="24"/>
        </w:rPr>
        <w:t>(4): 1015-1030.</w:t>
      </w:r>
    </w:p>
    <w:p w14:paraId="3D87A387"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Canham, C. D., Pace, M. L., Papaik, M. J., Primack, A. G., Roy, K. M., Maranger, R. J., ... &amp; Spada, D. M. (2004). A spatially explicit watershed-scale analysis of dissolved organic carbon in Adirondack lakes. </w:t>
      </w:r>
      <w:r w:rsidRPr="00B65ED4">
        <w:rPr>
          <w:rFonts w:ascii="Times New Roman" w:eastAsia="Times New Roman" w:hAnsi="Times New Roman" w:cs="Times New Roman"/>
          <w:i/>
          <w:sz w:val="24"/>
          <w:szCs w:val="24"/>
        </w:rPr>
        <w:t>Ecological Applications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14</w:t>
      </w:r>
      <w:r w:rsidRPr="00B65ED4">
        <w:rPr>
          <w:rFonts w:ascii="Times New Roman" w:eastAsia="Times New Roman" w:hAnsi="Times New Roman" w:cs="Times New Roman"/>
          <w:sz w:val="24"/>
          <w:szCs w:val="24"/>
        </w:rPr>
        <w:t>(3), 839-854.</w:t>
      </w:r>
    </w:p>
    <w:p w14:paraId="79F9BD42" w14:textId="77777777" w:rsidR="00E61D43" w:rsidRDefault="00E61D43" w:rsidP="00E61D43">
      <w:pPr>
        <w:spacing w:line="480" w:lineRule="auto"/>
        <w:rPr>
          <w:rFonts w:ascii="Times New Roman" w:eastAsia="Times New Roman" w:hAnsi="Times New Roman" w:cs="Times New Roman"/>
          <w:color w:val="auto"/>
          <w:sz w:val="24"/>
          <w:szCs w:val="24"/>
        </w:rPr>
      </w:pPr>
      <w:r>
        <w:rPr>
          <w:rFonts w:ascii="Times New Roman" w:eastAsia="Times New Roman" w:hAnsi="Times New Roman" w:cs="Times New Roman"/>
          <w:iCs/>
          <w:color w:val="auto"/>
          <w:sz w:val="24"/>
          <w:szCs w:val="24"/>
        </w:rPr>
        <w:t>Catal</w:t>
      </w:r>
      <w:r w:rsidRPr="005F5211">
        <w:rPr>
          <w:rFonts w:ascii="Times New Roman" w:eastAsia="Times New Roman" w:hAnsi="Times New Roman" w:cs="Times New Roman"/>
          <w:color w:val="auto"/>
          <w:sz w:val="24"/>
          <w:szCs w:val="24"/>
        </w:rPr>
        <w:t>án</w:t>
      </w:r>
      <w:r>
        <w:rPr>
          <w:rFonts w:ascii="Times New Roman" w:eastAsia="Times New Roman" w:hAnsi="Times New Roman" w:cs="Times New Roman"/>
          <w:color w:val="auto"/>
          <w:sz w:val="24"/>
          <w:szCs w:val="24"/>
        </w:rPr>
        <w:t xml:space="preserve">, N., </w:t>
      </w:r>
      <w:r w:rsidRPr="005F5211">
        <w:rPr>
          <w:rFonts w:ascii="Times New Roman" w:eastAsia="Times New Roman" w:hAnsi="Times New Roman" w:cs="Times New Roman"/>
          <w:color w:val="auto"/>
          <w:sz w:val="24"/>
          <w:szCs w:val="24"/>
        </w:rPr>
        <w:t>Marcé, R., Kothawala, D. N., &amp; Tranvik, L. J. (2016).</w:t>
      </w:r>
      <w:r>
        <w:rPr>
          <w:rFonts w:ascii="Times New Roman" w:eastAsia="Times New Roman" w:hAnsi="Times New Roman" w:cs="Times New Roman"/>
          <w:color w:val="auto"/>
          <w:sz w:val="24"/>
          <w:szCs w:val="24"/>
        </w:rPr>
        <w:t xml:space="preserve"> Organic carbon </w:t>
      </w:r>
    </w:p>
    <w:p w14:paraId="31100E6C" w14:textId="77777777" w:rsidR="00E61D43" w:rsidRPr="00E61D43" w:rsidRDefault="00E61D43" w:rsidP="00E61D43">
      <w:pPr>
        <w:spacing w:line="480" w:lineRule="auto"/>
        <w:ind w:firstLine="720"/>
        <w:rPr>
          <w:rFonts w:ascii="Times New Roman" w:eastAsia="Times New Roman" w:hAnsi="Times New Roman" w:cs="Times New Roman"/>
          <w:i/>
          <w:color w:val="auto"/>
          <w:sz w:val="24"/>
          <w:szCs w:val="24"/>
        </w:rPr>
      </w:pPr>
      <w:r>
        <w:rPr>
          <w:rFonts w:ascii="Times New Roman" w:eastAsia="Times New Roman" w:hAnsi="Times New Roman" w:cs="Times New Roman"/>
          <w:color w:val="auto"/>
          <w:sz w:val="24"/>
          <w:szCs w:val="24"/>
        </w:rPr>
        <w:t xml:space="preserve">decomposition rates controlled by water retention time across inland waters. </w:t>
      </w:r>
      <w:r w:rsidRPr="00E61D43">
        <w:rPr>
          <w:rFonts w:ascii="Times New Roman" w:eastAsia="Times New Roman" w:hAnsi="Times New Roman" w:cs="Times New Roman"/>
          <w:i/>
          <w:color w:val="auto"/>
          <w:sz w:val="24"/>
          <w:szCs w:val="24"/>
        </w:rPr>
        <w:t xml:space="preserve">Nature </w:t>
      </w:r>
    </w:p>
    <w:p w14:paraId="3AD3F1C4" w14:textId="235FE63A" w:rsidR="00E61D43" w:rsidRPr="00E61D43" w:rsidRDefault="00E61D43" w:rsidP="00E61D43">
      <w:pPr>
        <w:spacing w:line="480" w:lineRule="auto"/>
        <w:ind w:left="720"/>
        <w:rPr>
          <w:rFonts w:ascii="Times New Roman" w:eastAsia="Times New Roman" w:hAnsi="Times New Roman" w:cs="Times New Roman"/>
          <w:sz w:val="24"/>
          <w:szCs w:val="24"/>
        </w:rPr>
      </w:pPr>
      <w:r w:rsidRPr="00E61D43">
        <w:rPr>
          <w:rFonts w:ascii="Times New Roman" w:eastAsia="Times New Roman" w:hAnsi="Times New Roman" w:cs="Times New Roman"/>
          <w:i/>
          <w:color w:val="auto"/>
          <w:sz w:val="24"/>
          <w:szCs w:val="24"/>
        </w:rPr>
        <w:t>Geoscience, 9</w:t>
      </w:r>
      <w:r>
        <w:rPr>
          <w:rFonts w:ascii="Times New Roman" w:eastAsia="Times New Roman" w:hAnsi="Times New Roman" w:cs="Times New Roman"/>
          <w:color w:val="auto"/>
          <w:sz w:val="24"/>
          <w:szCs w:val="24"/>
        </w:rPr>
        <w:t>(7), 501-504.</w:t>
      </w:r>
    </w:p>
    <w:p w14:paraId="17993B2D" w14:textId="3A2C755B" w:rsidR="0032009C" w:rsidRPr="00B65ED4" w:rsidRDefault="00B80037" w:rsidP="005F521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McDowell, W. H., &amp; Likens, G. E. (1984). Sources and molecular weight of" dissolved" organic carbon in an oligotrophic lake. </w:t>
      </w:r>
      <w:r w:rsidRPr="00B65ED4">
        <w:rPr>
          <w:rFonts w:ascii="Times New Roman" w:eastAsia="Times New Roman" w:hAnsi="Times New Roman" w:cs="Times New Roman"/>
          <w:i/>
          <w:sz w:val="24"/>
          <w:szCs w:val="24"/>
        </w:rPr>
        <w:t>Oikos</w:t>
      </w:r>
      <w:r w:rsidR="00267687">
        <w:rPr>
          <w:rFonts w:ascii="Times New Roman" w:eastAsia="Times New Roman" w:hAnsi="Times New Roman" w:cs="Times New Roman"/>
          <w:i/>
          <w:sz w:val="24"/>
          <w:szCs w:val="24"/>
        </w:rPr>
        <w:t xml:space="preserve"> 42</w:t>
      </w:r>
      <w:r w:rsidR="00267687" w:rsidRPr="00267687">
        <w:rPr>
          <w:rFonts w:ascii="Times New Roman" w:eastAsia="Times New Roman" w:hAnsi="Times New Roman" w:cs="Times New Roman"/>
          <w:sz w:val="24"/>
          <w:szCs w:val="24"/>
        </w:rPr>
        <w:t>(1)</w:t>
      </w:r>
      <w:r w:rsidRPr="00267687">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1-9.</w:t>
      </w:r>
    </w:p>
    <w:p w14:paraId="6C7FEB9C" w14:textId="0E816F1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Carpenter, S. R., Kitchell, J. F., &amp; Pace, M. L. (2002). Pathways of organic carbon utilization in small lakes: Results from a whole‐lake 13C addition and coupled model.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47</w:t>
      </w:r>
      <w:r w:rsidRPr="00B65ED4">
        <w:rPr>
          <w:rFonts w:ascii="Times New Roman" w:eastAsia="Times New Roman" w:hAnsi="Times New Roman" w:cs="Times New Roman"/>
          <w:sz w:val="24"/>
          <w:szCs w:val="24"/>
        </w:rPr>
        <w:t>(6), 1664-1675.</w:t>
      </w:r>
    </w:p>
    <w:p w14:paraId="027EBDB5"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Cole, J. J., Prairie, Y. T., Caraco, N. F., McDowell, W. H., Tranvik, L. J., Striegl, R. G., ... &amp; Melack, J. (2007). Plumbing the global carbon cycle: integrating inland waters into the terrestrial carbon budget.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(1), 172-185.</w:t>
      </w:r>
    </w:p>
    <w:p w14:paraId="534069F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Cremona, F., Kõiv, T., Nõges, P., Pall, P., Rõõm, E. I., Feldmann, T., ... &amp; Nõges, T. (2014). Dynamic carbon budget of a large shallow lake assessed by a mass balance approach. </w:t>
      </w:r>
      <w:r w:rsidRPr="00B65ED4">
        <w:rPr>
          <w:rFonts w:ascii="Times New Roman" w:eastAsia="Times New Roman" w:hAnsi="Times New Roman" w:cs="Times New Roman"/>
          <w:i/>
          <w:sz w:val="24"/>
          <w:szCs w:val="24"/>
        </w:rPr>
        <w:t>Hydrobiologia</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731</w:t>
      </w:r>
      <w:r w:rsidRPr="00B65ED4">
        <w:rPr>
          <w:rFonts w:ascii="Times New Roman" w:eastAsia="Times New Roman" w:hAnsi="Times New Roman" w:cs="Times New Roman"/>
          <w:sz w:val="24"/>
          <w:szCs w:val="24"/>
        </w:rPr>
        <w:t>(1), 109-123.</w:t>
      </w:r>
    </w:p>
    <w:p w14:paraId="692D54A9" w14:textId="0DABFEE8" w:rsidR="000219DF" w:rsidRPr="00B65ED4" w:rsidRDefault="000219DF"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Dhillon, G. S., &amp; Inamdar, S. (201</w:t>
      </w:r>
      <w:r w:rsidR="005F5211">
        <w:rPr>
          <w:rFonts w:ascii="Times New Roman" w:hAnsi="Times New Roman" w:cs="Times New Roman"/>
          <w:color w:val="222222"/>
          <w:sz w:val="24"/>
          <w:szCs w:val="24"/>
        </w:rPr>
        <w:t>3</w:t>
      </w:r>
      <w:r w:rsidRPr="00B65ED4">
        <w:rPr>
          <w:rFonts w:ascii="Times New Roman" w:hAnsi="Times New Roman" w:cs="Times New Roman"/>
          <w:color w:val="222222"/>
          <w:sz w:val="24"/>
          <w:szCs w:val="24"/>
        </w:rPr>
        <w:t xml:space="preserve">). Storm event patterns of particulate organic carbon (POC) for large storms and differences with dissolved organic carbon (DOC). </w:t>
      </w:r>
      <w:r w:rsidRPr="00B65ED4">
        <w:rPr>
          <w:rFonts w:ascii="Times New Roman" w:hAnsi="Times New Roman" w:cs="Times New Roman"/>
          <w:i/>
          <w:iCs/>
          <w:color w:val="222222"/>
          <w:sz w:val="24"/>
          <w:szCs w:val="24"/>
        </w:rPr>
        <w:t>Biogeochemistry</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118</w:t>
      </w:r>
      <w:r w:rsidRPr="00B65ED4">
        <w:rPr>
          <w:rFonts w:ascii="Times New Roman" w:hAnsi="Times New Roman" w:cs="Times New Roman"/>
          <w:color w:val="222222"/>
          <w:sz w:val="24"/>
          <w:szCs w:val="24"/>
        </w:rPr>
        <w:t>(1-3), 61-81.</w:t>
      </w:r>
    </w:p>
    <w:p w14:paraId="0B15CFE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Dillon, P. J., &amp; Molot, L. A. (1997). Dissolved organic and inorganic carbon mass balances in central Ontario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29-42.</w:t>
      </w:r>
    </w:p>
    <w:p w14:paraId="5ED4C793" w14:textId="207C138E"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Downing, J. A., Cole, J. J., Middelburg, J. J., Striegl, R. G., Duarte, C. M., Kortelainen, P., ... &amp; Laube, K. A. (2008). Sediment organic carbon burial in agriculturally eutrophic impoundments over the last century. </w:t>
      </w:r>
      <w:r w:rsidRPr="00B65ED4">
        <w:rPr>
          <w:rFonts w:ascii="Times New Roman" w:eastAsia="Times New Roman" w:hAnsi="Times New Roman" w:cs="Times New Roman"/>
          <w:i/>
          <w:sz w:val="24"/>
          <w:szCs w:val="24"/>
        </w:rPr>
        <w:t>Global Biogeochemical Cycles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22</w:t>
      </w:r>
      <w:r w:rsidRPr="00B65ED4">
        <w:rPr>
          <w:rFonts w:ascii="Times New Roman" w:eastAsia="Times New Roman" w:hAnsi="Times New Roman" w:cs="Times New Roman"/>
          <w:sz w:val="24"/>
          <w:szCs w:val="24"/>
        </w:rPr>
        <w:t>(1)</w:t>
      </w:r>
      <w:r w:rsidR="00C47701">
        <w:rPr>
          <w:rFonts w:ascii="Times New Roman" w:eastAsia="Times New Roman" w:hAnsi="Times New Roman" w:cs="Times New Roman"/>
          <w:sz w:val="24"/>
          <w:szCs w:val="24"/>
        </w:rPr>
        <w:t>,</w:t>
      </w:r>
      <w:r w:rsidR="00E61D43">
        <w:rPr>
          <w:rFonts w:ascii="Times New Roman" w:eastAsia="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GB1018,</w:t>
      </w:r>
      <w:r w:rsidR="00C47701" w:rsidRPr="00C47701">
        <w:rPr>
          <w:rStyle w:val="a"/>
          <w:rFonts w:ascii="Times New Roman" w:hAnsi="Times New Roman" w:cs="Times New Roman"/>
          <w:sz w:val="24"/>
          <w:szCs w:val="24"/>
        </w:rPr>
        <w:t xml:space="preserve"> </w:t>
      </w:r>
      <w:r w:rsidR="00C47701" w:rsidRPr="00C47701">
        <w:rPr>
          <w:rStyle w:val="current-selection"/>
          <w:rFonts w:ascii="Times New Roman" w:hAnsi="Times New Roman" w:cs="Times New Roman"/>
          <w:sz w:val="24"/>
          <w:szCs w:val="24"/>
        </w:rPr>
        <w:t>doi:10.1029/2006GB002854</w:t>
      </w:r>
      <w:r w:rsidRPr="00C47701">
        <w:rPr>
          <w:rFonts w:ascii="Times New Roman" w:eastAsia="Times New Roman" w:hAnsi="Times New Roman" w:cs="Times New Roman"/>
          <w:sz w:val="24"/>
          <w:szCs w:val="24"/>
        </w:rPr>
        <w:t xml:space="preserve">. </w:t>
      </w:r>
    </w:p>
    <w:p w14:paraId="2970B4B5" w14:textId="3588B7CD" w:rsidR="00C51C73" w:rsidRPr="00B65ED4" w:rsidRDefault="00C51C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Dugan, H. A., Bartlett, S. L., Burke, S. M., Doubek, J. P., Krivak-Tetley, F. E., Skaff, N. K., ... &amp; </w:t>
      </w:r>
      <w:r w:rsidR="00F12445" w:rsidRPr="00B65ED4">
        <w:rPr>
          <w:rFonts w:ascii="Times New Roman" w:eastAsia="Times New Roman" w:hAnsi="Times New Roman" w:cs="Times New Roman"/>
          <w:color w:val="auto"/>
          <w:sz w:val="24"/>
          <w:szCs w:val="24"/>
        </w:rPr>
        <w:t>Weathers, K</w:t>
      </w:r>
      <w:r w:rsidRPr="00B65ED4">
        <w:rPr>
          <w:rFonts w:ascii="Times New Roman" w:eastAsia="Times New Roman" w:hAnsi="Times New Roman" w:cs="Times New Roman"/>
          <w:color w:val="auto"/>
          <w:sz w:val="24"/>
          <w:szCs w:val="24"/>
        </w:rPr>
        <w:t xml:space="preserve">. C. (2017). Salting our freshwater lakes. </w:t>
      </w:r>
      <w:r w:rsidRPr="00B65ED4">
        <w:rPr>
          <w:rFonts w:ascii="Times New Roman" w:eastAsia="Times New Roman" w:hAnsi="Times New Roman" w:cs="Times New Roman"/>
          <w:i/>
          <w:iCs/>
          <w:color w:val="auto"/>
          <w:sz w:val="24"/>
          <w:szCs w:val="24"/>
        </w:rPr>
        <w:t>Proceedings of the National Academy of 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114</w:t>
      </w:r>
      <w:r w:rsidRPr="00B65ED4">
        <w:rPr>
          <w:rFonts w:ascii="Times New Roman" w:eastAsia="Times New Roman" w:hAnsi="Times New Roman" w:cs="Times New Roman"/>
          <w:color w:val="auto"/>
          <w:sz w:val="24"/>
          <w:szCs w:val="24"/>
        </w:rPr>
        <w:t>(17), 4453-4458.</w:t>
      </w:r>
    </w:p>
    <w:p w14:paraId="53993AF7" w14:textId="77777777" w:rsidR="00C47701" w:rsidRDefault="00E561C7" w:rsidP="00C47701">
      <w:pPr>
        <w:spacing w:line="480" w:lineRule="auto"/>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Einola, E., Rantakari, M., Kankaala, P., Kortelainen, P., Ojala, A.,</w:t>
      </w:r>
      <w:r w:rsidR="00794881">
        <w:rPr>
          <w:rFonts w:ascii="Times New Roman" w:eastAsia="Times New Roman" w:hAnsi="Times New Roman" w:cs="Times New Roman"/>
          <w:color w:val="auto"/>
          <w:sz w:val="24"/>
          <w:szCs w:val="24"/>
        </w:rPr>
        <w:t xml:space="preserve"> Pajunen, H., ... &amp; Arvola, L. </w:t>
      </w:r>
    </w:p>
    <w:p w14:paraId="136B8D55" w14:textId="77777777" w:rsidR="00C47701" w:rsidRDefault="00E561C7" w:rsidP="00C47701">
      <w:pPr>
        <w:spacing w:line="480" w:lineRule="auto"/>
        <w:ind w:firstLine="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(2011). Carbon pools and fluxes in a chain of five boreal lakes: a dry and wet year </w:t>
      </w:r>
    </w:p>
    <w:p w14:paraId="6F441AA2" w14:textId="4DFA3B47" w:rsidR="00C47701" w:rsidRPr="00B65ED4" w:rsidRDefault="00E561C7" w:rsidP="00C47701">
      <w:pPr>
        <w:tabs>
          <w:tab w:val="left" w:pos="1440"/>
        </w:tabs>
        <w:spacing w:line="480" w:lineRule="auto"/>
        <w:ind w:left="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comparison. </w:t>
      </w:r>
      <w:r w:rsidRPr="00B65ED4">
        <w:rPr>
          <w:rFonts w:ascii="Times New Roman" w:eastAsia="Times New Roman" w:hAnsi="Times New Roman" w:cs="Times New Roman"/>
          <w:i/>
          <w:iCs/>
          <w:color w:val="auto"/>
          <w:sz w:val="24"/>
          <w:szCs w:val="24"/>
        </w:rPr>
        <w:t>Journal of Geophysical Research: Biogeosciences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116</w:t>
      </w:r>
      <w:r w:rsidRPr="00B65ED4">
        <w:rPr>
          <w:rFonts w:ascii="Times New Roman" w:eastAsia="Times New Roman" w:hAnsi="Times New Roman" w:cs="Times New Roman"/>
          <w:color w:val="auto"/>
          <w:sz w:val="24"/>
          <w:szCs w:val="24"/>
        </w:rPr>
        <w:t>(</w:t>
      </w:r>
      <w:r w:rsidR="00C47701" w:rsidRPr="00C47701">
        <w:rPr>
          <w:rFonts w:ascii="Times New Roman" w:eastAsia="Times New Roman" w:hAnsi="Times New Roman" w:cs="Times New Roman"/>
          <w:color w:val="auto"/>
          <w:sz w:val="24"/>
          <w:szCs w:val="24"/>
        </w:rPr>
        <w:t>G03009,</w:t>
      </w:r>
      <w:r w:rsidR="00C47701">
        <w:rPr>
          <w:rFonts w:ascii="Times New Roman" w:eastAsia="Times New Roman" w:hAnsi="Times New Roman" w:cs="Times New Roman"/>
          <w:color w:val="auto"/>
          <w:sz w:val="24"/>
          <w:szCs w:val="24"/>
        </w:rPr>
        <w:t xml:space="preserve"> </w:t>
      </w:r>
      <w:r w:rsidR="00C47701" w:rsidRPr="00C47701">
        <w:rPr>
          <w:rFonts w:ascii="Times New Roman" w:eastAsia="Times New Roman" w:hAnsi="Times New Roman" w:cs="Times New Roman"/>
          <w:color w:val="auto"/>
          <w:sz w:val="24"/>
          <w:szCs w:val="24"/>
        </w:rPr>
        <w:t>doi:10.1029/2010JG001636, 2011</w:t>
      </w:r>
      <w:r w:rsidRPr="00B65ED4">
        <w:rPr>
          <w:rFonts w:ascii="Times New Roman" w:eastAsia="Times New Roman" w:hAnsi="Times New Roman" w:cs="Times New Roman"/>
          <w:color w:val="auto"/>
          <w:sz w:val="24"/>
          <w:szCs w:val="24"/>
        </w:rPr>
        <w:t>.</w:t>
      </w:r>
    </w:p>
    <w:p w14:paraId="69451647" w14:textId="77777777" w:rsidR="0032009C" w:rsidRPr="00B65ED4" w:rsidRDefault="00B80037" w:rsidP="00C47701">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Einsele, G., Yan, J., &amp; Hinderer, M. (2001). Atmospheric carbon burial in modern lake basins and its significance for the global carbon budget. </w:t>
      </w:r>
      <w:r w:rsidRPr="00B65ED4">
        <w:rPr>
          <w:rFonts w:ascii="Times New Roman" w:eastAsia="Times New Roman" w:hAnsi="Times New Roman" w:cs="Times New Roman"/>
          <w:i/>
          <w:sz w:val="24"/>
          <w:szCs w:val="24"/>
        </w:rPr>
        <w:t>Global and Planetary Change</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30</w:t>
      </w:r>
      <w:r w:rsidRPr="00B65ED4">
        <w:rPr>
          <w:rFonts w:ascii="Times New Roman" w:eastAsia="Times New Roman" w:hAnsi="Times New Roman" w:cs="Times New Roman"/>
          <w:sz w:val="24"/>
          <w:szCs w:val="24"/>
        </w:rPr>
        <w:t>(3), 167-195.</w:t>
      </w:r>
    </w:p>
    <w:p w14:paraId="1A748108" w14:textId="6DE3A59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Gaiser, E. E., Deyrup, N. D., Bachmann, R. W., Battoe, L. D., &amp; Swain, H. M. (2009). Multidecadal climate oscillations detected in a transparency record from a subtropical Florida lake.</w:t>
      </w:r>
      <w:r w:rsidR="005F5211">
        <w:rPr>
          <w:rFonts w:ascii="Times New Roman" w:eastAsia="Times New Roman" w:hAnsi="Times New Roman" w:cs="Times New Roman"/>
          <w:sz w:val="24"/>
          <w:szCs w:val="24"/>
        </w:rPr>
        <w:t xml:space="preserve"> </w:t>
      </w:r>
      <w:r w:rsidR="005F5211" w:rsidRPr="00C42114">
        <w:rPr>
          <w:rFonts w:ascii="Times New Roman" w:hAnsi="Times New Roman" w:cs="Times New Roman"/>
          <w:i/>
          <w:iCs/>
          <w:sz w:val="24"/>
          <w:szCs w:val="24"/>
        </w:rPr>
        <w:t>Limnology and Oceanography</w:t>
      </w:r>
      <w:r w:rsidR="005F5211" w:rsidRPr="00C42114">
        <w:rPr>
          <w:rFonts w:ascii="Times New Roman" w:hAnsi="Times New Roman" w:cs="Times New Roman"/>
          <w:sz w:val="24"/>
          <w:szCs w:val="24"/>
        </w:rPr>
        <w:t xml:space="preserve">, </w:t>
      </w:r>
      <w:r w:rsidR="005F5211" w:rsidRPr="00C42114">
        <w:rPr>
          <w:rFonts w:ascii="Times New Roman" w:hAnsi="Times New Roman" w:cs="Times New Roman"/>
          <w:iCs/>
          <w:sz w:val="24"/>
          <w:szCs w:val="24"/>
        </w:rPr>
        <w:t>54</w:t>
      </w:r>
      <w:r w:rsidR="005F5211" w:rsidRPr="00C42114">
        <w:rPr>
          <w:rFonts w:ascii="Times New Roman" w:hAnsi="Times New Roman" w:cs="Times New Roman"/>
          <w:sz w:val="24"/>
          <w:szCs w:val="24"/>
        </w:rPr>
        <w:t>(6), 2228-2232.</w:t>
      </w:r>
    </w:p>
    <w:p w14:paraId="0286BE37" w14:textId="13986DD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Buffam, I., Rusak, J. A., Stanley, E. H., &amp; Watras, C. (2014). Quantifying lake allochthonous organic carbon budgets using a simple equilibrium model. </w:t>
      </w:r>
      <w:r w:rsidRPr="00B65E90">
        <w:rPr>
          <w:rFonts w:ascii="Times New Roman" w:eastAsia="Times New Roman" w:hAnsi="Times New Roman" w:cs="Times New Roman"/>
          <w:i/>
          <w:sz w:val="24"/>
          <w:szCs w:val="24"/>
        </w:rPr>
        <w:t>Limnol</w:t>
      </w:r>
      <w:r w:rsidR="00112CE8" w:rsidRPr="00B65E90">
        <w:rPr>
          <w:rFonts w:ascii="Times New Roman" w:eastAsia="Times New Roman" w:hAnsi="Times New Roman" w:cs="Times New Roman"/>
          <w:i/>
          <w:sz w:val="24"/>
          <w:szCs w:val="24"/>
        </w:rPr>
        <w:t>ogy</w:t>
      </w:r>
      <w:r w:rsidR="00B65E90" w:rsidRPr="00B65E90">
        <w:rPr>
          <w:rFonts w:ascii="Times New Roman" w:eastAsia="Times New Roman" w:hAnsi="Times New Roman" w:cs="Times New Roman"/>
          <w:i/>
          <w:sz w:val="24"/>
          <w:szCs w:val="24"/>
        </w:rPr>
        <w:t xml:space="preserve"> and </w:t>
      </w:r>
      <w:r w:rsidRPr="00B65E90">
        <w:rPr>
          <w:rFonts w:ascii="Times New Roman" w:eastAsia="Times New Roman" w:hAnsi="Times New Roman" w:cs="Times New Roman"/>
          <w:i/>
          <w:sz w:val="24"/>
          <w:szCs w:val="24"/>
        </w:rPr>
        <w:t>Oceanogr</w:t>
      </w:r>
      <w:r w:rsidR="00B65E90">
        <w:rPr>
          <w:rFonts w:ascii="Times New Roman" w:eastAsia="Times New Roman" w:hAnsi="Times New Roman" w:cs="Times New Roman"/>
          <w:i/>
          <w:sz w:val="24"/>
          <w:szCs w:val="24"/>
        </w:rPr>
        <w:t>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59</w:t>
      </w:r>
      <w:r w:rsidRPr="00B65ED4">
        <w:rPr>
          <w:rFonts w:ascii="Times New Roman" w:eastAsia="Times New Roman" w:hAnsi="Times New Roman" w:cs="Times New Roman"/>
          <w:sz w:val="24"/>
          <w:szCs w:val="24"/>
        </w:rPr>
        <w:t>(1), 167-181.</w:t>
      </w:r>
    </w:p>
    <w:p w14:paraId="063C0133" w14:textId="77777777" w:rsidR="000C7E80" w:rsidRPr="00B65ED4" w:rsidRDefault="000C7E80"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Hanson, P. C., Hamilton, D. P., Stanley, E. H., Preston, N., Langman, O. C., &amp; Kara, E. L. (2011). Fate of allochthonous dissolved organic carbon in lakes: a quantitative approach. </w:t>
      </w:r>
      <w:r w:rsidRPr="00B65ED4">
        <w:rPr>
          <w:rFonts w:ascii="Times New Roman" w:hAnsi="Times New Roman" w:cs="Times New Roman"/>
          <w:i/>
          <w:iCs/>
          <w:color w:val="222222"/>
          <w:sz w:val="24"/>
          <w:szCs w:val="24"/>
        </w:rPr>
        <w:t>PLoS One</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6</w:t>
      </w:r>
      <w:r w:rsidRPr="00B65ED4">
        <w:rPr>
          <w:rFonts w:ascii="Times New Roman" w:hAnsi="Times New Roman" w:cs="Times New Roman"/>
          <w:color w:val="222222"/>
          <w:sz w:val="24"/>
          <w:szCs w:val="24"/>
        </w:rPr>
        <w:t>(7), e21884.</w:t>
      </w:r>
    </w:p>
    <w:p w14:paraId="4706C45E"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Pace, M. L., Carpenter, S. R., Cole, J. J., &amp; Stanley, E. H. (2015). Integrating landscape carbon cycling: research needs for resolving organic carbon budgets of lakes. </w:t>
      </w:r>
      <w:r w:rsidRPr="00B65ED4">
        <w:rPr>
          <w:rFonts w:ascii="Times New Roman" w:eastAsia="Times New Roman" w:hAnsi="Times New Roman" w:cs="Times New Roman"/>
          <w:i/>
          <w:sz w:val="24"/>
          <w:szCs w:val="24"/>
        </w:rPr>
        <w:t>Ecosystems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18</w:t>
      </w:r>
      <w:r w:rsidRPr="00B65ED4">
        <w:rPr>
          <w:rFonts w:ascii="Times New Roman" w:eastAsia="Times New Roman" w:hAnsi="Times New Roman" w:cs="Times New Roman"/>
          <w:sz w:val="24"/>
          <w:szCs w:val="24"/>
        </w:rPr>
        <w:t>(3), 363-375.</w:t>
      </w:r>
    </w:p>
    <w:p w14:paraId="69A81584"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Hanson, P. C., Pollard, A. I., Bade, D. L., Predick, K., Carpenter, S. R., &amp; Foley, J. A. (2004). A model of carbon evasion and sedimentation in temperate lakes. </w:t>
      </w:r>
      <w:r w:rsidRPr="00B65ED4">
        <w:rPr>
          <w:rFonts w:ascii="Times New Roman" w:eastAsia="Times New Roman" w:hAnsi="Times New Roman" w:cs="Times New Roman"/>
          <w:i/>
          <w:sz w:val="24"/>
          <w:szCs w:val="24"/>
        </w:rPr>
        <w:t>Global Change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10</w:t>
      </w:r>
      <w:r w:rsidRPr="00B65ED4">
        <w:rPr>
          <w:rFonts w:ascii="Times New Roman" w:eastAsia="Times New Roman" w:hAnsi="Times New Roman" w:cs="Times New Roman"/>
          <w:sz w:val="24"/>
          <w:szCs w:val="24"/>
        </w:rPr>
        <w:t>(8), 1285-1298.</w:t>
      </w:r>
    </w:p>
    <w:p w14:paraId="074DE170" w14:textId="503EC6EF" w:rsidR="002C6CF9" w:rsidRPr="00B65ED4" w:rsidRDefault="002C6CF9"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Heathcote, A. J., &amp; Downing, J. A. (2012). Impacts of eutrophication on carbon burial in freshwater lakes in an intensively agricultural landscape. </w:t>
      </w:r>
      <w:r w:rsidRPr="00B65ED4">
        <w:rPr>
          <w:rFonts w:ascii="Times New Roman" w:eastAsia="Times New Roman" w:hAnsi="Times New Roman" w:cs="Times New Roman"/>
          <w:i/>
          <w:iCs/>
          <w:color w:val="auto"/>
          <w:sz w:val="24"/>
          <w:szCs w:val="24"/>
        </w:rPr>
        <w:t>Ecosystems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15</w:t>
      </w:r>
      <w:r w:rsidRPr="00B65ED4">
        <w:rPr>
          <w:rFonts w:ascii="Times New Roman" w:eastAsia="Times New Roman" w:hAnsi="Times New Roman" w:cs="Times New Roman"/>
          <w:color w:val="auto"/>
          <w:sz w:val="24"/>
          <w:szCs w:val="24"/>
        </w:rPr>
        <w:t>(1), 60-70.</w:t>
      </w:r>
    </w:p>
    <w:p w14:paraId="51CE2EAC" w14:textId="5ADA2430" w:rsidR="00D52901" w:rsidRPr="00B65ED4" w:rsidRDefault="00D52901"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color w:val="222222"/>
          <w:sz w:val="24"/>
          <w:szCs w:val="24"/>
        </w:rPr>
        <w:t xml:space="preserve">Jeong, J. J., Bartsch, S., Fleckenstein, J. H., Matzner, E., Tenhunen, J. D., Lee, S. D., ... &amp; Park, J. H. (2012). Differential storm responses of dissolved and particulate organic carbon in a mountainous headwater stream, investigated by high‐frequency, in situ optical measurements. </w:t>
      </w:r>
      <w:r w:rsidRPr="00B65ED4">
        <w:rPr>
          <w:rFonts w:ascii="Times New Roman" w:hAnsi="Times New Roman" w:cs="Times New Roman"/>
          <w:i/>
          <w:iCs/>
          <w:color w:val="222222"/>
          <w:sz w:val="24"/>
          <w:szCs w:val="24"/>
        </w:rPr>
        <w:t>Journal of Geophysical Research: Biogeosciences</w:t>
      </w:r>
      <w:r w:rsidRPr="00B65ED4">
        <w:rPr>
          <w:rFonts w:ascii="Times New Roman" w:hAnsi="Times New Roman" w:cs="Times New Roman"/>
          <w:color w:val="222222"/>
          <w:sz w:val="24"/>
          <w:szCs w:val="24"/>
        </w:rPr>
        <w:t xml:space="preserve">, </w:t>
      </w:r>
      <w:r w:rsidRPr="00B65ED4">
        <w:rPr>
          <w:rFonts w:ascii="Times New Roman" w:hAnsi="Times New Roman" w:cs="Times New Roman"/>
          <w:i/>
          <w:iCs/>
          <w:color w:val="222222"/>
          <w:sz w:val="24"/>
          <w:szCs w:val="24"/>
        </w:rPr>
        <w:t>117</w:t>
      </w:r>
      <w:r w:rsidR="00C42114">
        <w:rPr>
          <w:rFonts w:ascii="Times New Roman" w:hAnsi="Times New Roman" w:cs="Times New Roman"/>
          <w:i/>
          <w:iCs/>
          <w:color w:val="222222"/>
          <w:sz w:val="24"/>
          <w:szCs w:val="24"/>
        </w:rPr>
        <w:t xml:space="preserve"> </w:t>
      </w:r>
      <w:r w:rsidRPr="00C42114">
        <w:rPr>
          <w:rFonts w:ascii="Times New Roman" w:hAnsi="Times New Roman" w:cs="Times New Roman"/>
          <w:color w:val="222222"/>
          <w:sz w:val="24"/>
          <w:szCs w:val="24"/>
        </w:rPr>
        <w:t>(</w:t>
      </w:r>
      <w:r w:rsidR="00C42114" w:rsidRPr="00C42114">
        <w:rPr>
          <w:rStyle w:val="current-selection"/>
          <w:rFonts w:ascii="Times New Roman" w:hAnsi="Times New Roman" w:cs="Times New Roman"/>
          <w:sz w:val="24"/>
          <w:szCs w:val="24"/>
        </w:rPr>
        <w:t>G03013,</w:t>
      </w:r>
      <w:r w:rsidR="00C42114" w:rsidRPr="00C42114">
        <w:rPr>
          <w:rStyle w:val="a"/>
          <w:rFonts w:ascii="Times New Roman" w:hAnsi="Times New Roman" w:cs="Times New Roman"/>
          <w:sz w:val="24"/>
          <w:szCs w:val="24"/>
        </w:rPr>
        <w:t xml:space="preserve"> </w:t>
      </w:r>
      <w:r w:rsidR="00C42114" w:rsidRPr="00C42114">
        <w:rPr>
          <w:rStyle w:val="current-selection"/>
          <w:rFonts w:ascii="Times New Roman" w:hAnsi="Times New Roman" w:cs="Times New Roman"/>
          <w:sz w:val="24"/>
          <w:szCs w:val="24"/>
        </w:rPr>
        <w:t>doi:10.1029/2012JG001999</w:t>
      </w:r>
      <w:r w:rsidRPr="00C42114">
        <w:rPr>
          <w:rFonts w:ascii="Times New Roman" w:hAnsi="Times New Roman" w:cs="Times New Roman"/>
          <w:color w:val="222222"/>
          <w:sz w:val="24"/>
          <w:szCs w:val="24"/>
        </w:rPr>
        <w:t>).</w:t>
      </w:r>
    </w:p>
    <w:p w14:paraId="6DE16408" w14:textId="4DFB73EC" w:rsidR="0032009C"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Jonsson, A., Meili, M., Bergström, A. K., &amp; Jansson, M. (2001). Whole‐lake mineralization of allochthonous and autochthonous organic carbon in a large humic lake (Örträsket, N. Sweden).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46</w:t>
      </w:r>
      <w:r w:rsidRPr="00B65ED4">
        <w:rPr>
          <w:rFonts w:ascii="Times New Roman" w:eastAsia="Times New Roman" w:hAnsi="Times New Roman" w:cs="Times New Roman"/>
          <w:sz w:val="24"/>
          <w:szCs w:val="24"/>
        </w:rPr>
        <w:t>(7), 1691-1700.</w:t>
      </w:r>
    </w:p>
    <w:p w14:paraId="03E881CB" w14:textId="77777777" w:rsidR="003244A5" w:rsidRDefault="003244A5" w:rsidP="003244A5">
      <w:pPr>
        <w:spacing w:line="480" w:lineRule="auto"/>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Kawasaki, N., &amp; Benner, R. (2006). Bacterial release of dissolved organic matter during cell </w:t>
      </w:r>
    </w:p>
    <w:p w14:paraId="0459D638" w14:textId="77777777" w:rsid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color w:val="auto"/>
          <w:sz w:val="24"/>
          <w:szCs w:val="24"/>
        </w:rPr>
        <w:t xml:space="preserve">growth and decline: molecular origin and composition. </w:t>
      </w:r>
      <w:r w:rsidRPr="003244A5">
        <w:rPr>
          <w:rFonts w:ascii="Times New Roman" w:eastAsia="Times New Roman" w:hAnsi="Times New Roman" w:cs="Times New Roman"/>
          <w:i/>
          <w:iCs/>
          <w:color w:val="auto"/>
          <w:sz w:val="24"/>
          <w:szCs w:val="24"/>
        </w:rPr>
        <w:t>Limnology and Oceanography</w:t>
      </w:r>
      <w:r w:rsidRPr="003244A5">
        <w:rPr>
          <w:rFonts w:ascii="Times New Roman" w:eastAsia="Times New Roman" w:hAnsi="Times New Roman" w:cs="Times New Roman"/>
          <w:color w:val="auto"/>
          <w:sz w:val="24"/>
          <w:szCs w:val="24"/>
        </w:rPr>
        <w:t xml:space="preserve">, </w:t>
      </w:r>
    </w:p>
    <w:p w14:paraId="7516B6EB" w14:textId="6AC9408F" w:rsidR="003244A5" w:rsidRPr="003244A5" w:rsidRDefault="003244A5" w:rsidP="003244A5">
      <w:pPr>
        <w:spacing w:line="480" w:lineRule="auto"/>
        <w:ind w:firstLine="720"/>
        <w:rPr>
          <w:rFonts w:ascii="Times New Roman" w:eastAsia="Times New Roman" w:hAnsi="Times New Roman" w:cs="Times New Roman"/>
          <w:color w:val="auto"/>
          <w:sz w:val="24"/>
          <w:szCs w:val="24"/>
        </w:rPr>
      </w:pPr>
      <w:r w:rsidRPr="003244A5">
        <w:rPr>
          <w:rFonts w:ascii="Times New Roman" w:eastAsia="Times New Roman" w:hAnsi="Times New Roman" w:cs="Times New Roman"/>
          <w:i/>
          <w:iCs/>
          <w:color w:val="auto"/>
          <w:sz w:val="24"/>
          <w:szCs w:val="24"/>
        </w:rPr>
        <w:t>51</w:t>
      </w:r>
      <w:r w:rsidRPr="003244A5">
        <w:rPr>
          <w:rFonts w:ascii="Times New Roman" w:eastAsia="Times New Roman" w:hAnsi="Times New Roman" w:cs="Times New Roman"/>
          <w:color w:val="auto"/>
          <w:sz w:val="24"/>
          <w:szCs w:val="24"/>
        </w:rPr>
        <w:t>(5), 2170-2180.</w:t>
      </w:r>
    </w:p>
    <w:p w14:paraId="53BF4D1B" w14:textId="77777777" w:rsidR="0032009C" w:rsidRPr="00B65ED4" w:rsidRDefault="00B80037" w:rsidP="003244A5">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Kling, G. W., Kipphut, G. W., Miller, M. M., &amp; O'Brien, W. J. (2000). Integration of lakes and streams in a landscape perspective: the importance of material processing on spatial patterns and temporal coherence. </w:t>
      </w:r>
      <w:r w:rsidRPr="00B65ED4">
        <w:rPr>
          <w:rFonts w:ascii="Times New Roman" w:eastAsia="Times New Roman" w:hAnsi="Times New Roman" w:cs="Times New Roman"/>
          <w:i/>
          <w:sz w:val="24"/>
          <w:szCs w:val="24"/>
        </w:rPr>
        <w:t>Freshwater Biology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(3), 477-497.</w:t>
      </w:r>
    </w:p>
    <w:p w14:paraId="6CFDF845" w14:textId="77777777" w:rsidR="0032009C" w:rsidRPr="00B65ED4" w:rsidRDefault="00B80037" w:rsidP="00AA7710">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Klump, J. V., Fitzgerald, S. A., &amp; Waplesa, J. T. (2009). Benthic biogeochemical cycling, nutrient stoichiometry, and carbon and nitrogen mass balances in a eutrophic freshwater bay.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(3), 692-712.</w:t>
      </w:r>
    </w:p>
    <w:p w14:paraId="63440060" w14:textId="77777777" w:rsidR="00AA7710" w:rsidRDefault="00AA7710" w:rsidP="00AA7710">
      <w:pPr>
        <w:spacing w:line="480" w:lineRule="auto"/>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Kortelainen, P., Rantakari, M., Huttunen, J. T., Mattsson, T., Alm, J., Juutinen, S., ... &amp; </w:t>
      </w:r>
    </w:p>
    <w:p w14:paraId="6D273BCA" w14:textId="77777777" w:rsidR="00AA7710" w:rsidRDefault="00AA7710" w:rsidP="00AA7710">
      <w:pPr>
        <w:spacing w:line="480" w:lineRule="auto"/>
        <w:ind w:firstLine="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Martikainen, P. J. (2006). Sediment respiration and lake trophic state are important </w:t>
      </w:r>
    </w:p>
    <w:p w14:paraId="7C8B5899" w14:textId="28E9EDA0" w:rsidR="00AA7710" w:rsidRDefault="00AA7710" w:rsidP="00B00015">
      <w:pPr>
        <w:spacing w:line="480" w:lineRule="auto"/>
        <w:ind w:left="720"/>
        <w:rPr>
          <w:rFonts w:ascii="Times New Roman" w:eastAsia="Times New Roman" w:hAnsi="Times New Roman" w:cs="Times New Roman"/>
          <w:color w:val="auto"/>
          <w:sz w:val="24"/>
          <w:szCs w:val="24"/>
        </w:rPr>
      </w:pPr>
      <w:r w:rsidRPr="00AA7710">
        <w:rPr>
          <w:rFonts w:ascii="Times New Roman" w:eastAsia="Times New Roman" w:hAnsi="Times New Roman" w:cs="Times New Roman"/>
          <w:color w:val="auto"/>
          <w:sz w:val="24"/>
          <w:szCs w:val="24"/>
        </w:rPr>
        <w:t xml:space="preserve">predictors of large CO2 evasion from small boreal lakes. </w:t>
      </w:r>
      <w:r w:rsidRPr="00AA7710">
        <w:rPr>
          <w:rFonts w:ascii="Times New Roman" w:eastAsia="Times New Roman" w:hAnsi="Times New Roman" w:cs="Times New Roman"/>
          <w:i/>
          <w:iCs/>
          <w:color w:val="auto"/>
          <w:sz w:val="24"/>
          <w:szCs w:val="24"/>
        </w:rPr>
        <w:t>Global Change Biology</w:t>
      </w:r>
      <w:r w:rsidRPr="00AA7710">
        <w:rPr>
          <w:rFonts w:ascii="Times New Roman" w:eastAsia="Times New Roman" w:hAnsi="Times New Roman" w:cs="Times New Roman"/>
          <w:color w:val="auto"/>
          <w:sz w:val="24"/>
          <w:szCs w:val="24"/>
        </w:rPr>
        <w:t xml:space="preserve">, </w:t>
      </w:r>
      <w:r w:rsidRPr="00AA7710">
        <w:rPr>
          <w:rFonts w:ascii="Times New Roman" w:eastAsia="Times New Roman" w:hAnsi="Times New Roman" w:cs="Times New Roman"/>
          <w:i/>
          <w:iCs/>
          <w:color w:val="auto"/>
          <w:sz w:val="24"/>
          <w:szCs w:val="24"/>
        </w:rPr>
        <w:t>12</w:t>
      </w:r>
      <w:r w:rsidRPr="00AA7710">
        <w:rPr>
          <w:rFonts w:ascii="Times New Roman" w:eastAsia="Times New Roman" w:hAnsi="Times New Roman" w:cs="Times New Roman"/>
          <w:color w:val="auto"/>
          <w:sz w:val="24"/>
          <w:szCs w:val="24"/>
        </w:rPr>
        <w:t>(8), 1554-1567.</w:t>
      </w:r>
    </w:p>
    <w:p w14:paraId="047461D2" w14:textId="2D9157CE" w:rsidR="00B629D3" w:rsidRPr="00B65ED4" w:rsidRDefault="00B629D3" w:rsidP="005F5210">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Kraemer, B. M., Chandra, S., Dell, A. I., Dix, M., Kuusisto, E., Livingstone, D. </w:t>
      </w:r>
      <w:r w:rsidR="00794881">
        <w:rPr>
          <w:rFonts w:ascii="Times New Roman" w:eastAsia="Times New Roman" w:hAnsi="Times New Roman" w:cs="Times New Roman"/>
          <w:color w:val="auto"/>
          <w:sz w:val="24"/>
          <w:szCs w:val="24"/>
        </w:rPr>
        <w:t xml:space="preserve">M., ... &amp; </w:t>
      </w:r>
      <w:r w:rsidRPr="00B65ED4">
        <w:rPr>
          <w:rFonts w:ascii="Times New Roman" w:eastAsia="Times New Roman" w:hAnsi="Times New Roman" w:cs="Times New Roman"/>
          <w:color w:val="auto"/>
          <w:sz w:val="24"/>
          <w:szCs w:val="24"/>
        </w:rPr>
        <w:t xml:space="preserve">McIntyre, P. B. (2016). Global patterns in lake ecosystem responses to warming based on the temperature dependence of metabolism. </w:t>
      </w:r>
      <w:r w:rsidRPr="00B65ED4">
        <w:rPr>
          <w:rFonts w:ascii="Times New Roman" w:eastAsia="Times New Roman" w:hAnsi="Times New Roman" w:cs="Times New Roman"/>
          <w:i/>
          <w:iCs/>
          <w:color w:val="auto"/>
          <w:sz w:val="24"/>
          <w:szCs w:val="24"/>
        </w:rPr>
        <w:t xml:space="preserve">Global </w:t>
      </w:r>
      <w:r w:rsidR="00013149">
        <w:rPr>
          <w:rFonts w:ascii="Times New Roman" w:eastAsia="Times New Roman" w:hAnsi="Times New Roman" w:cs="Times New Roman"/>
          <w:i/>
          <w:iCs/>
          <w:color w:val="auto"/>
          <w:sz w:val="24"/>
          <w:szCs w:val="24"/>
        </w:rPr>
        <w:t>C</w:t>
      </w:r>
      <w:r w:rsidRPr="00B65ED4">
        <w:rPr>
          <w:rFonts w:ascii="Times New Roman" w:eastAsia="Times New Roman" w:hAnsi="Times New Roman" w:cs="Times New Roman"/>
          <w:i/>
          <w:iCs/>
          <w:color w:val="auto"/>
          <w:sz w:val="24"/>
          <w:szCs w:val="24"/>
        </w:rPr>
        <w:t xml:space="preserve">hange </w:t>
      </w:r>
      <w:r w:rsidR="00013149">
        <w:rPr>
          <w:rFonts w:ascii="Times New Roman" w:eastAsia="Times New Roman" w:hAnsi="Times New Roman" w:cs="Times New Roman"/>
          <w:i/>
          <w:iCs/>
          <w:color w:val="auto"/>
          <w:sz w:val="24"/>
          <w:szCs w:val="24"/>
        </w:rPr>
        <w:t>B</w:t>
      </w:r>
      <w:r w:rsidRPr="00B65ED4">
        <w:rPr>
          <w:rFonts w:ascii="Times New Roman" w:eastAsia="Times New Roman" w:hAnsi="Times New Roman" w:cs="Times New Roman"/>
          <w:i/>
          <w:iCs/>
          <w:color w:val="auto"/>
          <w:sz w:val="24"/>
          <w:szCs w:val="24"/>
        </w:rPr>
        <w:t>iology</w:t>
      </w:r>
      <w:r w:rsidR="00984119" w:rsidRPr="00984119">
        <w:rPr>
          <w:i/>
          <w:iCs/>
        </w:rPr>
        <w:t xml:space="preserve"> </w:t>
      </w:r>
      <w:r w:rsidR="00984119" w:rsidRPr="00984119">
        <w:rPr>
          <w:rFonts w:ascii="Times New Roman" w:hAnsi="Times New Roman" w:cs="Times New Roman"/>
          <w:i/>
          <w:iCs/>
          <w:sz w:val="24"/>
          <w:szCs w:val="24"/>
        </w:rPr>
        <w:t>23</w:t>
      </w:r>
      <w:r w:rsidR="00984119" w:rsidRPr="00984119">
        <w:rPr>
          <w:rFonts w:ascii="Times New Roman" w:hAnsi="Times New Roman" w:cs="Times New Roman"/>
          <w:sz w:val="24"/>
          <w:szCs w:val="24"/>
        </w:rPr>
        <w:t>(5), 1881-1890</w:t>
      </w:r>
      <w:r w:rsidRPr="00B65ED4">
        <w:rPr>
          <w:rFonts w:ascii="Times New Roman" w:eastAsia="Times New Roman" w:hAnsi="Times New Roman" w:cs="Times New Roman"/>
          <w:color w:val="auto"/>
          <w:sz w:val="24"/>
          <w:szCs w:val="24"/>
        </w:rPr>
        <w:t>.</w:t>
      </w:r>
    </w:p>
    <w:p w14:paraId="534DA857" w14:textId="77777777" w:rsidR="005F5210" w:rsidRDefault="005F5210" w:rsidP="005F5210">
      <w:pPr>
        <w:spacing w:line="480" w:lineRule="auto"/>
        <w:rPr>
          <w:rFonts w:ascii="Times New Roman" w:eastAsia="Times New Roman" w:hAnsi="Times New Roman" w:cs="Times New Roman"/>
          <w:i/>
          <w:iCs/>
          <w:color w:val="auto"/>
          <w:sz w:val="24"/>
          <w:szCs w:val="24"/>
        </w:rPr>
      </w:pPr>
      <w:r w:rsidRPr="005F5210">
        <w:rPr>
          <w:rFonts w:ascii="Times New Roman" w:eastAsia="Times New Roman" w:hAnsi="Times New Roman" w:cs="Times New Roman"/>
          <w:color w:val="auto"/>
          <w:sz w:val="24"/>
          <w:szCs w:val="24"/>
        </w:rPr>
        <w:t xml:space="preserve">Kvarnäs, H. (2001). Morphometry and hydrology of the four large lakes of Sweden. </w:t>
      </w:r>
      <w:r w:rsidRPr="005F5210">
        <w:rPr>
          <w:rFonts w:ascii="Times New Roman" w:eastAsia="Times New Roman" w:hAnsi="Times New Roman" w:cs="Times New Roman"/>
          <w:i/>
          <w:iCs/>
          <w:color w:val="auto"/>
          <w:sz w:val="24"/>
          <w:szCs w:val="24"/>
        </w:rPr>
        <w:t xml:space="preserve">AMBIO: A </w:t>
      </w:r>
    </w:p>
    <w:p w14:paraId="154DA54B" w14:textId="5486D2B1" w:rsidR="005F5210" w:rsidRDefault="005F5210" w:rsidP="00114584">
      <w:pPr>
        <w:spacing w:line="480" w:lineRule="auto"/>
        <w:ind w:firstLine="720"/>
        <w:rPr>
          <w:rFonts w:ascii="Times New Roman" w:eastAsia="Times New Roman" w:hAnsi="Times New Roman" w:cs="Times New Roman"/>
          <w:color w:val="auto"/>
          <w:sz w:val="24"/>
          <w:szCs w:val="24"/>
        </w:rPr>
      </w:pPr>
      <w:r w:rsidRPr="005F5210">
        <w:rPr>
          <w:rFonts w:ascii="Times New Roman" w:eastAsia="Times New Roman" w:hAnsi="Times New Roman" w:cs="Times New Roman"/>
          <w:i/>
          <w:iCs/>
          <w:color w:val="auto"/>
          <w:sz w:val="24"/>
          <w:szCs w:val="24"/>
        </w:rPr>
        <w:t>Journal of the Human Environment</w:t>
      </w:r>
      <w:r w:rsidRPr="005F5210">
        <w:rPr>
          <w:rFonts w:ascii="Times New Roman" w:eastAsia="Times New Roman" w:hAnsi="Times New Roman" w:cs="Times New Roman"/>
          <w:color w:val="auto"/>
          <w:sz w:val="24"/>
          <w:szCs w:val="24"/>
        </w:rPr>
        <w:t xml:space="preserve">, </w:t>
      </w:r>
      <w:r w:rsidRPr="005F5210">
        <w:rPr>
          <w:rFonts w:ascii="Times New Roman" w:eastAsia="Times New Roman" w:hAnsi="Times New Roman" w:cs="Times New Roman"/>
          <w:i/>
          <w:iCs/>
          <w:color w:val="auto"/>
          <w:sz w:val="24"/>
          <w:szCs w:val="24"/>
        </w:rPr>
        <w:t>30</w:t>
      </w:r>
      <w:r w:rsidRPr="005F5210">
        <w:rPr>
          <w:rFonts w:ascii="Times New Roman" w:eastAsia="Times New Roman" w:hAnsi="Times New Roman" w:cs="Times New Roman"/>
          <w:color w:val="auto"/>
          <w:sz w:val="24"/>
          <w:szCs w:val="24"/>
        </w:rPr>
        <w:t>(8), 467-474.</w:t>
      </w:r>
    </w:p>
    <w:p w14:paraId="1FF6A7A0" w14:textId="77777777" w:rsidR="00114584" w:rsidRDefault="00114584" w:rsidP="00114584">
      <w:pPr>
        <w:spacing w:line="480" w:lineRule="auto"/>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t xml:space="preserve">Morin, A., Lamoureux, W., &amp; Busnarda, J. (1999). Empirical models predicting primary </w:t>
      </w:r>
    </w:p>
    <w:p w14:paraId="5B663422" w14:textId="556BB474" w:rsidR="00114584" w:rsidRDefault="00114584" w:rsidP="00114584">
      <w:pPr>
        <w:spacing w:line="480" w:lineRule="auto"/>
        <w:ind w:left="720"/>
        <w:rPr>
          <w:rFonts w:ascii="Times New Roman" w:eastAsia="Times New Roman" w:hAnsi="Times New Roman" w:cs="Times New Roman"/>
          <w:color w:val="auto"/>
          <w:sz w:val="24"/>
          <w:szCs w:val="24"/>
        </w:rPr>
      </w:pPr>
      <w:r w:rsidRPr="00114584">
        <w:rPr>
          <w:rFonts w:ascii="Times New Roman" w:eastAsia="Times New Roman" w:hAnsi="Times New Roman" w:cs="Times New Roman"/>
          <w:color w:val="auto"/>
          <w:sz w:val="24"/>
          <w:szCs w:val="24"/>
        </w:rPr>
        <w:lastRenderedPageBreak/>
        <w:t xml:space="preserve">productivity from chlorophyll a and water temperature for stream periphyton and lake and ocean phytoplankton. </w:t>
      </w:r>
      <w:r w:rsidRPr="00114584">
        <w:rPr>
          <w:rFonts w:ascii="Times New Roman" w:eastAsia="Times New Roman" w:hAnsi="Times New Roman" w:cs="Times New Roman"/>
          <w:i/>
          <w:iCs/>
          <w:color w:val="auto"/>
          <w:sz w:val="24"/>
          <w:szCs w:val="24"/>
        </w:rPr>
        <w:t>Journal of the North American Benthological Society</w:t>
      </w:r>
      <w:r w:rsidRPr="00114584">
        <w:rPr>
          <w:rFonts w:ascii="Times New Roman" w:eastAsia="Times New Roman" w:hAnsi="Times New Roman" w:cs="Times New Roman"/>
          <w:color w:val="auto"/>
          <w:sz w:val="24"/>
          <w:szCs w:val="24"/>
        </w:rPr>
        <w:t xml:space="preserve">, </w:t>
      </w:r>
      <w:r w:rsidRPr="00114584">
        <w:rPr>
          <w:rFonts w:ascii="Times New Roman" w:eastAsia="Times New Roman" w:hAnsi="Times New Roman" w:cs="Times New Roman"/>
          <w:i/>
          <w:iCs/>
          <w:color w:val="auto"/>
          <w:sz w:val="24"/>
          <w:szCs w:val="24"/>
        </w:rPr>
        <w:t>18</w:t>
      </w:r>
      <w:r w:rsidRPr="00114584">
        <w:rPr>
          <w:rFonts w:ascii="Times New Roman" w:eastAsia="Times New Roman" w:hAnsi="Times New Roman" w:cs="Times New Roman"/>
          <w:color w:val="auto"/>
          <w:sz w:val="24"/>
          <w:szCs w:val="24"/>
        </w:rPr>
        <w:t>(3), 299-307.</w:t>
      </w:r>
    </w:p>
    <w:p w14:paraId="52CB966B" w14:textId="254B657A" w:rsidR="0003294D" w:rsidRPr="00B65ED4" w:rsidRDefault="0003294D" w:rsidP="00114584">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Mulholland, P. J., &amp; Elwood, J. W. (1982). The role of lake and r</w:t>
      </w:r>
      <w:r w:rsidR="00794881">
        <w:rPr>
          <w:rFonts w:ascii="Times New Roman" w:eastAsia="Times New Roman" w:hAnsi="Times New Roman" w:cs="Times New Roman"/>
          <w:color w:val="auto"/>
          <w:sz w:val="24"/>
          <w:szCs w:val="24"/>
        </w:rPr>
        <w:t xml:space="preserve">eservoir sediments as sinks in </w:t>
      </w:r>
      <w:r w:rsidRPr="00B65ED4">
        <w:rPr>
          <w:rFonts w:ascii="Times New Roman" w:eastAsia="Times New Roman" w:hAnsi="Times New Roman" w:cs="Times New Roman"/>
          <w:color w:val="auto"/>
          <w:sz w:val="24"/>
          <w:szCs w:val="24"/>
        </w:rPr>
        <w:t xml:space="preserve">the perturbed global carbon cycle. </w:t>
      </w:r>
      <w:r w:rsidRPr="00B65ED4">
        <w:rPr>
          <w:rFonts w:ascii="Times New Roman" w:eastAsia="Times New Roman" w:hAnsi="Times New Roman" w:cs="Times New Roman"/>
          <w:i/>
          <w:iCs/>
          <w:color w:val="auto"/>
          <w:sz w:val="24"/>
          <w:szCs w:val="24"/>
        </w:rPr>
        <w:t>Tellus</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34</w:t>
      </w:r>
      <w:r w:rsidRPr="00B65ED4">
        <w:rPr>
          <w:rFonts w:ascii="Times New Roman" w:eastAsia="Times New Roman" w:hAnsi="Times New Roman" w:cs="Times New Roman"/>
          <w:color w:val="auto"/>
          <w:sz w:val="24"/>
          <w:szCs w:val="24"/>
        </w:rPr>
        <w:t>(5), 490-499.</w:t>
      </w:r>
    </w:p>
    <w:p w14:paraId="67565EC3"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 O'Connor, E. M., Dillon, P. J., Molot, L. A., &amp; Creed, I. F. (2009). Modeling dissolved organic carbon mass balances for lakes of the Muskoka River Watershed. </w:t>
      </w:r>
      <w:r w:rsidRPr="00B65ED4">
        <w:rPr>
          <w:rFonts w:ascii="Times New Roman" w:eastAsia="Times New Roman" w:hAnsi="Times New Roman" w:cs="Times New Roman"/>
          <w:i/>
          <w:sz w:val="24"/>
          <w:szCs w:val="24"/>
        </w:rPr>
        <w:t>Hydrology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40</w:t>
      </w:r>
      <w:r w:rsidRPr="00B65ED4">
        <w:rPr>
          <w:rFonts w:ascii="Times New Roman" w:eastAsia="Times New Roman" w:hAnsi="Times New Roman" w:cs="Times New Roman"/>
          <w:sz w:val="24"/>
          <w:szCs w:val="24"/>
        </w:rPr>
        <w:t>(2-3), 273-290.</w:t>
      </w:r>
    </w:p>
    <w:p w14:paraId="40B0189E" w14:textId="67ADE9E5" w:rsidR="00C51C73" w:rsidRPr="00B65ED4" w:rsidRDefault="00C51C73" w:rsidP="00C71FD2">
      <w:pPr>
        <w:pStyle w:val="NormalWeb"/>
        <w:spacing w:before="0" w:beforeAutospacing="0" w:after="0" w:afterAutospacing="0" w:line="480" w:lineRule="auto"/>
        <w:ind w:left="720" w:hanging="720"/>
      </w:pPr>
      <w:r w:rsidRPr="00B65ED4">
        <w:t xml:space="preserve">Omlin, M., Brun, R. and Reichert, P., </w:t>
      </w:r>
      <w:r w:rsidR="00013149">
        <w:t>(</w:t>
      </w:r>
      <w:r w:rsidRPr="00B65ED4">
        <w:t>2001</w:t>
      </w:r>
      <w:r w:rsidR="00013149">
        <w:t>)</w:t>
      </w:r>
      <w:r w:rsidRPr="00B65ED4">
        <w:t>. Biogeochemical Model of Lake Zuri</w:t>
      </w:r>
      <w:r w:rsidR="00794881">
        <w:t xml:space="preserve">ch: Sensitivity, </w:t>
      </w:r>
      <w:r w:rsidRPr="00B65ED4">
        <w:t xml:space="preserve">Identifiability and Uncertainty Analysis. </w:t>
      </w:r>
      <w:r w:rsidRPr="00840678">
        <w:t>Ecol</w:t>
      </w:r>
      <w:r w:rsidR="00840678">
        <w:t>ogical</w:t>
      </w:r>
      <w:r w:rsidRPr="00840678">
        <w:t xml:space="preserve"> Modell</w:t>
      </w:r>
      <w:r w:rsidR="00840678">
        <w:t>ing</w:t>
      </w:r>
      <w:r w:rsidRPr="00B65ED4">
        <w:t xml:space="preserve">. </w:t>
      </w:r>
      <w:r w:rsidRPr="00840678">
        <w:t>141</w:t>
      </w:r>
      <w:r w:rsidR="00840678">
        <w:rPr>
          <w:i/>
        </w:rPr>
        <w:t>(1)</w:t>
      </w:r>
      <w:r w:rsidR="00840678">
        <w:t>:</w:t>
      </w:r>
      <w:r w:rsidRPr="00B65ED4">
        <w:t xml:space="preserve"> 105-123.</w:t>
      </w:r>
    </w:p>
    <w:p w14:paraId="142F7D90" w14:textId="08F31CC8" w:rsidR="00476F5F" w:rsidRPr="00B65ED4" w:rsidRDefault="00476F5F" w:rsidP="00FE24F5">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Pace ML &amp; Lovett G. </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2013</w:t>
      </w:r>
      <w:r w:rsidR="00013149">
        <w:rPr>
          <w:rFonts w:ascii="Times New Roman" w:eastAsia="Times New Roman" w:hAnsi="Times New Roman" w:cs="Times New Roman"/>
          <w:color w:val="auto"/>
          <w:sz w:val="24"/>
          <w:szCs w:val="24"/>
        </w:rPr>
        <w:t>)</w:t>
      </w:r>
      <w:r w:rsidRPr="00B65ED4">
        <w:rPr>
          <w:rFonts w:ascii="Times New Roman" w:eastAsia="Times New Roman" w:hAnsi="Times New Roman" w:cs="Times New Roman"/>
          <w:color w:val="auto"/>
          <w:sz w:val="24"/>
          <w:szCs w:val="24"/>
        </w:rPr>
        <w:t xml:space="preserve">. Primary production: the foundation </w:t>
      </w:r>
      <w:r w:rsidR="00794881">
        <w:rPr>
          <w:rFonts w:ascii="Times New Roman" w:eastAsia="Times New Roman" w:hAnsi="Times New Roman" w:cs="Times New Roman"/>
          <w:color w:val="auto"/>
          <w:sz w:val="24"/>
          <w:szCs w:val="24"/>
        </w:rPr>
        <w:t xml:space="preserve">of ecosystems. In: Weathers K, </w:t>
      </w:r>
      <w:r w:rsidRPr="00B65ED4">
        <w:rPr>
          <w:rFonts w:ascii="Times New Roman" w:eastAsia="Times New Roman" w:hAnsi="Times New Roman" w:cs="Times New Roman"/>
          <w:color w:val="auto"/>
          <w:sz w:val="24"/>
          <w:szCs w:val="24"/>
        </w:rPr>
        <w:t>Strayer D, Likens G, editors. Fundamentals of ecosystem science. Academic Press. p. 312.</w:t>
      </w:r>
    </w:p>
    <w:p w14:paraId="4E3E3BF2" w14:textId="77777777" w:rsidR="00FE24F5" w:rsidRDefault="00FE24F5" w:rsidP="00FE24F5">
      <w:pPr>
        <w:spacing w:line="480" w:lineRule="auto"/>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 xml:space="preserve">Pace, M. L., &amp; Prairie, Y. T. (2005). Respiration in lakes. </w:t>
      </w:r>
      <w:r w:rsidRPr="00FE24F5">
        <w:rPr>
          <w:rFonts w:ascii="Times New Roman" w:eastAsia="Times New Roman" w:hAnsi="Times New Roman" w:cs="Times New Roman"/>
          <w:i/>
          <w:iCs/>
          <w:color w:val="auto"/>
          <w:sz w:val="24"/>
          <w:szCs w:val="24"/>
        </w:rPr>
        <w:t>Respiration in aquatic ecosystems</w:t>
      </w:r>
      <w:r w:rsidRPr="00FE24F5">
        <w:rPr>
          <w:rFonts w:ascii="Times New Roman" w:eastAsia="Times New Roman" w:hAnsi="Times New Roman" w:cs="Times New Roman"/>
          <w:color w:val="auto"/>
          <w:sz w:val="24"/>
          <w:szCs w:val="24"/>
        </w:rPr>
        <w:t xml:space="preserve">, </w:t>
      </w:r>
      <w:r w:rsidRPr="00FE24F5">
        <w:rPr>
          <w:rFonts w:ascii="Times New Roman" w:eastAsia="Times New Roman" w:hAnsi="Times New Roman" w:cs="Times New Roman"/>
          <w:i/>
          <w:iCs/>
          <w:color w:val="auto"/>
          <w:sz w:val="24"/>
          <w:szCs w:val="24"/>
        </w:rPr>
        <w:t>1</w:t>
      </w:r>
      <w:r w:rsidRPr="00FE24F5">
        <w:rPr>
          <w:rFonts w:ascii="Times New Roman" w:eastAsia="Times New Roman" w:hAnsi="Times New Roman" w:cs="Times New Roman"/>
          <w:color w:val="auto"/>
          <w:sz w:val="24"/>
          <w:szCs w:val="24"/>
        </w:rPr>
        <w:t xml:space="preserve">, </w:t>
      </w:r>
    </w:p>
    <w:p w14:paraId="1948BFFF" w14:textId="3513A8C4" w:rsidR="00FE24F5" w:rsidRPr="00FE24F5" w:rsidRDefault="00FE24F5" w:rsidP="00FE24F5">
      <w:pPr>
        <w:spacing w:line="480" w:lineRule="auto"/>
        <w:ind w:firstLine="720"/>
        <w:rPr>
          <w:rFonts w:ascii="Times New Roman" w:eastAsia="Times New Roman" w:hAnsi="Times New Roman" w:cs="Times New Roman"/>
          <w:color w:val="auto"/>
          <w:sz w:val="24"/>
          <w:szCs w:val="24"/>
        </w:rPr>
      </w:pPr>
      <w:r w:rsidRPr="00FE24F5">
        <w:rPr>
          <w:rFonts w:ascii="Times New Roman" w:eastAsia="Times New Roman" w:hAnsi="Times New Roman" w:cs="Times New Roman"/>
          <w:color w:val="auto"/>
          <w:sz w:val="24"/>
          <w:szCs w:val="24"/>
        </w:rPr>
        <w:t>103-122.</w:t>
      </w:r>
    </w:p>
    <w:p w14:paraId="5F0155FE" w14:textId="77777777" w:rsidR="00115D98" w:rsidRPr="00B65ED4" w:rsidRDefault="00115D98" w:rsidP="00FE24F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 Core Team (2016). R: A language and environment for statistical computing. R Foundation for </w:t>
      </w:r>
    </w:p>
    <w:p w14:paraId="514CCE8F" w14:textId="77777777" w:rsidR="00115D98" w:rsidRPr="00B65ED4" w:rsidRDefault="00115D98" w:rsidP="00C71FD2">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
        <w:t>Statistical Computing, Vienna, Austria. URL: https://www.R-project.org/.</w:t>
      </w:r>
    </w:p>
    <w:p w14:paraId="7CF0C3D1" w14:textId="37F8A6F6"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Ramlal, P. S., Hecky, R. E., Bootsma, H. A., Schiff, S. L., &amp; Kingdon, M. J. (2003). Sources and fluxes of organic carbon in Lake Malawi/Nyasa. </w:t>
      </w:r>
      <w:r w:rsidRPr="00B65ED4">
        <w:rPr>
          <w:rFonts w:ascii="Times New Roman" w:eastAsia="Times New Roman" w:hAnsi="Times New Roman" w:cs="Times New Roman"/>
          <w:i/>
          <w:sz w:val="24"/>
          <w:szCs w:val="24"/>
        </w:rPr>
        <w:t>Journal of Great Lakes Research</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29</w:t>
      </w:r>
      <w:r w:rsidRPr="00B65ED4">
        <w:rPr>
          <w:rFonts w:ascii="Times New Roman" w:eastAsia="Times New Roman" w:hAnsi="Times New Roman" w:cs="Times New Roman"/>
          <w:sz w:val="24"/>
          <w:szCs w:val="24"/>
        </w:rPr>
        <w:t>, 107-120.</w:t>
      </w:r>
    </w:p>
    <w:p w14:paraId="63E78DB4" w14:textId="178EBAA3" w:rsidR="00B339A2" w:rsidRPr="00B65ED4"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Raymond, P. A., &amp; Bauer, J. E. (2001). Riverine export of aged ter</w:t>
      </w:r>
      <w:r w:rsidR="00794881">
        <w:rPr>
          <w:rFonts w:ascii="Times New Roman" w:eastAsia="Times New Roman" w:hAnsi="Times New Roman" w:cs="Times New Roman"/>
          <w:color w:val="auto"/>
          <w:sz w:val="24"/>
          <w:szCs w:val="24"/>
        </w:rPr>
        <w:t xml:space="preserve">restrial organic matter to the </w:t>
      </w:r>
      <w:r w:rsidRPr="00B65ED4">
        <w:rPr>
          <w:rFonts w:ascii="Times New Roman" w:eastAsia="Times New Roman" w:hAnsi="Times New Roman" w:cs="Times New Roman"/>
          <w:color w:val="auto"/>
          <w:sz w:val="24"/>
          <w:szCs w:val="24"/>
        </w:rPr>
        <w:t xml:space="preserve">North Atlantic Ocean.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B65ED4">
        <w:rPr>
          <w:rFonts w:ascii="Times New Roman" w:eastAsia="Times New Roman" w:hAnsi="Times New Roman" w:cs="Times New Roman"/>
          <w:i/>
          <w:iCs/>
          <w:color w:val="auto"/>
          <w:sz w:val="24"/>
          <w:szCs w:val="24"/>
        </w:rPr>
        <w:t>409</w:t>
      </w:r>
      <w:r w:rsidRPr="00B65ED4">
        <w:rPr>
          <w:rFonts w:ascii="Times New Roman" w:eastAsia="Times New Roman" w:hAnsi="Times New Roman" w:cs="Times New Roman"/>
          <w:color w:val="auto"/>
          <w:sz w:val="24"/>
          <w:szCs w:val="24"/>
        </w:rPr>
        <w:t>(6819), 497-500.</w:t>
      </w:r>
    </w:p>
    <w:p w14:paraId="79CB9955" w14:textId="0F5FA998" w:rsidR="00B339A2" w:rsidRPr="00840678" w:rsidRDefault="00B339A2"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lastRenderedPageBreak/>
        <w:t>Raymond, P. A., Hartmann, J., Lauerwald, R., Sobek, S., M</w:t>
      </w:r>
      <w:r w:rsidR="00794881">
        <w:rPr>
          <w:rFonts w:ascii="Times New Roman" w:eastAsia="Times New Roman" w:hAnsi="Times New Roman" w:cs="Times New Roman"/>
          <w:color w:val="auto"/>
          <w:sz w:val="24"/>
          <w:szCs w:val="24"/>
        </w:rPr>
        <w:t xml:space="preserve">cDonald, C., Hoover, M., ... &amp; </w:t>
      </w:r>
      <w:r w:rsidRPr="00B65ED4">
        <w:rPr>
          <w:rFonts w:ascii="Times New Roman" w:eastAsia="Times New Roman" w:hAnsi="Times New Roman" w:cs="Times New Roman"/>
          <w:color w:val="auto"/>
          <w:sz w:val="24"/>
          <w:szCs w:val="24"/>
        </w:rPr>
        <w:t xml:space="preserve">Kortelainen, P. (2013). Global carbon dioxide emissions from inland waters. </w:t>
      </w:r>
      <w:r w:rsidRPr="00B65ED4">
        <w:rPr>
          <w:rFonts w:ascii="Times New Roman" w:eastAsia="Times New Roman" w:hAnsi="Times New Roman" w:cs="Times New Roman"/>
          <w:i/>
          <w:iCs/>
          <w:color w:val="auto"/>
          <w:sz w:val="24"/>
          <w:szCs w:val="24"/>
        </w:rPr>
        <w:t>Nature</w:t>
      </w:r>
      <w:r w:rsidRPr="00B65ED4">
        <w:rPr>
          <w:rFonts w:ascii="Times New Roman" w:eastAsia="Times New Roman" w:hAnsi="Times New Roman" w:cs="Times New Roman"/>
          <w:color w:val="auto"/>
          <w:sz w:val="24"/>
          <w:szCs w:val="24"/>
        </w:rPr>
        <w:t xml:space="preserve">, </w:t>
      </w:r>
      <w:r w:rsidRPr="00840678">
        <w:rPr>
          <w:rFonts w:ascii="Times New Roman" w:eastAsia="Times New Roman" w:hAnsi="Times New Roman" w:cs="Times New Roman"/>
          <w:i/>
          <w:iCs/>
          <w:color w:val="auto"/>
          <w:sz w:val="24"/>
          <w:szCs w:val="24"/>
        </w:rPr>
        <w:t>503</w:t>
      </w:r>
      <w:r w:rsidRPr="00840678">
        <w:rPr>
          <w:rFonts w:ascii="Times New Roman" w:eastAsia="Times New Roman" w:hAnsi="Times New Roman" w:cs="Times New Roman"/>
          <w:color w:val="auto"/>
          <w:sz w:val="24"/>
          <w:szCs w:val="24"/>
        </w:rPr>
        <w:t>(7476), 355-359.</w:t>
      </w:r>
    </w:p>
    <w:p w14:paraId="2B50BB22" w14:textId="542D26A1" w:rsidR="00840678" w:rsidRPr="00840678" w:rsidRDefault="00840678" w:rsidP="00C71FD2">
      <w:pPr>
        <w:spacing w:line="480" w:lineRule="auto"/>
        <w:ind w:left="720" w:hanging="720"/>
        <w:rPr>
          <w:rFonts w:ascii="Times New Roman" w:eastAsia="Times New Roman" w:hAnsi="Times New Roman" w:cs="Times New Roman"/>
          <w:color w:val="auto"/>
          <w:sz w:val="24"/>
          <w:szCs w:val="24"/>
        </w:rPr>
      </w:pPr>
      <w:r w:rsidRPr="00840678">
        <w:rPr>
          <w:rFonts w:ascii="Times New Roman" w:hAnsi="Times New Roman" w:cs="Times New Roman"/>
          <w:sz w:val="24"/>
          <w:szCs w:val="24"/>
        </w:rPr>
        <w:t xml:space="preserve">Rose, K. C., Greb, S. R., Diebel, M., &amp; Turner, M. G. (2017). Annual precipitation regulates spatial and temporal drivers of lake water clarity. </w:t>
      </w:r>
      <w:r w:rsidRPr="00840678">
        <w:rPr>
          <w:rFonts w:ascii="Times New Roman" w:hAnsi="Times New Roman" w:cs="Times New Roman"/>
          <w:i/>
          <w:iCs/>
          <w:sz w:val="24"/>
          <w:szCs w:val="24"/>
        </w:rPr>
        <w:t>Ecological Applications</w:t>
      </w:r>
      <w:r w:rsidRPr="00840678">
        <w:rPr>
          <w:rFonts w:ascii="Times New Roman" w:hAnsi="Times New Roman" w:cs="Times New Roman"/>
          <w:sz w:val="24"/>
          <w:szCs w:val="24"/>
        </w:rPr>
        <w:t xml:space="preserve">, </w:t>
      </w:r>
      <w:r w:rsidRPr="00840678">
        <w:rPr>
          <w:rFonts w:ascii="Times New Roman" w:hAnsi="Times New Roman" w:cs="Times New Roman"/>
          <w:i/>
          <w:iCs/>
          <w:sz w:val="24"/>
          <w:szCs w:val="24"/>
        </w:rPr>
        <w:t>27</w:t>
      </w:r>
      <w:r w:rsidRPr="00840678">
        <w:rPr>
          <w:rFonts w:ascii="Times New Roman" w:hAnsi="Times New Roman" w:cs="Times New Roman"/>
          <w:sz w:val="24"/>
          <w:szCs w:val="24"/>
        </w:rPr>
        <w:t>(2), 632-643.</w:t>
      </w:r>
    </w:p>
    <w:p w14:paraId="2EFA641D" w14:textId="5D8FE733" w:rsidR="00992E31" w:rsidRPr="00794881" w:rsidRDefault="00992E31"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Santoso, A. B., Hamilton, D. P., Hendy, C. H., &amp; Schipper, L. A. </w:t>
      </w:r>
      <w:r w:rsidR="00840678">
        <w:rPr>
          <w:rFonts w:ascii="Times New Roman" w:eastAsia="Times New Roman" w:hAnsi="Times New Roman" w:cs="Times New Roman"/>
          <w:color w:val="auto"/>
          <w:sz w:val="24"/>
          <w:szCs w:val="24"/>
        </w:rPr>
        <w:t xml:space="preserve">(2017). </w:t>
      </w:r>
      <w:r w:rsidRPr="00B65ED4">
        <w:rPr>
          <w:rFonts w:ascii="Times New Roman" w:eastAsia="Times New Roman" w:hAnsi="Times New Roman" w:cs="Times New Roman"/>
          <w:color w:val="auto"/>
          <w:sz w:val="24"/>
          <w:szCs w:val="24"/>
        </w:rPr>
        <w:t xml:space="preserve">Carbon dioxide emissions and sediment organic carbon burials across a gradient of trophic state in eleven New Zealand lakes. </w:t>
      </w:r>
      <w:r w:rsidRPr="00B65ED4">
        <w:rPr>
          <w:rFonts w:ascii="Times New Roman" w:eastAsia="Times New Roman" w:hAnsi="Times New Roman" w:cs="Times New Roman"/>
          <w:i/>
          <w:iCs/>
          <w:color w:val="auto"/>
          <w:sz w:val="24"/>
          <w:szCs w:val="24"/>
        </w:rPr>
        <w:t>Hydrobiologia</w:t>
      </w:r>
      <w:r w:rsidRPr="00B00015">
        <w:rPr>
          <w:rFonts w:ascii="Times New Roman" w:eastAsia="Times New Roman" w:hAnsi="Times New Roman" w:cs="Times New Roman"/>
          <w:i/>
          <w:color w:val="auto"/>
          <w:sz w:val="24"/>
          <w:szCs w:val="24"/>
        </w:rPr>
        <w:t xml:space="preserve">, </w:t>
      </w:r>
      <w:r w:rsidR="00B00015" w:rsidRPr="00B00015">
        <w:rPr>
          <w:rFonts w:ascii="Times New Roman" w:eastAsia="Times New Roman" w:hAnsi="Times New Roman" w:cs="Times New Roman"/>
          <w:i/>
          <w:color w:val="auto"/>
          <w:sz w:val="24"/>
          <w:szCs w:val="24"/>
        </w:rPr>
        <w:t>795</w:t>
      </w:r>
      <w:r w:rsidR="00B00015">
        <w:rPr>
          <w:rFonts w:ascii="Times New Roman" w:eastAsia="Times New Roman" w:hAnsi="Times New Roman" w:cs="Times New Roman"/>
          <w:color w:val="auto"/>
          <w:sz w:val="24"/>
          <w:szCs w:val="24"/>
        </w:rPr>
        <w:t>(1): 341</w:t>
      </w:r>
      <w:r w:rsidRPr="00B65ED4">
        <w:rPr>
          <w:rFonts w:ascii="Times New Roman" w:eastAsia="Times New Roman" w:hAnsi="Times New Roman" w:cs="Times New Roman"/>
          <w:color w:val="auto"/>
          <w:sz w:val="24"/>
          <w:szCs w:val="24"/>
        </w:rPr>
        <w:t>-</w:t>
      </w:r>
      <w:r w:rsidR="00B00015">
        <w:rPr>
          <w:rFonts w:ascii="Times New Roman" w:eastAsia="Times New Roman" w:hAnsi="Times New Roman" w:cs="Times New Roman"/>
          <w:color w:val="auto"/>
          <w:sz w:val="24"/>
          <w:szCs w:val="24"/>
        </w:rPr>
        <w:t>35</w:t>
      </w:r>
      <w:r w:rsidRPr="00B65ED4">
        <w:rPr>
          <w:rFonts w:ascii="Times New Roman" w:eastAsia="Times New Roman" w:hAnsi="Times New Roman" w:cs="Times New Roman"/>
          <w:color w:val="auto"/>
          <w:sz w:val="24"/>
          <w:szCs w:val="24"/>
        </w:rPr>
        <w:t>4.</w:t>
      </w:r>
    </w:p>
    <w:p w14:paraId="56DF781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D. W., Curtis, P. J., Bayley, S. E., Parker, B. R., Beaty, K. G., &amp; Stainton, M. P. (1997). Climate-induced changes in the dissolved organic carbon budgets of boreal lakes.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36</w:t>
      </w:r>
      <w:r w:rsidRPr="00B65ED4">
        <w:rPr>
          <w:rFonts w:ascii="Times New Roman" w:eastAsia="Times New Roman" w:hAnsi="Times New Roman" w:cs="Times New Roman"/>
          <w:sz w:val="24"/>
          <w:szCs w:val="24"/>
        </w:rPr>
        <w:t>(1), 9-28.</w:t>
      </w:r>
    </w:p>
    <w:p w14:paraId="560DDB3F"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Schindler, J. E., &amp; Krabbenhoft, D. P. (1998). The hyporheic zone as a source of dissolved organic carbon and carbon gases to a temperate forested stream. </w:t>
      </w:r>
      <w:r w:rsidRPr="00B65ED4">
        <w:rPr>
          <w:rFonts w:ascii="Times New Roman" w:eastAsia="Times New Roman" w:hAnsi="Times New Roman" w:cs="Times New Roman"/>
          <w:i/>
          <w:sz w:val="24"/>
          <w:szCs w:val="24"/>
        </w:rPr>
        <w:t>Biogeochemistry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(2), 157-174.</w:t>
      </w:r>
    </w:p>
    <w:p w14:paraId="6CA0ED21" w14:textId="77777777" w:rsidR="00C51C73"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Sobek, S., Söderbäck, B., Karlsson, S., Andersson, E., &amp; Brunberg, A. K. (2006). A carbon budget of a small humic lake: an example of the importance of lakes for organic matter cycling in boreal catchments. </w:t>
      </w:r>
      <w:r w:rsidRPr="00B65ED4">
        <w:rPr>
          <w:rFonts w:ascii="Times New Roman" w:eastAsia="Times New Roman" w:hAnsi="Times New Roman" w:cs="Times New Roman"/>
          <w:i/>
          <w:sz w:val="24"/>
          <w:szCs w:val="24"/>
        </w:rPr>
        <w:t>AMBIO: A Journal of the Human Environment</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35</w:t>
      </w:r>
      <w:r w:rsidRPr="00B65ED4">
        <w:rPr>
          <w:rFonts w:ascii="Times New Roman" w:eastAsia="Times New Roman" w:hAnsi="Times New Roman" w:cs="Times New Roman"/>
          <w:sz w:val="24"/>
          <w:szCs w:val="24"/>
        </w:rPr>
        <w:t>(8), 469-475.</w:t>
      </w:r>
    </w:p>
    <w:p w14:paraId="74B604BE" w14:textId="24115BE8" w:rsidR="00C51C73" w:rsidRPr="00B65ED4" w:rsidRDefault="00C51C73" w:rsidP="00C71FD2">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Soetaert, K. and Petzoldt, T., </w:t>
      </w:r>
      <w:r w:rsidR="00013149">
        <w:rPr>
          <w:rFonts w:ascii="Times New Roman" w:hAnsi="Times New Roman" w:cs="Times New Roman"/>
          <w:sz w:val="24"/>
          <w:szCs w:val="24"/>
        </w:rPr>
        <w:t>(</w:t>
      </w:r>
      <w:r w:rsidRPr="00B65ED4">
        <w:rPr>
          <w:rFonts w:ascii="Times New Roman" w:hAnsi="Times New Roman" w:cs="Times New Roman"/>
          <w:sz w:val="24"/>
          <w:szCs w:val="24"/>
        </w:rPr>
        <w:t>2010</w:t>
      </w:r>
      <w:r w:rsidR="00013149">
        <w:rPr>
          <w:rFonts w:ascii="Times New Roman" w:hAnsi="Times New Roman" w:cs="Times New Roman"/>
          <w:sz w:val="24"/>
          <w:szCs w:val="24"/>
        </w:rPr>
        <w:t>)</w:t>
      </w:r>
      <w:r w:rsidRPr="00B65ED4">
        <w:rPr>
          <w:rFonts w:ascii="Times New Roman" w:hAnsi="Times New Roman" w:cs="Times New Roman"/>
          <w:sz w:val="24"/>
          <w:szCs w:val="24"/>
        </w:rPr>
        <w:t xml:space="preserve">. Inverse Modelling, Sensitivity and Monte Carlo Analysis in R Using Package FME. </w:t>
      </w:r>
      <w:r w:rsidRPr="00B65E90">
        <w:rPr>
          <w:rFonts w:ascii="Times New Roman" w:hAnsi="Times New Roman" w:cs="Times New Roman"/>
          <w:i/>
          <w:sz w:val="24"/>
          <w:szCs w:val="24"/>
        </w:rPr>
        <w:t>Journal of Statistical Software 33</w:t>
      </w:r>
      <w:r w:rsidRPr="00B65ED4">
        <w:rPr>
          <w:rFonts w:ascii="Times New Roman" w:hAnsi="Times New Roman" w:cs="Times New Roman"/>
          <w:sz w:val="24"/>
          <w:szCs w:val="24"/>
        </w:rPr>
        <w:t>(3) 1-28. </w:t>
      </w:r>
      <w:hyperlink r:id="rId12" w:history="1">
        <w:r w:rsidRPr="00B65ED4">
          <w:rPr>
            <w:rStyle w:val="Hyperlink"/>
            <w:rFonts w:ascii="Times New Roman" w:hAnsi="Times New Roman" w:cs="Times New Roman"/>
            <w:color w:val="33AACC"/>
            <w:sz w:val="24"/>
            <w:szCs w:val="24"/>
          </w:rPr>
          <w:t>http://www.jstatsoft.org/v33/i03</w:t>
        </w:r>
      </w:hyperlink>
    </w:p>
    <w:p w14:paraId="05E0F3AC" w14:textId="214B8802"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Staehr, P. A., Sand-Jensen, K., Raun, A. L., Nilsson, B., &amp; Kidmose, J. (2010). Drivers of metabolism and net heterotrophy in contrasting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55</w:t>
      </w:r>
      <w:r w:rsidRPr="00B65ED4">
        <w:rPr>
          <w:rFonts w:ascii="Times New Roman" w:eastAsia="Times New Roman" w:hAnsi="Times New Roman" w:cs="Times New Roman"/>
          <w:sz w:val="24"/>
          <w:szCs w:val="24"/>
        </w:rPr>
        <w:t>(2), 817</w:t>
      </w:r>
      <w:r w:rsidR="00B65E90">
        <w:rPr>
          <w:rFonts w:ascii="Times New Roman" w:eastAsia="Times New Roman" w:hAnsi="Times New Roman" w:cs="Times New Roman"/>
          <w:sz w:val="24"/>
          <w:szCs w:val="24"/>
        </w:rPr>
        <w:t>-830</w:t>
      </w:r>
      <w:r w:rsidRPr="00B65ED4">
        <w:rPr>
          <w:rFonts w:ascii="Times New Roman" w:eastAsia="Times New Roman" w:hAnsi="Times New Roman" w:cs="Times New Roman"/>
          <w:sz w:val="24"/>
          <w:szCs w:val="24"/>
        </w:rPr>
        <w:t>.</w:t>
      </w:r>
    </w:p>
    <w:p w14:paraId="21F0D0B2"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Striegl, R. G., &amp; Michmerhuizen, C. M. (1998). Hydrologic influence on methane and carbon dioxide dynamics at two north-central Minnesota lakes.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43</w:t>
      </w:r>
      <w:r w:rsidRPr="00B65ED4">
        <w:rPr>
          <w:rFonts w:ascii="Times New Roman" w:eastAsia="Times New Roman" w:hAnsi="Times New Roman" w:cs="Times New Roman"/>
          <w:sz w:val="24"/>
          <w:szCs w:val="24"/>
        </w:rPr>
        <w:t>(7), 1519-1529.</w:t>
      </w:r>
    </w:p>
    <w:p w14:paraId="759E890F" w14:textId="6A54F3AD" w:rsidR="008E2573" w:rsidRPr="00B65ED4" w:rsidRDefault="008E2573" w:rsidP="00C71FD2">
      <w:pPr>
        <w:spacing w:line="480" w:lineRule="auto"/>
        <w:ind w:left="720" w:hanging="720"/>
        <w:rPr>
          <w:rFonts w:ascii="Times New Roman" w:eastAsia="Times New Roman" w:hAnsi="Times New Roman" w:cs="Times New Roman"/>
          <w:color w:val="auto"/>
          <w:sz w:val="24"/>
          <w:szCs w:val="24"/>
        </w:rPr>
      </w:pPr>
      <w:r w:rsidRPr="00B65ED4">
        <w:rPr>
          <w:rFonts w:ascii="Times New Roman" w:eastAsia="Times New Roman" w:hAnsi="Times New Roman" w:cs="Times New Roman"/>
          <w:color w:val="auto"/>
          <w:sz w:val="24"/>
          <w:szCs w:val="24"/>
        </w:rPr>
        <w:t xml:space="preserve">Tanentzap, A. J., Szkokan-Emilson, E. J., Desjardins, C. M., Orland, C., Yakimovich, K., Dirszowsky, R., ... &amp; Gunn, J. (2017). Bridging between litterbags and whole-ecosystem experiments: a new approach for studying lake sediments. </w:t>
      </w:r>
      <w:r w:rsidRPr="00B65ED4">
        <w:rPr>
          <w:rFonts w:ascii="Times New Roman" w:eastAsia="Times New Roman" w:hAnsi="Times New Roman" w:cs="Times New Roman"/>
          <w:i/>
          <w:iCs/>
          <w:color w:val="auto"/>
          <w:sz w:val="24"/>
          <w:szCs w:val="24"/>
        </w:rPr>
        <w:t>Journal of Limnology</w:t>
      </w:r>
      <w:r w:rsidR="00B65E90">
        <w:rPr>
          <w:rFonts w:ascii="Times New Roman" w:eastAsia="Times New Roman" w:hAnsi="Times New Roman" w:cs="Times New Roman"/>
          <w:i/>
          <w:iCs/>
          <w:color w:val="auto"/>
          <w:sz w:val="24"/>
          <w:szCs w:val="24"/>
        </w:rPr>
        <w:t xml:space="preserve"> 76(2), 431-437</w:t>
      </w:r>
      <w:r w:rsidRPr="00B65ED4">
        <w:rPr>
          <w:rFonts w:ascii="Times New Roman" w:eastAsia="Times New Roman" w:hAnsi="Times New Roman" w:cs="Times New Roman"/>
          <w:color w:val="auto"/>
          <w:sz w:val="24"/>
          <w:szCs w:val="24"/>
        </w:rPr>
        <w:t>.</w:t>
      </w:r>
    </w:p>
    <w:p w14:paraId="5DFCFAFC"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Tranvik, L. J., Downing, J. A., Cotner, J. B., Loiselle, S. A., Striegl, R. G., Ballatore, T. J., ... &amp; Kortelainen, P. L. (2009). Lakes and reservoirs as regulators of carbon cycling and climate. </w:t>
      </w:r>
      <w:r w:rsidRPr="00B65ED4">
        <w:rPr>
          <w:rFonts w:ascii="Times New Roman" w:eastAsia="Times New Roman" w:hAnsi="Times New Roman" w:cs="Times New Roman"/>
          <w:i/>
          <w:sz w:val="24"/>
          <w:szCs w:val="24"/>
        </w:rPr>
        <w:t>Limnology and Oceanography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54</w:t>
      </w:r>
      <w:r w:rsidRPr="00B65ED4">
        <w:rPr>
          <w:rFonts w:ascii="Times New Roman" w:eastAsia="Times New Roman" w:hAnsi="Times New Roman" w:cs="Times New Roman"/>
          <w:sz w:val="24"/>
          <w:szCs w:val="24"/>
        </w:rPr>
        <w:t>(6part2), 2298-2314.</w:t>
      </w:r>
    </w:p>
    <w:p w14:paraId="4D357D2C" w14:textId="3C06FBEF"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Urban, N. R., Auer, M. T., Green, S. A., Lu, X., Apul, D. S., Powell, K. D., &amp; Bub, L. (2005). Carbon cycling in Lake Superior. </w:t>
      </w:r>
      <w:r w:rsidRPr="00B65ED4">
        <w:rPr>
          <w:rFonts w:ascii="Times New Roman" w:eastAsia="Times New Roman" w:hAnsi="Times New Roman" w:cs="Times New Roman"/>
          <w:i/>
          <w:sz w:val="24"/>
          <w:szCs w:val="24"/>
        </w:rPr>
        <w:t>Journal of Geophysical Research: Oceans (1978–2012)</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110</w:t>
      </w:r>
      <w:r w:rsidR="00B65E90" w:rsidRPr="00B65E90">
        <w:rPr>
          <w:rFonts w:ascii="Times New Roman" w:eastAsia="Times New Roman" w:hAnsi="Times New Roman" w:cs="Times New Roman"/>
          <w:i/>
          <w:sz w:val="24"/>
          <w:szCs w:val="24"/>
        </w:rPr>
        <w:t xml:space="preserve"> </w:t>
      </w:r>
      <w:r w:rsidRPr="00B65E90">
        <w:rPr>
          <w:rFonts w:ascii="Times New Roman" w:eastAsia="Times New Roman" w:hAnsi="Times New Roman" w:cs="Times New Roman"/>
          <w:sz w:val="24"/>
          <w:szCs w:val="24"/>
        </w:rPr>
        <w:t>(</w:t>
      </w:r>
      <w:r w:rsidR="00B65E90" w:rsidRPr="00B65E90">
        <w:rPr>
          <w:rStyle w:val="current-selection"/>
          <w:rFonts w:ascii="Times New Roman" w:hAnsi="Times New Roman" w:cs="Times New Roman"/>
        </w:rPr>
        <w:t>C06S90),</w:t>
      </w:r>
      <w:r w:rsidR="00B65E90" w:rsidRPr="00B65E90">
        <w:rPr>
          <w:rStyle w:val="a"/>
          <w:rFonts w:ascii="Times New Roman" w:hAnsi="Times New Roman" w:cs="Times New Roman"/>
        </w:rPr>
        <w:t xml:space="preserve"> </w:t>
      </w:r>
      <w:r w:rsidR="00B65E90" w:rsidRPr="00B65E90">
        <w:rPr>
          <w:rStyle w:val="current-selection"/>
          <w:rFonts w:ascii="Times New Roman" w:hAnsi="Times New Roman" w:cs="Times New Roman"/>
        </w:rPr>
        <w:t>doi:10.1029/2003JC002230.</w:t>
      </w:r>
    </w:p>
    <w:p w14:paraId="180FE2D8" w14:textId="78676995" w:rsidR="00DB5AC5" w:rsidRDefault="00DB5AC5" w:rsidP="00DE4EF7">
      <w:pPr>
        <w:spacing w:line="480" w:lineRule="auto"/>
        <w:ind w:left="720" w:hanging="720"/>
        <w:rPr>
          <w:rFonts w:ascii="Times New Roman" w:hAnsi="Times New Roman" w:cs="Times New Roman"/>
          <w:color w:val="222222"/>
          <w:sz w:val="24"/>
          <w:szCs w:val="24"/>
          <w:shd w:val="clear" w:color="auto" w:fill="FFFFFF"/>
        </w:rPr>
      </w:pPr>
      <w:r w:rsidRPr="00B65ED4">
        <w:rPr>
          <w:rFonts w:ascii="Times New Roman" w:hAnsi="Times New Roman" w:cs="Times New Roman"/>
          <w:color w:val="222222"/>
          <w:sz w:val="24"/>
          <w:szCs w:val="24"/>
          <w:shd w:val="clear" w:color="auto" w:fill="FFFFFF"/>
        </w:rPr>
        <w:t>Vander Zanden, M. J., &amp; Gratton, C. (2011). Blowin’in the wind: reciprocal airborne carbon fluxes between lakes and land</w:t>
      </w:r>
      <w:r w:rsidR="00A04699" w:rsidRPr="00B65ED4">
        <w:rPr>
          <w:rFonts w:ascii="Times New Roman" w:hAnsi="Times New Roman" w:cs="Times New Roman"/>
          <w:color w:val="222222"/>
          <w:sz w:val="24"/>
          <w:szCs w:val="24"/>
          <w:shd w:val="clear" w:color="auto" w:fill="FFFFFF"/>
        </w:rPr>
        <w:t xml:space="preserve">. </w:t>
      </w:r>
      <w:r w:rsidRPr="00B65ED4">
        <w:rPr>
          <w:rFonts w:ascii="Times New Roman" w:hAnsi="Times New Roman" w:cs="Times New Roman"/>
          <w:i/>
          <w:iCs/>
          <w:color w:val="222222"/>
          <w:sz w:val="24"/>
          <w:szCs w:val="24"/>
          <w:shd w:val="clear" w:color="auto" w:fill="FFFFFF"/>
        </w:rPr>
        <w:t>Canadian Journal of Fisheries and Aquatic Sciences</w:t>
      </w:r>
      <w:r w:rsidRPr="00B65ED4">
        <w:rPr>
          <w:rFonts w:ascii="Times New Roman" w:hAnsi="Times New Roman" w:cs="Times New Roman"/>
          <w:color w:val="222222"/>
          <w:sz w:val="24"/>
          <w:szCs w:val="24"/>
          <w:shd w:val="clear" w:color="auto" w:fill="FFFFFF"/>
        </w:rPr>
        <w:t>,</w:t>
      </w:r>
      <w:r w:rsidRPr="00B65ED4">
        <w:rPr>
          <w:rStyle w:val="apple-converted-space"/>
          <w:rFonts w:ascii="Times New Roman" w:hAnsi="Times New Roman" w:cs="Times New Roman"/>
          <w:color w:val="222222"/>
          <w:sz w:val="24"/>
          <w:szCs w:val="24"/>
          <w:shd w:val="clear" w:color="auto" w:fill="FFFFFF"/>
        </w:rPr>
        <w:t> </w:t>
      </w:r>
      <w:r w:rsidRPr="00B65ED4">
        <w:rPr>
          <w:rFonts w:ascii="Times New Roman" w:hAnsi="Times New Roman" w:cs="Times New Roman"/>
          <w:i/>
          <w:iCs/>
          <w:color w:val="222222"/>
          <w:sz w:val="24"/>
          <w:szCs w:val="24"/>
          <w:shd w:val="clear" w:color="auto" w:fill="FFFFFF"/>
        </w:rPr>
        <w:t>68</w:t>
      </w:r>
      <w:r w:rsidRPr="00B65ED4">
        <w:rPr>
          <w:rFonts w:ascii="Times New Roman" w:hAnsi="Times New Roman" w:cs="Times New Roman"/>
          <w:color w:val="222222"/>
          <w:sz w:val="24"/>
          <w:szCs w:val="24"/>
          <w:shd w:val="clear" w:color="auto" w:fill="FFFFFF"/>
        </w:rPr>
        <w:t>(1), 170-182.</w:t>
      </w:r>
    </w:p>
    <w:p w14:paraId="0544267C" w14:textId="77777777" w:rsid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Webster, K. E., Kratz, T. K., Bowser, C. J., Magnuson, J. J., &amp; Rose, W. J. (1996). The influence </w:t>
      </w:r>
    </w:p>
    <w:p w14:paraId="79DB7811" w14:textId="77777777" w:rsid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of landscape position on lake chemical responses to drought in northern Wisconsin. </w:t>
      </w:r>
    </w:p>
    <w:p w14:paraId="6B5A9CAF" w14:textId="54EBFEDF"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i/>
          <w:iCs/>
          <w:color w:val="auto"/>
          <w:sz w:val="24"/>
          <w:szCs w:val="24"/>
        </w:rPr>
        <w:t>Limnology and Oceanography</w:t>
      </w:r>
      <w:r w:rsidRPr="00DE4EF7">
        <w:rPr>
          <w:rFonts w:ascii="Times New Roman" w:eastAsia="Times New Roman" w:hAnsi="Times New Roman" w:cs="Times New Roman"/>
          <w:color w:val="auto"/>
          <w:sz w:val="24"/>
          <w:szCs w:val="24"/>
        </w:rPr>
        <w:t xml:space="preserve">, </w:t>
      </w:r>
      <w:r w:rsidRPr="00DE4EF7">
        <w:rPr>
          <w:rFonts w:ascii="Times New Roman" w:eastAsia="Times New Roman" w:hAnsi="Times New Roman" w:cs="Times New Roman"/>
          <w:i/>
          <w:iCs/>
          <w:color w:val="auto"/>
          <w:sz w:val="24"/>
          <w:szCs w:val="24"/>
        </w:rPr>
        <w:t>41</w:t>
      </w:r>
      <w:r w:rsidRPr="00DE4EF7">
        <w:rPr>
          <w:rFonts w:ascii="Times New Roman" w:eastAsia="Times New Roman" w:hAnsi="Times New Roman" w:cs="Times New Roman"/>
          <w:color w:val="auto"/>
          <w:sz w:val="24"/>
          <w:szCs w:val="24"/>
        </w:rPr>
        <w:t>(5), 977-984.</w:t>
      </w:r>
    </w:p>
    <w:p w14:paraId="347E347D" w14:textId="4D5CB509" w:rsidR="004C7B82" w:rsidRPr="00B65ED4" w:rsidRDefault="004C7B82" w:rsidP="00DE4EF7">
      <w:pPr>
        <w:spacing w:line="480" w:lineRule="auto"/>
        <w:ind w:left="720" w:hanging="720"/>
        <w:rPr>
          <w:rFonts w:ascii="Times New Roman" w:eastAsia="Times New Roman" w:hAnsi="Times New Roman" w:cs="Times New Roman"/>
          <w:sz w:val="24"/>
          <w:szCs w:val="24"/>
        </w:rPr>
      </w:pPr>
      <w:r w:rsidRPr="00B65ED4">
        <w:rPr>
          <w:rFonts w:ascii="Times New Roman" w:hAnsi="Times New Roman" w:cs="Times New Roman"/>
          <w:sz w:val="24"/>
          <w:szCs w:val="24"/>
        </w:rPr>
        <w:t xml:space="preserve">Wetzel, R. G. (2001). </w:t>
      </w:r>
      <w:r w:rsidRPr="00B65ED4">
        <w:rPr>
          <w:rFonts w:ascii="Times New Roman" w:hAnsi="Times New Roman" w:cs="Times New Roman"/>
          <w:i/>
          <w:iCs/>
          <w:sz w:val="24"/>
          <w:szCs w:val="24"/>
        </w:rPr>
        <w:t>Limnology: lake and river ecosystems</w:t>
      </w:r>
      <w:r w:rsidRPr="00B65ED4">
        <w:rPr>
          <w:rFonts w:ascii="Times New Roman" w:hAnsi="Times New Roman" w:cs="Times New Roman"/>
          <w:sz w:val="24"/>
          <w:szCs w:val="24"/>
        </w:rPr>
        <w:t>. Gulf Professional Publishing.</w:t>
      </w:r>
    </w:p>
    <w:p w14:paraId="68B065D7" w14:textId="5ADA9D73"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 xml:space="preserve">Weyhenmeyer, G. A., Kosten, S., Wallin, M. B., Tranvik, L. J., Jeppesen, E., &amp; Roland, F. (2015). Significant fraction of CO2 emissions from boreal lakes derived from hydrologic inorganic carbon inputs. </w:t>
      </w:r>
      <w:r w:rsidRPr="00B65ED4">
        <w:rPr>
          <w:rFonts w:ascii="Times New Roman" w:eastAsia="Times New Roman" w:hAnsi="Times New Roman" w:cs="Times New Roman"/>
          <w:i/>
          <w:sz w:val="24"/>
          <w:szCs w:val="24"/>
        </w:rPr>
        <w:t>Nature Geoscience</w:t>
      </w:r>
      <w:r w:rsidR="00B65E90">
        <w:rPr>
          <w:rFonts w:ascii="Times New Roman" w:eastAsia="Times New Roman" w:hAnsi="Times New Roman" w:cs="Times New Roman"/>
          <w:i/>
          <w:sz w:val="24"/>
          <w:szCs w:val="24"/>
        </w:rPr>
        <w:t xml:space="preserve"> </w:t>
      </w:r>
      <w:r w:rsidR="00B65E90" w:rsidRPr="00B65E90">
        <w:rPr>
          <w:rFonts w:ascii="Times New Roman" w:hAnsi="Times New Roman" w:cs="Times New Roman"/>
          <w:i/>
          <w:iCs/>
          <w:sz w:val="24"/>
          <w:szCs w:val="24"/>
        </w:rPr>
        <w:t>8</w:t>
      </w:r>
      <w:r w:rsidR="00B65E90" w:rsidRPr="00B65E90">
        <w:rPr>
          <w:rFonts w:ascii="Times New Roman" w:hAnsi="Times New Roman" w:cs="Times New Roman"/>
          <w:sz w:val="24"/>
          <w:szCs w:val="24"/>
        </w:rPr>
        <w:t>(12), 933-936</w:t>
      </w:r>
      <w:r w:rsidRPr="00B65ED4">
        <w:rPr>
          <w:rFonts w:ascii="Times New Roman" w:eastAsia="Times New Roman" w:hAnsi="Times New Roman" w:cs="Times New Roman"/>
          <w:sz w:val="24"/>
          <w:szCs w:val="24"/>
        </w:rPr>
        <w:t>.</w:t>
      </w:r>
    </w:p>
    <w:p w14:paraId="523FDF6B" w14:textId="422337C5"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Whalen, S. C., &amp; Cornwell, J. C. (1985). Nitrogen, phosphorus, and organic carbon cycling in an arctic lake. </w:t>
      </w:r>
      <w:r w:rsidRPr="00B65ED4">
        <w:rPr>
          <w:rFonts w:ascii="Times New Roman" w:eastAsia="Times New Roman" w:hAnsi="Times New Roman" w:cs="Times New Roman"/>
          <w:i/>
          <w:sz w:val="24"/>
          <w:szCs w:val="24"/>
        </w:rPr>
        <w:t>Canadian Journal of Fisheries and Aquatic Sciences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42</w:t>
      </w:r>
      <w:r w:rsidRPr="00B65ED4">
        <w:rPr>
          <w:rFonts w:ascii="Times New Roman" w:eastAsia="Times New Roman" w:hAnsi="Times New Roman" w:cs="Times New Roman"/>
          <w:sz w:val="24"/>
          <w:szCs w:val="24"/>
        </w:rPr>
        <w:t>(4), 797-808.</w:t>
      </w:r>
    </w:p>
    <w:p w14:paraId="776ADE70" w14:textId="77777777"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Winslow, L. A., Zwart, J. A., Batt, R. D., Dugan, H., Woolway, R. I., Corman, J., ... &amp; Read, J. S. (2016). LakeMetabolizer: an R package for estimating lake metabolism from free-water oxygen using diverse statistical models. </w:t>
      </w:r>
      <w:r w:rsidRPr="00B65ED4">
        <w:rPr>
          <w:rFonts w:ascii="Times New Roman" w:eastAsia="Times New Roman" w:hAnsi="Times New Roman" w:cs="Times New Roman"/>
          <w:i/>
          <w:sz w:val="24"/>
          <w:szCs w:val="24"/>
        </w:rPr>
        <w:t>Inland Waters</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6</w:t>
      </w:r>
      <w:r w:rsidRPr="00B65ED4">
        <w:rPr>
          <w:rFonts w:ascii="Times New Roman" w:eastAsia="Times New Roman" w:hAnsi="Times New Roman" w:cs="Times New Roman"/>
          <w:sz w:val="24"/>
          <w:szCs w:val="24"/>
        </w:rPr>
        <w:t>(4), 622-636.</w:t>
      </w:r>
    </w:p>
    <w:p w14:paraId="59E47555" w14:textId="5E39DFAB" w:rsidR="0032009C" w:rsidRPr="00B65ED4"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Xu, H., Lan, J., Liu, B., Sheng, E., &amp; Yeager, K. M. (2013). Modern carbon burial in Lake Qinghai, China. </w:t>
      </w:r>
      <w:r w:rsidRPr="00B65ED4">
        <w:rPr>
          <w:rFonts w:ascii="Times New Roman" w:eastAsia="Times New Roman" w:hAnsi="Times New Roman" w:cs="Times New Roman"/>
          <w:i/>
          <w:sz w:val="24"/>
          <w:szCs w:val="24"/>
        </w:rPr>
        <w:t xml:space="preserve">Applied </w:t>
      </w:r>
      <w:r w:rsidR="000B0860">
        <w:rPr>
          <w:rFonts w:ascii="Times New Roman" w:eastAsia="Times New Roman" w:hAnsi="Times New Roman" w:cs="Times New Roman"/>
          <w:i/>
          <w:sz w:val="24"/>
          <w:szCs w:val="24"/>
        </w:rPr>
        <w:t>G</w:t>
      </w:r>
      <w:r w:rsidRPr="00B65ED4">
        <w:rPr>
          <w:rFonts w:ascii="Times New Roman" w:eastAsia="Times New Roman" w:hAnsi="Times New Roman" w:cs="Times New Roman"/>
          <w:i/>
          <w:sz w:val="24"/>
          <w:szCs w:val="24"/>
        </w:rPr>
        <w:t>eochemistry</w:t>
      </w:r>
      <w:r w:rsidRPr="00B65ED4">
        <w:rPr>
          <w:rFonts w:ascii="Times New Roman" w:eastAsia="Times New Roman" w:hAnsi="Times New Roman" w:cs="Times New Roman"/>
          <w:sz w:val="24"/>
          <w:szCs w:val="24"/>
        </w:rPr>
        <w:t xml:space="preserve">, </w:t>
      </w:r>
      <w:r w:rsidRPr="00B65ED4">
        <w:rPr>
          <w:rFonts w:ascii="Times New Roman" w:eastAsia="Times New Roman" w:hAnsi="Times New Roman" w:cs="Times New Roman"/>
          <w:i/>
          <w:sz w:val="24"/>
          <w:szCs w:val="24"/>
        </w:rPr>
        <w:t>39</w:t>
      </w:r>
      <w:r w:rsidRPr="00B65ED4">
        <w:rPr>
          <w:rFonts w:ascii="Times New Roman" w:eastAsia="Times New Roman" w:hAnsi="Times New Roman" w:cs="Times New Roman"/>
          <w:sz w:val="24"/>
          <w:szCs w:val="24"/>
        </w:rPr>
        <w:t>, 150-155.</w:t>
      </w:r>
    </w:p>
    <w:p w14:paraId="6732D721" w14:textId="6DBFF970" w:rsidR="00115D98" w:rsidRPr="00DE4EF7" w:rsidRDefault="00B80037" w:rsidP="00C71FD2">
      <w:pPr>
        <w:spacing w:line="480" w:lineRule="auto"/>
        <w:ind w:left="720" w:hanging="720"/>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highlight w:val="white"/>
        </w:rPr>
        <w:t xml:space="preserve">Yang, H., Xing, Y., Xie, P., Ni, L., &amp; Rong, K. (2008). Carbon source/sink function of a subtropical, eutrophic lake determined from an overall mass balance and a gas exchange </w:t>
      </w:r>
      <w:r w:rsidRPr="00DE4EF7">
        <w:rPr>
          <w:rFonts w:ascii="Times New Roman" w:eastAsia="Times New Roman" w:hAnsi="Times New Roman" w:cs="Times New Roman"/>
          <w:sz w:val="24"/>
          <w:szCs w:val="24"/>
          <w:highlight w:val="white"/>
        </w:rPr>
        <w:t xml:space="preserve">and carbon burial balance. </w:t>
      </w:r>
      <w:r w:rsidRPr="00DE4EF7">
        <w:rPr>
          <w:rFonts w:ascii="Times New Roman" w:eastAsia="Times New Roman" w:hAnsi="Times New Roman" w:cs="Times New Roman"/>
          <w:i/>
          <w:sz w:val="24"/>
          <w:szCs w:val="24"/>
          <w:highlight w:val="white"/>
        </w:rPr>
        <w:t>Environmental Pollution</w:t>
      </w:r>
      <w:r w:rsidRPr="00DE4EF7">
        <w:rPr>
          <w:rFonts w:ascii="Times New Roman" w:eastAsia="Times New Roman" w:hAnsi="Times New Roman" w:cs="Times New Roman"/>
          <w:sz w:val="24"/>
          <w:szCs w:val="24"/>
          <w:highlight w:val="white"/>
        </w:rPr>
        <w:t xml:space="preserve">, </w:t>
      </w:r>
      <w:r w:rsidRPr="00DE4EF7">
        <w:rPr>
          <w:rFonts w:ascii="Times New Roman" w:eastAsia="Times New Roman" w:hAnsi="Times New Roman" w:cs="Times New Roman"/>
          <w:i/>
          <w:sz w:val="24"/>
          <w:szCs w:val="24"/>
          <w:highlight w:val="white"/>
        </w:rPr>
        <w:t>151</w:t>
      </w:r>
      <w:r w:rsidRPr="00DE4EF7">
        <w:rPr>
          <w:rFonts w:ascii="Times New Roman" w:eastAsia="Times New Roman" w:hAnsi="Times New Roman" w:cs="Times New Roman"/>
          <w:sz w:val="24"/>
          <w:szCs w:val="24"/>
          <w:highlight w:val="white"/>
        </w:rPr>
        <w:t>(3), 559-568.</w:t>
      </w:r>
    </w:p>
    <w:p w14:paraId="7EACE160" w14:textId="77777777" w:rsidR="00DE4EF7" w:rsidRPr="00DE4EF7" w:rsidRDefault="00DE4EF7" w:rsidP="00DE4EF7">
      <w:pPr>
        <w:spacing w:line="480" w:lineRule="auto"/>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Yao, H., McConnell, C., Somers, K. M., Yan, N. D., Watmough, S., &amp; Scheider, W. (2011). </w:t>
      </w:r>
    </w:p>
    <w:p w14:paraId="01A8F6C2"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Nearshore human interventions reverse patterns of decline in lake calcium budgets in </w:t>
      </w:r>
    </w:p>
    <w:p w14:paraId="0C5BC21A" w14:textId="77777777" w:rsidR="00DE4EF7" w:rsidRPr="00DE4EF7" w:rsidRDefault="00DE4EF7" w:rsidP="00DE4EF7">
      <w:pPr>
        <w:spacing w:line="480" w:lineRule="auto"/>
        <w:ind w:firstLine="720"/>
        <w:rPr>
          <w:rFonts w:ascii="Times New Roman" w:eastAsia="Times New Roman" w:hAnsi="Times New Roman" w:cs="Times New Roman"/>
          <w:color w:val="auto"/>
          <w:sz w:val="24"/>
          <w:szCs w:val="24"/>
        </w:rPr>
      </w:pPr>
      <w:r w:rsidRPr="00DE4EF7">
        <w:rPr>
          <w:rFonts w:ascii="Times New Roman" w:eastAsia="Times New Roman" w:hAnsi="Times New Roman" w:cs="Times New Roman"/>
          <w:color w:val="auto"/>
          <w:sz w:val="24"/>
          <w:szCs w:val="24"/>
        </w:rPr>
        <w:t xml:space="preserve">central Ontario as demonstrated by mass‐balance analyses. </w:t>
      </w:r>
      <w:r w:rsidRPr="00DE4EF7">
        <w:rPr>
          <w:rFonts w:ascii="Times New Roman" w:eastAsia="Times New Roman" w:hAnsi="Times New Roman" w:cs="Times New Roman"/>
          <w:i/>
          <w:iCs/>
          <w:color w:val="auto"/>
          <w:sz w:val="24"/>
          <w:szCs w:val="24"/>
        </w:rPr>
        <w:t>Water Resources Research</w:t>
      </w:r>
      <w:r w:rsidRPr="00DE4EF7">
        <w:rPr>
          <w:rFonts w:ascii="Times New Roman" w:eastAsia="Times New Roman" w:hAnsi="Times New Roman" w:cs="Times New Roman"/>
          <w:color w:val="auto"/>
          <w:sz w:val="24"/>
          <w:szCs w:val="24"/>
        </w:rPr>
        <w:t xml:space="preserve">, </w:t>
      </w:r>
    </w:p>
    <w:p w14:paraId="5E3462DC" w14:textId="1A280C5C" w:rsidR="00DE4EF7" w:rsidRPr="00F91A20" w:rsidRDefault="00DE4EF7" w:rsidP="00F91A20">
      <w:pPr>
        <w:spacing w:line="480" w:lineRule="auto"/>
        <w:ind w:firstLine="720"/>
        <w:rPr>
          <w:rStyle w:val="current-selection"/>
          <w:rFonts w:ascii="Times New Roman" w:hAnsi="Times New Roman" w:cs="Times New Roman"/>
          <w:sz w:val="24"/>
          <w:szCs w:val="24"/>
        </w:rPr>
      </w:pPr>
      <w:r w:rsidRPr="00F91A20">
        <w:rPr>
          <w:rFonts w:ascii="Times New Roman" w:eastAsia="Times New Roman" w:hAnsi="Times New Roman" w:cs="Times New Roman"/>
          <w:i/>
          <w:iCs/>
          <w:color w:val="auto"/>
          <w:sz w:val="24"/>
          <w:szCs w:val="24"/>
        </w:rPr>
        <w:t>47</w:t>
      </w:r>
      <w:r w:rsidRPr="00F91A20">
        <w:rPr>
          <w:rFonts w:ascii="Times New Roman" w:eastAsia="Times New Roman" w:hAnsi="Times New Roman" w:cs="Times New Roman"/>
          <w:color w:val="auto"/>
          <w:sz w:val="24"/>
          <w:szCs w:val="24"/>
        </w:rPr>
        <w:t>(</w:t>
      </w:r>
      <w:r w:rsidRPr="00F91A20">
        <w:rPr>
          <w:rStyle w:val="current-selection"/>
          <w:rFonts w:ascii="Times New Roman" w:hAnsi="Times New Roman" w:cs="Times New Roman"/>
          <w:sz w:val="24"/>
          <w:szCs w:val="24"/>
        </w:rPr>
        <w:t>W06521), doi:10.1029/2010WR010159.</w:t>
      </w:r>
    </w:p>
    <w:p w14:paraId="18EAF09A" w14:textId="2708FA8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sidRPr="00F91A20">
        <w:rPr>
          <w:rFonts w:ascii="Times New Roman" w:eastAsia="Times New Roman" w:hAnsi="Times New Roman" w:cs="Times New Roman"/>
          <w:sz w:val="24"/>
          <w:szCs w:val="24"/>
          <w:bdr w:val="none" w:sz="0" w:space="0" w:color="auto" w:frame="1"/>
        </w:rPr>
        <w:t>Zambrano-Bigiarini</w:t>
      </w:r>
      <w:r w:rsidR="009D7B8D">
        <w:rPr>
          <w:rFonts w:ascii="Times New Roman" w:eastAsia="Times New Roman" w:hAnsi="Times New Roman" w:cs="Times New Roman"/>
          <w:sz w:val="24"/>
          <w:szCs w:val="24"/>
          <w:bdr w:val="none" w:sz="0" w:space="0" w:color="auto" w:frame="1"/>
        </w:rPr>
        <w:t>, M</w:t>
      </w:r>
      <w:r w:rsidRPr="00F91A20">
        <w:rPr>
          <w:rFonts w:ascii="Times New Roman" w:eastAsia="Times New Roman" w:hAnsi="Times New Roman" w:cs="Times New Roman"/>
          <w:sz w:val="24"/>
          <w:szCs w:val="24"/>
          <w:bdr w:val="none" w:sz="0" w:space="0" w:color="auto" w:frame="1"/>
        </w:rPr>
        <w:t>. (2017)</w:t>
      </w:r>
      <w:r w:rsidR="007D101A">
        <w:rPr>
          <w:rFonts w:ascii="Times New Roman" w:eastAsia="Times New Roman" w:hAnsi="Times New Roman" w:cs="Times New Roman"/>
          <w:sz w:val="24"/>
          <w:szCs w:val="24"/>
          <w:bdr w:val="none" w:sz="0" w:space="0" w:color="auto" w:frame="1"/>
        </w:rPr>
        <w:t>.</w:t>
      </w:r>
      <w:r w:rsidRPr="00F91A20">
        <w:rPr>
          <w:rFonts w:ascii="Times New Roman" w:eastAsia="Times New Roman" w:hAnsi="Times New Roman" w:cs="Times New Roman"/>
          <w:sz w:val="24"/>
          <w:szCs w:val="24"/>
          <w:bdr w:val="none" w:sz="0" w:space="0" w:color="auto" w:frame="1"/>
        </w:rPr>
        <w:t xml:space="preserve"> hydroGOF: Goodness-of-fit functions for </w:t>
      </w:r>
      <w:r>
        <w:rPr>
          <w:rFonts w:ascii="Times New Roman" w:eastAsia="Times New Roman" w:hAnsi="Times New Roman" w:cs="Times New Roman"/>
          <w:sz w:val="24"/>
          <w:szCs w:val="24"/>
          <w:bdr w:val="none" w:sz="0" w:space="0" w:color="auto" w:frame="1"/>
        </w:rPr>
        <w:t>c</w:t>
      </w:r>
      <w:r w:rsidRPr="00F91A20">
        <w:rPr>
          <w:rFonts w:ascii="Times New Roman" w:eastAsia="Times New Roman" w:hAnsi="Times New Roman" w:cs="Times New Roman"/>
          <w:sz w:val="24"/>
          <w:szCs w:val="24"/>
          <w:bdr w:val="none" w:sz="0" w:space="0" w:color="auto" w:frame="1"/>
        </w:rPr>
        <w:t xml:space="preserve">omparison of </w:t>
      </w:r>
    </w:p>
    <w:p w14:paraId="1DCEEF7C" w14:textId="77777777" w:rsid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r w:rsidRPr="00F91A20">
        <w:rPr>
          <w:rFonts w:ascii="Times New Roman" w:eastAsia="Times New Roman" w:hAnsi="Times New Roman" w:cs="Times New Roman"/>
          <w:sz w:val="24"/>
          <w:szCs w:val="24"/>
          <w:bdr w:val="none" w:sz="0" w:space="0" w:color="auto" w:frame="1"/>
        </w:rPr>
        <w:t xml:space="preserve">simulated and observed hydrological time series. R package version 0.3-10. URL </w:t>
      </w:r>
    </w:p>
    <w:p w14:paraId="7CD31512" w14:textId="684873A2" w:rsidR="00F91A20" w:rsidRPr="00F91A20" w:rsidRDefault="00F91A20" w:rsidP="00F91A2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480" w:lineRule="auto"/>
        <w:rPr>
          <w:rFonts w:ascii="Times New Roman" w:eastAsia="Times New Roman" w:hAnsi="Times New Roman" w:cs="Times New Roman"/>
          <w:sz w:val="24"/>
          <w:szCs w:val="24"/>
          <w:bdr w:val="none" w:sz="0" w:space="0" w:color="auto" w:frame="1"/>
        </w:rPr>
      </w:pPr>
      <w:r>
        <w:rPr>
          <w:rFonts w:ascii="Times New Roman" w:eastAsia="Times New Roman" w:hAnsi="Times New Roman" w:cs="Times New Roman"/>
          <w:sz w:val="24"/>
          <w:szCs w:val="24"/>
          <w:bdr w:val="none" w:sz="0" w:space="0" w:color="auto" w:frame="1"/>
        </w:rPr>
        <w:tab/>
      </w:r>
      <w:hyperlink r:id="rId13" w:history="1">
        <w:r w:rsidRPr="00E71991">
          <w:rPr>
            <w:rStyle w:val="Hyperlink"/>
            <w:rFonts w:ascii="Times New Roman" w:eastAsia="Times New Roman" w:hAnsi="Times New Roman" w:cs="Times New Roman"/>
            <w:sz w:val="24"/>
            <w:szCs w:val="24"/>
            <w:bdr w:val="none" w:sz="0" w:space="0" w:color="auto" w:frame="1"/>
          </w:rPr>
          <w:t>http://hzambran.github.io/hydroGOF/</w:t>
        </w:r>
      </w:hyperlink>
      <w:r w:rsidRPr="00F91A20">
        <w:rPr>
          <w:rFonts w:ascii="Times New Roman" w:eastAsia="Times New Roman" w:hAnsi="Times New Roman" w:cs="Times New Roman"/>
          <w:sz w:val="24"/>
          <w:szCs w:val="24"/>
          <w:bdr w:val="none" w:sz="0" w:space="0" w:color="auto" w:frame="1"/>
        </w:rPr>
        <w:t>. DOI:10.5281/zenodo.84008.</w:t>
      </w:r>
    </w:p>
    <w:p w14:paraId="0D6ED54E" w14:textId="77777777" w:rsidR="00F91A20" w:rsidRPr="00DE4EF7" w:rsidRDefault="00F91A20" w:rsidP="00F91A20">
      <w:pPr>
        <w:spacing w:line="480" w:lineRule="auto"/>
        <w:rPr>
          <w:rFonts w:ascii="Times New Roman" w:eastAsia="Times New Roman" w:hAnsi="Times New Roman" w:cs="Times New Roman"/>
          <w:color w:val="auto"/>
          <w:sz w:val="24"/>
          <w:szCs w:val="24"/>
        </w:rPr>
      </w:pPr>
    </w:p>
    <w:p w14:paraId="58453CC6" w14:textId="453A073C" w:rsidR="003E2346" w:rsidRPr="00B65ED4" w:rsidRDefault="003E2346" w:rsidP="00C71FD2">
      <w:pPr>
        <w:spacing w:line="480" w:lineRule="auto"/>
        <w:ind w:left="720" w:hanging="720"/>
        <w:rPr>
          <w:rFonts w:ascii="Times New Roman" w:hAnsi="Times New Roman" w:cs="Times New Roman"/>
          <w:sz w:val="24"/>
          <w:szCs w:val="24"/>
        </w:rPr>
      </w:pPr>
      <w:r w:rsidRPr="00B65ED4">
        <w:rPr>
          <w:rFonts w:ascii="Times New Roman" w:hAnsi="Times New Roman" w:cs="Times New Roman"/>
          <w:sz w:val="24"/>
          <w:szCs w:val="24"/>
        </w:rPr>
        <w:br w:type="page"/>
      </w:r>
    </w:p>
    <w:p w14:paraId="11696131" w14:textId="77777777" w:rsidR="008A25D2" w:rsidRDefault="008A25D2">
      <w:pPr>
        <w:rPr>
          <w:rFonts w:ascii="Times New Roman" w:hAnsi="Times New Roman" w:cs="Times New Roman"/>
          <w:b/>
          <w:sz w:val="24"/>
          <w:szCs w:val="24"/>
        </w:rPr>
        <w:sectPr w:rsidR="008A25D2" w:rsidSect="00307267">
          <w:headerReference w:type="default" r:id="rId14"/>
          <w:pgSz w:w="12240" w:h="15840"/>
          <w:pgMar w:top="1440" w:right="1440" w:bottom="1440" w:left="1440" w:header="720" w:footer="720" w:gutter="0"/>
          <w:lnNumType w:countBy="1" w:restart="continuous"/>
          <w:cols w:space="720"/>
          <w:docGrid w:linePitch="299"/>
        </w:sectPr>
      </w:pPr>
    </w:p>
    <w:p w14:paraId="73395F67" w14:textId="57131069" w:rsidR="003E2346" w:rsidRPr="00B65ED4" w:rsidRDefault="003E2346">
      <w:pPr>
        <w:rPr>
          <w:rFonts w:ascii="Times New Roman" w:hAnsi="Times New Roman" w:cs="Times New Roman"/>
          <w:b/>
          <w:sz w:val="24"/>
          <w:szCs w:val="24"/>
        </w:rPr>
      </w:pPr>
      <w:r w:rsidRPr="00B65ED4">
        <w:rPr>
          <w:rFonts w:ascii="Times New Roman" w:hAnsi="Times New Roman" w:cs="Times New Roman"/>
          <w:b/>
          <w:sz w:val="24"/>
          <w:szCs w:val="24"/>
        </w:rPr>
        <w:lastRenderedPageBreak/>
        <w:t>Tables</w:t>
      </w:r>
    </w:p>
    <w:p w14:paraId="603E79A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hAnsi="Times New Roman" w:cs="Times New Roman"/>
          <w:b/>
          <w:sz w:val="24"/>
          <w:szCs w:val="24"/>
        </w:rPr>
        <w:t xml:space="preserve">Table 1. Lake characteristics </w:t>
      </w:r>
    </w:p>
    <w:tbl>
      <w:tblPr>
        <w:tblW w:w="4398" w:type="pct"/>
        <w:tblBorders>
          <w:top w:val="single" w:sz="4" w:space="0" w:color="auto"/>
          <w:bottom w:val="single" w:sz="4" w:space="0" w:color="auto"/>
          <w:insideH w:val="single" w:sz="4" w:space="0" w:color="auto"/>
        </w:tblBorders>
        <w:tblLook w:val="04A0" w:firstRow="1" w:lastRow="0" w:firstColumn="1" w:lastColumn="0" w:noHBand="0" w:noVBand="1"/>
      </w:tblPr>
      <w:tblGrid>
        <w:gridCol w:w="1725"/>
        <w:gridCol w:w="1909"/>
        <w:gridCol w:w="1950"/>
        <w:gridCol w:w="1949"/>
        <w:gridCol w:w="2191"/>
        <w:gridCol w:w="1676"/>
      </w:tblGrid>
      <w:tr w:rsidR="008A25D2" w:rsidRPr="00B65ED4" w14:paraId="273A386B" w14:textId="77777777" w:rsidTr="008A25D2">
        <w:trPr>
          <w:trHeight w:val="300"/>
        </w:trPr>
        <w:tc>
          <w:tcPr>
            <w:tcW w:w="756" w:type="pct"/>
            <w:shd w:val="clear" w:color="auto" w:fill="auto"/>
            <w:noWrap/>
            <w:vAlign w:val="center"/>
            <w:hideMark/>
          </w:tcPr>
          <w:p w14:paraId="57CDC16D" w14:textId="77777777" w:rsidR="00CD3C59" w:rsidRPr="00B65ED4" w:rsidRDefault="00CD3C59" w:rsidP="008A25D2">
            <w:pPr>
              <w:spacing w:line="240"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837" w:type="pct"/>
            <w:shd w:val="clear" w:color="auto" w:fill="auto"/>
            <w:noWrap/>
            <w:vAlign w:val="center"/>
            <w:hideMark/>
          </w:tcPr>
          <w:p w14:paraId="0B82509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Harp</w:t>
            </w:r>
          </w:p>
        </w:tc>
        <w:tc>
          <w:tcPr>
            <w:tcW w:w="855" w:type="pct"/>
            <w:shd w:val="clear" w:color="auto" w:fill="auto"/>
            <w:noWrap/>
            <w:vAlign w:val="center"/>
            <w:hideMark/>
          </w:tcPr>
          <w:p w14:paraId="21594F4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Monona</w:t>
            </w:r>
          </w:p>
        </w:tc>
        <w:tc>
          <w:tcPr>
            <w:tcW w:w="855" w:type="pct"/>
            <w:shd w:val="clear" w:color="auto" w:fill="auto"/>
            <w:noWrap/>
            <w:vAlign w:val="center"/>
            <w:hideMark/>
          </w:tcPr>
          <w:p w14:paraId="7A4200CB"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Toolik</w:t>
            </w:r>
          </w:p>
        </w:tc>
        <w:tc>
          <w:tcPr>
            <w:tcW w:w="961" w:type="pct"/>
            <w:shd w:val="clear" w:color="auto" w:fill="auto"/>
            <w:noWrap/>
            <w:vAlign w:val="center"/>
            <w:hideMark/>
          </w:tcPr>
          <w:p w14:paraId="512574F0"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Trout</w:t>
            </w:r>
          </w:p>
        </w:tc>
        <w:tc>
          <w:tcPr>
            <w:tcW w:w="735" w:type="pct"/>
            <w:shd w:val="clear" w:color="auto" w:fill="auto"/>
            <w:noWrap/>
            <w:vAlign w:val="center"/>
            <w:hideMark/>
          </w:tcPr>
          <w:p w14:paraId="25040B82" w14:textId="77777777" w:rsidR="00CD3C59" w:rsidRPr="00B65ED4" w:rsidRDefault="00CD3C59" w:rsidP="008A25D2">
            <w:pPr>
              <w:spacing w:line="240" w:lineRule="auto"/>
              <w:jc w:val="cente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Vanern</w:t>
            </w:r>
          </w:p>
        </w:tc>
      </w:tr>
      <w:tr w:rsidR="008A25D2" w:rsidRPr="00B65ED4" w14:paraId="234B4D53" w14:textId="77777777" w:rsidTr="008A25D2">
        <w:trPr>
          <w:trHeight w:val="300"/>
        </w:trPr>
        <w:tc>
          <w:tcPr>
            <w:tcW w:w="756" w:type="pct"/>
            <w:shd w:val="clear" w:color="auto" w:fill="auto"/>
            <w:noWrap/>
            <w:vAlign w:val="center"/>
            <w:hideMark/>
          </w:tcPr>
          <w:p w14:paraId="7F933191"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Location</w:t>
            </w:r>
          </w:p>
        </w:tc>
        <w:tc>
          <w:tcPr>
            <w:tcW w:w="837" w:type="pct"/>
            <w:shd w:val="clear" w:color="auto" w:fill="auto"/>
            <w:noWrap/>
            <w:vAlign w:val="center"/>
            <w:hideMark/>
          </w:tcPr>
          <w:p w14:paraId="4CE1799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Ontario, Canada</w:t>
            </w:r>
          </w:p>
        </w:tc>
        <w:tc>
          <w:tcPr>
            <w:tcW w:w="855" w:type="pct"/>
            <w:shd w:val="clear" w:color="auto" w:fill="auto"/>
            <w:noWrap/>
            <w:vAlign w:val="center"/>
            <w:hideMark/>
          </w:tcPr>
          <w:p w14:paraId="01018D1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855" w:type="pct"/>
            <w:shd w:val="clear" w:color="auto" w:fill="auto"/>
            <w:noWrap/>
            <w:vAlign w:val="center"/>
            <w:hideMark/>
          </w:tcPr>
          <w:p w14:paraId="338F586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Alaska, USA</w:t>
            </w:r>
          </w:p>
        </w:tc>
        <w:tc>
          <w:tcPr>
            <w:tcW w:w="961" w:type="pct"/>
            <w:shd w:val="clear" w:color="auto" w:fill="auto"/>
            <w:noWrap/>
            <w:vAlign w:val="center"/>
            <w:hideMark/>
          </w:tcPr>
          <w:p w14:paraId="1D3FD4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Wisconsin, USA</w:t>
            </w:r>
          </w:p>
        </w:tc>
        <w:tc>
          <w:tcPr>
            <w:tcW w:w="735" w:type="pct"/>
            <w:shd w:val="clear" w:color="auto" w:fill="auto"/>
            <w:noWrap/>
            <w:vAlign w:val="center"/>
            <w:hideMark/>
          </w:tcPr>
          <w:p w14:paraId="34BF20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Sweden</w:t>
            </w:r>
          </w:p>
        </w:tc>
      </w:tr>
      <w:tr w:rsidR="008A25D2" w:rsidRPr="00B65ED4" w14:paraId="25FD70BA" w14:textId="77777777" w:rsidTr="008A25D2">
        <w:trPr>
          <w:trHeight w:val="300"/>
        </w:trPr>
        <w:tc>
          <w:tcPr>
            <w:tcW w:w="756" w:type="pct"/>
            <w:shd w:val="clear" w:color="auto" w:fill="auto"/>
            <w:noWrap/>
            <w:vAlign w:val="center"/>
            <w:hideMark/>
          </w:tcPr>
          <w:p w14:paraId="1AE23DF0"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Lat, Long</w:t>
            </w:r>
          </w:p>
        </w:tc>
        <w:tc>
          <w:tcPr>
            <w:tcW w:w="837" w:type="pct"/>
            <w:shd w:val="clear" w:color="auto" w:fill="auto"/>
            <w:noWrap/>
            <w:vAlign w:val="center"/>
            <w:hideMark/>
          </w:tcPr>
          <w:p w14:paraId="746ED4A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45.38, -79.14</w:t>
            </w:r>
          </w:p>
        </w:tc>
        <w:tc>
          <w:tcPr>
            <w:tcW w:w="855" w:type="pct"/>
            <w:shd w:val="clear" w:color="auto" w:fill="auto"/>
            <w:noWrap/>
            <w:vAlign w:val="center"/>
            <w:hideMark/>
          </w:tcPr>
          <w:p w14:paraId="5AE1C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43.06, -89.36</w:t>
            </w:r>
          </w:p>
        </w:tc>
        <w:tc>
          <w:tcPr>
            <w:tcW w:w="855" w:type="pct"/>
            <w:shd w:val="clear" w:color="auto" w:fill="auto"/>
            <w:noWrap/>
            <w:vAlign w:val="center"/>
            <w:hideMark/>
          </w:tcPr>
          <w:p w14:paraId="21A9D4E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68.63, -149.61</w:t>
            </w:r>
          </w:p>
        </w:tc>
        <w:tc>
          <w:tcPr>
            <w:tcW w:w="961" w:type="pct"/>
            <w:shd w:val="clear" w:color="auto" w:fill="auto"/>
            <w:noWrap/>
            <w:vAlign w:val="center"/>
            <w:hideMark/>
          </w:tcPr>
          <w:p w14:paraId="0B59D89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46.04, -89.69</w:t>
            </w:r>
          </w:p>
        </w:tc>
        <w:tc>
          <w:tcPr>
            <w:tcW w:w="735" w:type="pct"/>
            <w:shd w:val="clear" w:color="auto" w:fill="auto"/>
            <w:noWrap/>
            <w:vAlign w:val="center"/>
            <w:hideMark/>
          </w:tcPr>
          <w:p w14:paraId="10D712E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58.87, 13.41</w:t>
            </w:r>
          </w:p>
        </w:tc>
      </w:tr>
      <w:tr w:rsidR="008A25D2" w:rsidRPr="00B65ED4" w14:paraId="7A5C8FDE" w14:textId="77777777" w:rsidTr="008A25D2">
        <w:trPr>
          <w:trHeight w:val="300"/>
        </w:trPr>
        <w:tc>
          <w:tcPr>
            <w:tcW w:w="756" w:type="pct"/>
            <w:shd w:val="clear" w:color="auto" w:fill="auto"/>
            <w:vAlign w:val="center"/>
          </w:tcPr>
          <w:p w14:paraId="06DA619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Data years</w:t>
            </w:r>
          </w:p>
        </w:tc>
        <w:tc>
          <w:tcPr>
            <w:tcW w:w="837" w:type="pct"/>
            <w:shd w:val="clear" w:color="auto" w:fill="auto"/>
            <w:vAlign w:val="center"/>
          </w:tcPr>
          <w:p w14:paraId="02DFC04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1991-2001</w:t>
            </w:r>
          </w:p>
        </w:tc>
        <w:tc>
          <w:tcPr>
            <w:tcW w:w="855" w:type="pct"/>
            <w:shd w:val="clear" w:color="auto" w:fill="auto"/>
            <w:vAlign w:val="center"/>
          </w:tcPr>
          <w:p w14:paraId="5CDFD0A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2003-2014</w:t>
            </w:r>
          </w:p>
        </w:tc>
        <w:tc>
          <w:tcPr>
            <w:tcW w:w="855" w:type="pct"/>
            <w:shd w:val="clear" w:color="auto" w:fill="auto"/>
            <w:vAlign w:val="center"/>
          </w:tcPr>
          <w:p w14:paraId="1155BD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2001-2010</w:t>
            </w:r>
          </w:p>
        </w:tc>
        <w:tc>
          <w:tcPr>
            <w:tcW w:w="961" w:type="pct"/>
            <w:shd w:val="clear" w:color="auto" w:fill="auto"/>
            <w:vAlign w:val="center"/>
          </w:tcPr>
          <w:p w14:paraId="2156350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2004-2013</w:t>
            </w:r>
          </w:p>
        </w:tc>
        <w:tc>
          <w:tcPr>
            <w:tcW w:w="735" w:type="pct"/>
            <w:shd w:val="clear" w:color="auto" w:fill="auto"/>
            <w:vAlign w:val="center"/>
          </w:tcPr>
          <w:p w14:paraId="033DF13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2001-2013</w:t>
            </w:r>
          </w:p>
        </w:tc>
      </w:tr>
      <w:tr w:rsidR="008A25D2" w:rsidRPr="00B65ED4" w14:paraId="425022BA" w14:textId="77777777" w:rsidTr="008A25D2">
        <w:trPr>
          <w:trHeight w:val="300"/>
        </w:trPr>
        <w:tc>
          <w:tcPr>
            <w:tcW w:w="756" w:type="pct"/>
            <w:shd w:val="clear" w:color="auto" w:fill="auto"/>
            <w:vAlign w:val="center"/>
            <w:hideMark/>
          </w:tcPr>
          <w:p w14:paraId="4C082845"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a</w:t>
            </w:r>
            <w:r w:rsidR="00CD3C59" w:rsidRPr="00B65ED4">
              <w:rPr>
                <w:rFonts w:ascii="Times New Roman" w:eastAsia="Times New Roman" w:hAnsi="Times New Roman" w:cs="Times New Roman"/>
                <w:bCs/>
                <w:sz w:val="24"/>
                <w:szCs w:val="24"/>
              </w:rPr>
              <w:t>rea (ha)</w:t>
            </w:r>
          </w:p>
        </w:tc>
        <w:tc>
          <w:tcPr>
            <w:tcW w:w="837" w:type="pct"/>
            <w:shd w:val="clear" w:color="auto" w:fill="auto"/>
            <w:vAlign w:val="center"/>
            <w:hideMark/>
          </w:tcPr>
          <w:p w14:paraId="6FFDA9C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71</w:t>
            </w:r>
          </w:p>
        </w:tc>
        <w:tc>
          <w:tcPr>
            <w:tcW w:w="855" w:type="pct"/>
            <w:shd w:val="clear" w:color="auto" w:fill="auto"/>
            <w:vAlign w:val="center"/>
            <w:hideMark/>
          </w:tcPr>
          <w:p w14:paraId="7166C81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1326</w:t>
            </w:r>
          </w:p>
        </w:tc>
        <w:tc>
          <w:tcPr>
            <w:tcW w:w="855" w:type="pct"/>
            <w:shd w:val="clear" w:color="auto" w:fill="auto"/>
            <w:vAlign w:val="center"/>
            <w:hideMark/>
          </w:tcPr>
          <w:p w14:paraId="0F1675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149</w:t>
            </w:r>
          </w:p>
        </w:tc>
        <w:tc>
          <w:tcPr>
            <w:tcW w:w="961" w:type="pct"/>
            <w:shd w:val="clear" w:color="auto" w:fill="auto"/>
            <w:vAlign w:val="center"/>
            <w:hideMark/>
          </w:tcPr>
          <w:p w14:paraId="6B97CF3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1610</w:t>
            </w:r>
          </w:p>
        </w:tc>
        <w:tc>
          <w:tcPr>
            <w:tcW w:w="735" w:type="pct"/>
            <w:shd w:val="clear" w:color="auto" w:fill="auto"/>
            <w:vAlign w:val="center"/>
            <w:hideMark/>
          </w:tcPr>
          <w:p w14:paraId="39F68B7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565000</w:t>
            </w:r>
          </w:p>
        </w:tc>
      </w:tr>
      <w:tr w:rsidR="008A25D2" w:rsidRPr="00B65ED4" w14:paraId="18566541" w14:textId="77777777" w:rsidTr="008A25D2">
        <w:trPr>
          <w:trHeight w:val="300"/>
        </w:trPr>
        <w:tc>
          <w:tcPr>
            <w:tcW w:w="756" w:type="pct"/>
            <w:shd w:val="clear" w:color="auto" w:fill="auto"/>
            <w:vAlign w:val="center"/>
          </w:tcPr>
          <w:p w14:paraId="175107A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Perimeter (m)</w:t>
            </w:r>
          </w:p>
        </w:tc>
        <w:tc>
          <w:tcPr>
            <w:tcW w:w="837" w:type="pct"/>
            <w:shd w:val="clear" w:color="auto" w:fill="auto"/>
            <w:noWrap/>
            <w:vAlign w:val="center"/>
          </w:tcPr>
          <w:p w14:paraId="1A9F292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4000</w:t>
            </w:r>
          </w:p>
        </w:tc>
        <w:tc>
          <w:tcPr>
            <w:tcW w:w="855" w:type="pct"/>
            <w:shd w:val="clear" w:color="auto" w:fill="auto"/>
            <w:noWrap/>
            <w:vAlign w:val="center"/>
          </w:tcPr>
          <w:p w14:paraId="66F95E7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35200</w:t>
            </w:r>
          </w:p>
        </w:tc>
        <w:tc>
          <w:tcPr>
            <w:tcW w:w="855" w:type="pct"/>
            <w:shd w:val="clear" w:color="auto" w:fill="auto"/>
            <w:noWrap/>
            <w:vAlign w:val="center"/>
          </w:tcPr>
          <w:p w14:paraId="07AA74D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8104</w:t>
            </w:r>
          </w:p>
        </w:tc>
        <w:tc>
          <w:tcPr>
            <w:tcW w:w="961" w:type="pct"/>
            <w:shd w:val="clear" w:color="auto" w:fill="auto"/>
            <w:noWrap/>
            <w:vAlign w:val="center"/>
          </w:tcPr>
          <w:p w14:paraId="3150517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25900</w:t>
            </w:r>
          </w:p>
        </w:tc>
        <w:tc>
          <w:tcPr>
            <w:tcW w:w="735" w:type="pct"/>
            <w:shd w:val="clear" w:color="auto" w:fill="auto"/>
            <w:noWrap/>
            <w:vAlign w:val="center"/>
          </w:tcPr>
          <w:p w14:paraId="715300E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2007000</w:t>
            </w:r>
          </w:p>
        </w:tc>
      </w:tr>
      <w:tr w:rsidR="008A25D2" w:rsidRPr="00B65ED4" w14:paraId="0EDFE630" w14:textId="77777777" w:rsidTr="008A25D2">
        <w:trPr>
          <w:trHeight w:val="300"/>
        </w:trPr>
        <w:tc>
          <w:tcPr>
            <w:tcW w:w="756" w:type="pct"/>
            <w:shd w:val="clear" w:color="auto" w:fill="auto"/>
            <w:vAlign w:val="center"/>
            <w:hideMark/>
          </w:tcPr>
          <w:p w14:paraId="45771F18"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(m)</w:t>
            </w:r>
          </w:p>
        </w:tc>
        <w:tc>
          <w:tcPr>
            <w:tcW w:w="837" w:type="pct"/>
            <w:shd w:val="clear" w:color="auto" w:fill="auto"/>
            <w:noWrap/>
            <w:vAlign w:val="center"/>
            <w:hideMark/>
          </w:tcPr>
          <w:p w14:paraId="05F0A33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w:t>
            </w:r>
          </w:p>
        </w:tc>
        <w:tc>
          <w:tcPr>
            <w:tcW w:w="855" w:type="pct"/>
            <w:shd w:val="clear" w:color="auto" w:fill="auto"/>
            <w:noWrap/>
            <w:vAlign w:val="center"/>
            <w:hideMark/>
          </w:tcPr>
          <w:p w14:paraId="7BB1C04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8.3</w:t>
            </w:r>
          </w:p>
        </w:tc>
        <w:tc>
          <w:tcPr>
            <w:tcW w:w="855" w:type="pct"/>
            <w:shd w:val="clear" w:color="auto" w:fill="auto"/>
            <w:noWrap/>
            <w:vAlign w:val="center"/>
            <w:hideMark/>
          </w:tcPr>
          <w:p w14:paraId="6D2B55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w:t>
            </w:r>
          </w:p>
        </w:tc>
        <w:tc>
          <w:tcPr>
            <w:tcW w:w="961" w:type="pct"/>
            <w:shd w:val="clear" w:color="auto" w:fill="auto"/>
            <w:noWrap/>
            <w:vAlign w:val="center"/>
            <w:hideMark/>
          </w:tcPr>
          <w:p w14:paraId="328CBDB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14.6</w:t>
            </w:r>
          </w:p>
        </w:tc>
        <w:tc>
          <w:tcPr>
            <w:tcW w:w="735" w:type="pct"/>
            <w:shd w:val="clear" w:color="auto" w:fill="auto"/>
            <w:noWrap/>
            <w:vAlign w:val="center"/>
            <w:hideMark/>
          </w:tcPr>
          <w:p w14:paraId="5C56F41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r>
      <w:tr w:rsidR="008A25D2" w:rsidRPr="00B65ED4" w14:paraId="16AC3A43" w14:textId="77777777" w:rsidTr="008A25D2">
        <w:trPr>
          <w:trHeight w:val="300"/>
        </w:trPr>
        <w:tc>
          <w:tcPr>
            <w:tcW w:w="756" w:type="pct"/>
            <w:shd w:val="clear" w:color="auto" w:fill="auto"/>
            <w:vAlign w:val="center"/>
            <w:hideMark/>
          </w:tcPr>
          <w:p w14:paraId="3E8E774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RT (yr)</w:t>
            </w:r>
          </w:p>
        </w:tc>
        <w:tc>
          <w:tcPr>
            <w:tcW w:w="837" w:type="pct"/>
            <w:shd w:val="clear" w:color="auto" w:fill="auto"/>
            <w:noWrap/>
            <w:vAlign w:val="center"/>
            <w:hideMark/>
          </w:tcPr>
          <w:p w14:paraId="7A82052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2.5</w:t>
            </w:r>
          </w:p>
        </w:tc>
        <w:tc>
          <w:tcPr>
            <w:tcW w:w="855" w:type="pct"/>
            <w:shd w:val="clear" w:color="auto" w:fill="auto"/>
            <w:noWrap/>
            <w:vAlign w:val="center"/>
            <w:hideMark/>
          </w:tcPr>
          <w:p w14:paraId="690D864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855" w:type="pct"/>
            <w:shd w:val="clear" w:color="auto" w:fill="auto"/>
            <w:noWrap/>
            <w:vAlign w:val="center"/>
            <w:hideMark/>
          </w:tcPr>
          <w:p w14:paraId="46E47601"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961" w:type="pct"/>
            <w:shd w:val="clear" w:color="auto" w:fill="auto"/>
            <w:noWrap/>
            <w:vAlign w:val="center"/>
            <w:hideMark/>
          </w:tcPr>
          <w:p w14:paraId="458FF10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5.9</w:t>
            </w:r>
          </w:p>
        </w:tc>
        <w:tc>
          <w:tcPr>
            <w:tcW w:w="735" w:type="pct"/>
            <w:shd w:val="clear" w:color="auto" w:fill="auto"/>
            <w:noWrap/>
            <w:vAlign w:val="center"/>
            <w:hideMark/>
          </w:tcPr>
          <w:p w14:paraId="3E1DC21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6.3</w:t>
            </w:r>
          </w:p>
        </w:tc>
      </w:tr>
      <w:tr w:rsidR="008A25D2" w:rsidRPr="00B65ED4" w14:paraId="010A2F8C" w14:textId="77777777" w:rsidTr="008A25D2">
        <w:trPr>
          <w:trHeight w:val="300"/>
        </w:trPr>
        <w:tc>
          <w:tcPr>
            <w:tcW w:w="756" w:type="pct"/>
            <w:shd w:val="clear" w:color="auto" w:fill="auto"/>
            <w:vAlign w:val="center"/>
            <w:hideMark/>
          </w:tcPr>
          <w:p w14:paraId="6843D582" w14:textId="5054785E"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Trophic stat</w:t>
            </w:r>
            <w:r w:rsidR="008A25D2">
              <w:rPr>
                <w:rFonts w:ascii="Times New Roman" w:eastAsia="Times New Roman" w:hAnsi="Times New Roman" w:cs="Times New Roman"/>
                <w:bCs/>
                <w:sz w:val="24"/>
                <w:szCs w:val="24"/>
              </w:rPr>
              <w:t>e</w:t>
            </w:r>
          </w:p>
        </w:tc>
        <w:tc>
          <w:tcPr>
            <w:tcW w:w="837" w:type="pct"/>
            <w:shd w:val="clear" w:color="auto" w:fill="auto"/>
            <w:noWrap/>
            <w:vAlign w:val="center"/>
            <w:hideMark/>
          </w:tcPr>
          <w:p w14:paraId="0D62CCC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855" w:type="pct"/>
            <w:shd w:val="clear" w:color="auto" w:fill="auto"/>
            <w:noWrap/>
            <w:vAlign w:val="center"/>
            <w:hideMark/>
          </w:tcPr>
          <w:p w14:paraId="225674A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eutrophic</w:t>
            </w:r>
          </w:p>
        </w:tc>
        <w:tc>
          <w:tcPr>
            <w:tcW w:w="855" w:type="pct"/>
            <w:shd w:val="clear" w:color="auto" w:fill="auto"/>
            <w:noWrap/>
            <w:vAlign w:val="center"/>
            <w:hideMark/>
          </w:tcPr>
          <w:p w14:paraId="69C6621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961" w:type="pct"/>
            <w:shd w:val="clear" w:color="auto" w:fill="auto"/>
            <w:noWrap/>
            <w:vAlign w:val="center"/>
            <w:hideMark/>
          </w:tcPr>
          <w:p w14:paraId="7AADFF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c>
          <w:tcPr>
            <w:tcW w:w="735" w:type="pct"/>
            <w:shd w:val="clear" w:color="auto" w:fill="auto"/>
            <w:vAlign w:val="center"/>
            <w:hideMark/>
          </w:tcPr>
          <w:p w14:paraId="002AB26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oligotrophic</w:t>
            </w:r>
          </w:p>
        </w:tc>
      </w:tr>
      <w:tr w:rsidR="008A25D2" w:rsidRPr="00B65ED4" w14:paraId="46BE1337" w14:textId="77777777" w:rsidTr="008A25D2">
        <w:trPr>
          <w:trHeight w:val="300"/>
        </w:trPr>
        <w:tc>
          <w:tcPr>
            <w:tcW w:w="756" w:type="pct"/>
            <w:shd w:val="clear" w:color="auto" w:fill="auto"/>
            <w:vAlign w:val="center"/>
            <w:hideMark/>
          </w:tcPr>
          <w:p w14:paraId="7ECECE7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Secchi (m)</w:t>
            </w:r>
          </w:p>
        </w:tc>
        <w:tc>
          <w:tcPr>
            <w:tcW w:w="837" w:type="pct"/>
            <w:shd w:val="clear" w:color="auto" w:fill="auto"/>
            <w:noWrap/>
            <w:vAlign w:val="center"/>
            <w:hideMark/>
          </w:tcPr>
          <w:p w14:paraId="5ED2E9A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55" w:type="pct"/>
            <w:shd w:val="clear" w:color="auto" w:fill="auto"/>
            <w:noWrap/>
            <w:vAlign w:val="center"/>
            <w:hideMark/>
          </w:tcPr>
          <w:p w14:paraId="5C5AA30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855" w:type="pct"/>
            <w:shd w:val="clear" w:color="auto" w:fill="auto"/>
            <w:noWrap/>
            <w:vAlign w:val="center"/>
            <w:hideMark/>
          </w:tcPr>
          <w:p w14:paraId="1C2D2AF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4.7</w:t>
            </w:r>
          </w:p>
        </w:tc>
        <w:tc>
          <w:tcPr>
            <w:tcW w:w="961" w:type="pct"/>
            <w:shd w:val="clear" w:color="auto" w:fill="auto"/>
            <w:noWrap/>
            <w:vAlign w:val="center"/>
            <w:hideMark/>
          </w:tcPr>
          <w:p w14:paraId="0BD552D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5.3</w:t>
            </w:r>
          </w:p>
        </w:tc>
        <w:tc>
          <w:tcPr>
            <w:tcW w:w="735" w:type="pct"/>
            <w:shd w:val="clear" w:color="auto" w:fill="auto"/>
            <w:noWrap/>
            <w:vAlign w:val="center"/>
            <w:hideMark/>
          </w:tcPr>
          <w:p w14:paraId="11D8D7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4.5</w:t>
            </w:r>
          </w:p>
        </w:tc>
      </w:tr>
      <w:tr w:rsidR="008A25D2" w:rsidRPr="00B65ED4" w14:paraId="3F704725" w14:textId="77777777" w:rsidTr="008A25D2">
        <w:trPr>
          <w:trHeight w:val="330"/>
        </w:trPr>
        <w:tc>
          <w:tcPr>
            <w:tcW w:w="756" w:type="pct"/>
            <w:shd w:val="clear" w:color="auto" w:fill="auto"/>
            <w:vAlign w:val="center"/>
            <w:hideMark/>
          </w:tcPr>
          <w:p w14:paraId="04F3FF7F"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Chl-</w:t>
            </w:r>
            <w:r w:rsidRPr="00B65ED4">
              <w:rPr>
                <w:rFonts w:ascii="Times New Roman" w:eastAsia="Times New Roman" w:hAnsi="Times New Roman" w:cs="Times New Roman"/>
                <w:bCs/>
                <w:i/>
                <w:iCs/>
                <w:sz w:val="24"/>
                <w:szCs w:val="24"/>
              </w:rPr>
              <w:t>a</w:t>
            </w:r>
          </w:p>
          <w:p w14:paraId="1F9D6ECD"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(µg L</w:t>
            </w:r>
            <w:r w:rsidRPr="00B65ED4">
              <w:rPr>
                <w:rFonts w:ascii="Times New Roman" w:eastAsia="Times New Roman" w:hAnsi="Times New Roman" w:cs="Times New Roman"/>
                <w:bCs/>
                <w:sz w:val="24"/>
                <w:szCs w:val="24"/>
                <w:vertAlign w:val="superscript"/>
              </w:rPr>
              <w:t>-1</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75B062C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w:t>
            </w:r>
          </w:p>
        </w:tc>
        <w:tc>
          <w:tcPr>
            <w:tcW w:w="855" w:type="pct"/>
            <w:shd w:val="clear" w:color="auto" w:fill="auto"/>
            <w:noWrap/>
            <w:vAlign w:val="center"/>
            <w:hideMark/>
          </w:tcPr>
          <w:p w14:paraId="0ACA178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9.2</w:t>
            </w:r>
          </w:p>
        </w:tc>
        <w:tc>
          <w:tcPr>
            <w:tcW w:w="855" w:type="pct"/>
            <w:shd w:val="clear" w:color="auto" w:fill="auto"/>
            <w:noWrap/>
            <w:vAlign w:val="center"/>
            <w:hideMark/>
          </w:tcPr>
          <w:p w14:paraId="05F5688B"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w:t>
            </w:r>
          </w:p>
        </w:tc>
        <w:tc>
          <w:tcPr>
            <w:tcW w:w="961" w:type="pct"/>
            <w:shd w:val="clear" w:color="auto" w:fill="auto"/>
            <w:noWrap/>
            <w:vAlign w:val="center"/>
            <w:hideMark/>
          </w:tcPr>
          <w:p w14:paraId="32B84F7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735" w:type="pct"/>
            <w:shd w:val="clear" w:color="auto" w:fill="auto"/>
            <w:noWrap/>
            <w:vAlign w:val="center"/>
            <w:hideMark/>
          </w:tcPr>
          <w:p w14:paraId="63CCB60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2.1</w:t>
            </w:r>
          </w:p>
        </w:tc>
      </w:tr>
      <w:tr w:rsidR="008A25D2" w:rsidRPr="00B65ED4" w14:paraId="74DC6DCF" w14:textId="77777777" w:rsidTr="008A25D2">
        <w:trPr>
          <w:trHeight w:val="315"/>
        </w:trPr>
        <w:tc>
          <w:tcPr>
            <w:tcW w:w="756" w:type="pct"/>
            <w:shd w:val="clear" w:color="auto" w:fill="auto"/>
            <w:vAlign w:val="center"/>
            <w:hideMark/>
          </w:tcPr>
          <w:p w14:paraId="5166220B"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SW DOC</w:t>
            </w:r>
          </w:p>
          <w:p w14:paraId="5634E466"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-3</w:t>
            </w:r>
            <w:r w:rsidRPr="00B65ED4">
              <w:rPr>
                <w:rFonts w:ascii="Times New Roman" w:eastAsia="Times New Roman" w:hAnsi="Times New Roman" w:cs="Times New Roman"/>
                <w:bCs/>
                <w:sz w:val="24"/>
                <w:szCs w:val="24"/>
              </w:rPr>
              <w:t>)</w:t>
            </w:r>
          </w:p>
        </w:tc>
        <w:tc>
          <w:tcPr>
            <w:tcW w:w="837" w:type="pct"/>
            <w:shd w:val="clear" w:color="auto" w:fill="auto"/>
            <w:noWrap/>
            <w:vAlign w:val="center"/>
            <w:hideMark/>
          </w:tcPr>
          <w:p w14:paraId="462B062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9.9</w:t>
            </w:r>
          </w:p>
        </w:tc>
        <w:tc>
          <w:tcPr>
            <w:tcW w:w="855" w:type="pct"/>
            <w:shd w:val="clear" w:color="auto" w:fill="auto"/>
            <w:vAlign w:val="center"/>
            <w:hideMark/>
          </w:tcPr>
          <w:p w14:paraId="7B98E6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55" w:type="pct"/>
            <w:shd w:val="clear" w:color="auto" w:fill="auto"/>
            <w:noWrap/>
            <w:vAlign w:val="center"/>
            <w:hideMark/>
          </w:tcPr>
          <w:p w14:paraId="33CED95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6.8</w:t>
            </w:r>
          </w:p>
        </w:tc>
        <w:tc>
          <w:tcPr>
            <w:tcW w:w="961" w:type="pct"/>
            <w:shd w:val="clear" w:color="auto" w:fill="auto"/>
            <w:noWrap/>
            <w:vAlign w:val="center"/>
            <w:hideMark/>
          </w:tcPr>
          <w:p w14:paraId="2175DF8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735" w:type="pct"/>
            <w:shd w:val="clear" w:color="auto" w:fill="auto"/>
            <w:vAlign w:val="center"/>
            <w:hideMark/>
          </w:tcPr>
          <w:p w14:paraId="420C81CD"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9.4</w:t>
            </w:r>
          </w:p>
        </w:tc>
      </w:tr>
      <w:tr w:rsidR="008A25D2" w:rsidRPr="00B65ED4" w14:paraId="5C4FD216" w14:textId="77777777" w:rsidTr="008A25D2">
        <w:trPr>
          <w:trHeight w:val="300"/>
        </w:trPr>
        <w:tc>
          <w:tcPr>
            <w:tcW w:w="756" w:type="pct"/>
            <w:shd w:val="clear" w:color="auto" w:fill="auto"/>
            <w:vAlign w:val="center"/>
            <w:hideMark/>
          </w:tcPr>
          <w:p w14:paraId="476DA452"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Lake DOC</w:t>
            </w:r>
          </w:p>
          <w:p w14:paraId="5445BD06" w14:textId="77777777" w:rsidR="00CD3C59" w:rsidRPr="00B65ED4" w:rsidRDefault="00DF5532"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(g m</w:t>
            </w:r>
            <w:r w:rsidRPr="00B65ED4">
              <w:rPr>
                <w:rFonts w:ascii="Times New Roman" w:eastAsia="Times New Roman" w:hAnsi="Times New Roman" w:cs="Times New Roman"/>
                <w:bCs/>
                <w:sz w:val="24"/>
                <w:szCs w:val="24"/>
                <w:vertAlign w:val="superscript"/>
              </w:rPr>
              <w:t>-</w:t>
            </w:r>
            <w:r w:rsidR="00CD3C59" w:rsidRPr="00B65ED4">
              <w:rPr>
                <w:rFonts w:ascii="Times New Roman" w:eastAsia="Times New Roman" w:hAnsi="Times New Roman" w:cs="Times New Roman"/>
                <w:bCs/>
                <w:sz w:val="24"/>
                <w:szCs w:val="24"/>
              </w:rPr>
              <w:t>³)</w:t>
            </w:r>
          </w:p>
        </w:tc>
        <w:tc>
          <w:tcPr>
            <w:tcW w:w="837" w:type="pct"/>
            <w:shd w:val="clear" w:color="auto" w:fill="auto"/>
            <w:noWrap/>
            <w:vAlign w:val="center"/>
            <w:hideMark/>
          </w:tcPr>
          <w:p w14:paraId="127163D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c>
          <w:tcPr>
            <w:tcW w:w="855" w:type="pct"/>
            <w:shd w:val="clear" w:color="auto" w:fill="auto"/>
            <w:vAlign w:val="center"/>
            <w:hideMark/>
          </w:tcPr>
          <w:p w14:paraId="23105F6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6</w:t>
            </w:r>
          </w:p>
        </w:tc>
        <w:tc>
          <w:tcPr>
            <w:tcW w:w="855" w:type="pct"/>
            <w:shd w:val="clear" w:color="auto" w:fill="auto"/>
            <w:vAlign w:val="center"/>
            <w:hideMark/>
          </w:tcPr>
          <w:p w14:paraId="4629285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w:t>
            </w:r>
          </w:p>
        </w:tc>
        <w:tc>
          <w:tcPr>
            <w:tcW w:w="961" w:type="pct"/>
            <w:shd w:val="clear" w:color="auto" w:fill="auto"/>
            <w:noWrap/>
            <w:vAlign w:val="center"/>
            <w:hideMark/>
          </w:tcPr>
          <w:p w14:paraId="33FD92B5"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w:t>
            </w:r>
          </w:p>
        </w:tc>
        <w:tc>
          <w:tcPr>
            <w:tcW w:w="735" w:type="pct"/>
            <w:shd w:val="clear" w:color="auto" w:fill="auto"/>
            <w:vAlign w:val="center"/>
            <w:hideMark/>
          </w:tcPr>
          <w:p w14:paraId="21F2025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w:t>
            </w:r>
          </w:p>
        </w:tc>
      </w:tr>
      <w:tr w:rsidR="008A25D2" w:rsidRPr="00B65ED4" w14:paraId="0DE12C08" w14:textId="77777777" w:rsidTr="008A25D2">
        <w:trPr>
          <w:trHeight w:val="365"/>
        </w:trPr>
        <w:tc>
          <w:tcPr>
            <w:tcW w:w="756" w:type="pct"/>
            <w:shd w:val="clear" w:color="auto" w:fill="auto"/>
            <w:vAlign w:val="center"/>
          </w:tcPr>
          <w:p w14:paraId="7D3B8F13"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00384BFB" w:rsidRPr="00B65ED4">
              <w:rPr>
                <w:rFonts w:ascii="Times New Roman" w:eastAsia="Times New Roman" w:hAnsi="Times New Roman" w:cs="Times New Roman"/>
                <w:sz w:val="24"/>
                <w:szCs w:val="24"/>
                <w:vertAlign w:val="subscript"/>
              </w:rPr>
              <w:t>Canopy</w:t>
            </w:r>
          </w:p>
        </w:tc>
        <w:tc>
          <w:tcPr>
            <w:tcW w:w="837" w:type="pct"/>
            <w:shd w:val="clear" w:color="auto" w:fill="auto"/>
            <w:vAlign w:val="center"/>
          </w:tcPr>
          <w:p w14:paraId="70ECBA1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1.000</w:t>
            </w:r>
          </w:p>
        </w:tc>
        <w:tc>
          <w:tcPr>
            <w:tcW w:w="855" w:type="pct"/>
            <w:shd w:val="clear" w:color="auto" w:fill="auto"/>
            <w:vAlign w:val="center"/>
          </w:tcPr>
          <w:p w14:paraId="44AD1898"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0.167</w:t>
            </w:r>
          </w:p>
        </w:tc>
        <w:tc>
          <w:tcPr>
            <w:tcW w:w="855" w:type="pct"/>
            <w:shd w:val="clear" w:color="auto" w:fill="auto"/>
            <w:vAlign w:val="center"/>
          </w:tcPr>
          <w:p w14:paraId="3F95574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961" w:type="pct"/>
            <w:shd w:val="clear" w:color="auto" w:fill="auto"/>
            <w:vAlign w:val="center"/>
          </w:tcPr>
          <w:p w14:paraId="5F41693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0.780</w:t>
            </w:r>
          </w:p>
        </w:tc>
        <w:tc>
          <w:tcPr>
            <w:tcW w:w="735" w:type="pct"/>
            <w:shd w:val="clear" w:color="auto" w:fill="auto"/>
            <w:vAlign w:val="center"/>
          </w:tcPr>
          <w:p w14:paraId="6B6E9F4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0.615</w:t>
            </w:r>
          </w:p>
        </w:tc>
      </w:tr>
      <w:tr w:rsidR="008A25D2" w:rsidRPr="00B65ED4" w14:paraId="24D2071F" w14:textId="77777777" w:rsidTr="008A25D2">
        <w:trPr>
          <w:trHeight w:val="347"/>
        </w:trPr>
        <w:tc>
          <w:tcPr>
            <w:tcW w:w="756" w:type="pct"/>
            <w:shd w:val="clear" w:color="auto" w:fill="auto"/>
            <w:vAlign w:val="center"/>
          </w:tcPr>
          <w:p w14:paraId="1262DC17" w14:textId="77777777" w:rsidR="00CD3C59" w:rsidRPr="00B65ED4" w:rsidRDefault="00384BFB"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sz w:val="24"/>
                <w:szCs w:val="24"/>
              </w:rPr>
              <w:t>P</w:t>
            </w:r>
            <w:r w:rsidRPr="00B65ED4">
              <w:rPr>
                <w:rFonts w:ascii="Times New Roman" w:eastAsia="Times New Roman" w:hAnsi="Times New Roman" w:cs="Times New Roman"/>
                <w:sz w:val="24"/>
                <w:szCs w:val="24"/>
                <w:vertAlign w:val="subscript"/>
              </w:rPr>
              <w:t>Wetlands</w:t>
            </w:r>
          </w:p>
        </w:tc>
        <w:tc>
          <w:tcPr>
            <w:tcW w:w="837" w:type="pct"/>
            <w:shd w:val="clear" w:color="auto" w:fill="auto"/>
            <w:vAlign w:val="center"/>
          </w:tcPr>
          <w:p w14:paraId="75A2262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0.000</w:t>
            </w:r>
          </w:p>
        </w:tc>
        <w:tc>
          <w:tcPr>
            <w:tcW w:w="855" w:type="pct"/>
            <w:shd w:val="clear" w:color="auto" w:fill="auto"/>
            <w:vAlign w:val="center"/>
          </w:tcPr>
          <w:p w14:paraId="689DE70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0.026</w:t>
            </w:r>
          </w:p>
        </w:tc>
        <w:tc>
          <w:tcPr>
            <w:tcW w:w="855" w:type="pct"/>
            <w:shd w:val="clear" w:color="auto" w:fill="auto"/>
            <w:vAlign w:val="center"/>
          </w:tcPr>
          <w:p w14:paraId="0CB3E68F"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0.133</w:t>
            </w:r>
          </w:p>
        </w:tc>
        <w:tc>
          <w:tcPr>
            <w:tcW w:w="961" w:type="pct"/>
            <w:shd w:val="clear" w:color="auto" w:fill="auto"/>
            <w:vAlign w:val="center"/>
          </w:tcPr>
          <w:p w14:paraId="6CA0C39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0.011</w:t>
            </w:r>
          </w:p>
        </w:tc>
        <w:tc>
          <w:tcPr>
            <w:tcW w:w="735" w:type="pct"/>
            <w:shd w:val="clear" w:color="auto" w:fill="auto"/>
            <w:vAlign w:val="center"/>
          </w:tcPr>
          <w:p w14:paraId="6E7BF77A"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0.037</w:t>
            </w:r>
          </w:p>
        </w:tc>
      </w:tr>
      <w:tr w:rsidR="008A25D2" w:rsidRPr="00B65ED4" w14:paraId="1928CEEB" w14:textId="77777777" w:rsidTr="008A25D2">
        <w:trPr>
          <w:trHeight w:val="347"/>
        </w:trPr>
        <w:tc>
          <w:tcPr>
            <w:tcW w:w="756" w:type="pct"/>
            <w:shd w:val="clear" w:color="auto" w:fill="auto"/>
            <w:vAlign w:val="center"/>
          </w:tcPr>
          <w:p w14:paraId="2867F738" w14:textId="77777777" w:rsidR="00CD3C59" w:rsidRPr="00B65ED4" w:rsidRDefault="00DF5532"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Burial r</w:t>
            </w:r>
            <w:r w:rsidR="00CD3C59" w:rsidRPr="00B65ED4">
              <w:rPr>
                <w:rFonts w:ascii="Times New Roman" w:eastAsia="Times New Roman" w:hAnsi="Times New Roman" w:cs="Times New Roman"/>
                <w:sz w:val="24"/>
                <w:szCs w:val="24"/>
              </w:rPr>
              <w:t>ate</w:t>
            </w:r>
          </w:p>
          <w:p w14:paraId="3783F9B5" w14:textId="77777777" w:rsidR="00CD3C59" w:rsidRPr="00B65ED4" w:rsidRDefault="00CD3C59" w:rsidP="008A25D2">
            <w:pPr>
              <w:spacing w:line="24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00DF5532"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sz w:val="24"/>
                <w:szCs w:val="24"/>
              </w:rPr>
              <w:t>² yr</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w:t>
            </w:r>
          </w:p>
        </w:tc>
        <w:tc>
          <w:tcPr>
            <w:tcW w:w="837" w:type="pct"/>
            <w:shd w:val="clear" w:color="auto" w:fill="auto"/>
            <w:vAlign w:val="center"/>
          </w:tcPr>
          <w:p w14:paraId="5D0F70D7"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78</w:t>
            </w:r>
          </w:p>
        </w:tc>
        <w:tc>
          <w:tcPr>
            <w:tcW w:w="855" w:type="pct"/>
            <w:shd w:val="clear" w:color="auto" w:fill="auto"/>
            <w:vAlign w:val="center"/>
          </w:tcPr>
          <w:p w14:paraId="3468CB03"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249</w:t>
            </w:r>
          </w:p>
        </w:tc>
        <w:tc>
          <w:tcPr>
            <w:tcW w:w="855" w:type="pct"/>
            <w:shd w:val="clear" w:color="auto" w:fill="auto"/>
            <w:vAlign w:val="center"/>
          </w:tcPr>
          <w:p w14:paraId="334102F0"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153</w:t>
            </w:r>
          </w:p>
        </w:tc>
        <w:tc>
          <w:tcPr>
            <w:tcW w:w="961" w:type="pct"/>
            <w:shd w:val="clear" w:color="auto" w:fill="auto"/>
            <w:vAlign w:val="center"/>
          </w:tcPr>
          <w:p w14:paraId="601A8AA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27</w:t>
            </w:r>
          </w:p>
        </w:tc>
        <w:tc>
          <w:tcPr>
            <w:tcW w:w="735" w:type="pct"/>
            <w:shd w:val="clear" w:color="auto" w:fill="auto"/>
            <w:vAlign w:val="center"/>
          </w:tcPr>
          <w:p w14:paraId="7545FDDC"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186</w:t>
            </w:r>
          </w:p>
        </w:tc>
      </w:tr>
      <w:tr w:rsidR="008A25D2" w:rsidRPr="00B65ED4" w14:paraId="77E260B7" w14:textId="77777777" w:rsidTr="008A25D2">
        <w:trPr>
          <w:trHeight w:val="510"/>
        </w:trPr>
        <w:tc>
          <w:tcPr>
            <w:tcW w:w="756" w:type="pct"/>
            <w:shd w:val="clear" w:color="auto" w:fill="auto"/>
            <w:vAlign w:val="center"/>
            <w:hideMark/>
          </w:tcPr>
          <w:p w14:paraId="4D96D9B9" w14:textId="77777777" w:rsidR="00CD3C59" w:rsidRPr="00B65ED4" w:rsidRDefault="00CD3C59" w:rsidP="008A25D2">
            <w:pPr>
              <w:spacing w:line="240" w:lineRule="auto"/>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References</w:t>
            </w:r>
          </w:p>
        </w:tc>
        <w:tc>
          <w:tcPr>
            <w:tcW w:w="837" w:type="pct"/>
            <w:shd w:val="clear" w:color="auto" w:fill="auto"/>
            <w:vAlign w:val="center"/>
            <w:hideMark/>
          </w:tcPr>
          <w:p w14:paraId="2F2B6B92"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Yao et al. 2011</w:t>
            </w:r>
          </w:p>
        </w:tc>
        <w:tc>
          <w:tcPr>
            <w:tcW w:w="855" w:type="pct"/>
            <w:shd w:val="clear" w:color="auto" w:fill="auto"/>
            <w:vAlign w:val="center"/>
            <w:hideMark/>
          </w:tcPr>
          <w:p w14:paraId="2FCA7FF4"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NTL LTER</w:t>
            </w:r>
          </w:p>
        </w:tc>
        <w:tc>
          <w:tcPr>
            <w:tcW w:w="855" w:type="pct"/>
            <w:shd w:val="clear" w:color="auto" w:fill="auto"/>
            <w:vAlign w:val="center"/>
            <w:hideMark/>
          </w:tcPr>
          <w:p w14:paraId="069B8B29"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Kling et al. 2000</w:t>
            </w:r>
          </w:p>
        </w:tc>
        <w:tc>
          <w:tcPr>
            <w:tcW w:w="961" w:type="pct"/>
            <w:shd w:val="clear" w:color="auto" w:fill="auto"/>
            <w:vAlign w:val="center"/>
            <w:hideMark/>
          </w:tcPr>
          <w:p w14:paraId="18365D5E"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Webster et al. 1996, NTL LTER</w:t>
            </w:r>
          </w:p>
        </w:tc>
        <w:tc>
          <w:tcPr>
            <w:tcW w:w="735" w:type="pct"/>
            <w:shd w:val="clear" w:color="auto" w:fill="auto"/>
            <w:vAlign w:val="center"/>
            <w:hideMark/>
          </w:tcPr>
          <w:p w14:paraId="78A89ED6" w14:textId="77777777" w:rsidR="00CD3C59" w:rsidRPr="00B65ED4" w:rsidRDefault="00CD3C59" w:rsidP="008A25D2">
            <w:pPr>
              <w:spacing w:line="240" w:lineRule="auto"/>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Kvarnäs 2001</w:t>
            </w:r>
          </w:p>
        </w:tc>
      </w:tr>
    </w:tbl>
    <w:p w14:paraId="577F09B8" w14:textId="3CCA4BA8" w:rsidR="00427402"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z</w:t>
      </w:r>
      <w:r w:rsidRPr="00B65ED4">
        <w:rPr>
          <w:rFonts w:ascii="Times New Roman" w:eastAsia="Times New Roman" w:hAnsi="Times New Roman" w:cs="Times New Roman"/>
          <w:bCs/>
          <w:sz w:val="24"/>
          <w:szCs w:val="24"/>
          <w:vertAlign w:val="subscript"/>
        </w:rPr>
        <w:t>mean</w:t>
      </w:r>
      <w:r w:rsidRPr="00B65ED4">
        <w:rPr>
          <w:rFonts w:ascii="Times New Roman" w:eastAsia="Times New Roman" w:hAnsi="Times New Roman" w:cs="Times New Roman"/>
          <w:bCs/>
          <w:sz w:val="24"/>
          <w:szCs w:val="24"/>
        </w:rPr>
        <w:t xml:space="preserve"> </w:t>
      </w:r>
      <w:r w:rsidRPr="00B65ED4">
        <w:rPr>
          <w:rFonts w:ascii="Times New Roman" w:eastAsia="Times New Roman" w:hAnsi="Times New Roman" w:cs="Times New Roman"/>
          <w:sz w:val="24"/>
          <w:szCs w:val="24"/>
        </w:rPr>
        <w:t>= mean depth, RT = hydrologic residence time, Secchi = Secchi depth, Chl-</w:t>
      </w:r>
      <w:r w:rsidRPr="00B65ED4">
        <w:rPr>
          <w:rFonts w:ascii="Times New Roman" w:eastAsia="Times New Roman" w:hAnsi="Times New Roman" w:cs="Times New Roman"/>
          <w:i/>
          <w:sz w:val="24"/>
          <w:szCs w:val="24"/>
        </w:rPr>
        <w:t>a</w:t>
      </w:r>
      <w:r w:rsidRPr="00B65ED4">
        <w:rPr>
          <w:rFonts w:ascii="Times New Roman" w:eastAsia="Times New Roman" w:hAnsi="Times New Roman" w:cs="Times New Roman"/>
          <w:sz w:val="24"/>
          <w:szCs w:val="24"/>
        </w:rPr>
        <w:t xml:space="preserve"> = chlorophyll-a, SW DOC = inflow dissolved organic carbon, Lake DOC = in-lake DOC (mean water column). All values </w:t>
      </w:r>
      <w:r w:rsidR="00130526">
        <w:rPr>
          <w:rFonts w:ascii="Times New Roman" w:eastAsia="Times New Roman" w:hAnsi="Times New Roman" w:cs="Times New Roman"/>
          <w:sz w:val="24"/>
          <w:szCs w:val="24"/>
        </w:rPr>
        <w:t xml:space="preserve">are means from all available model calibration data </w:t>
      </w:r>
      <w:r w:rsidRPr="00B65ED4">
        <w:rPr>
          <w:rFonts w:ascii="Times New Roman" w:eastAsia="Times New Roman" w:hAnsi="Times New Roman" w:cs="Times New Roman"/>
          <w:sz w:val="24"/>
          <w:szCs w:val="24"/>
        </w:rPr>
        <w:t xml:space="preserve">or </w:t>
      </w:r>
      <w:r w:rsidR="00130526">
        <w:rPr>
          <w:rFonts w:ascii="Times New Roman" w:eastAsia="Times New Roman" w:hAnsi="Times New Roman" w:cs="Times New Roman"/>
          <w:sz w:val="24"/>
          <w:szCs w:val="24"/>
        </w:rPr>
        <w:t xml:space="preserve">were </w:t>
      </w:r>
      <w:r w:rsidRPr="00B65ED4">
        <w:rPr>
          <w:rFonts w:ascii="Times New Roman" w:eastAsia="Times New Roman" w:hAnsi="Times New Roman" w:cs="Times New Roman"/>
          <w:sz w:val="24"/>
          <w:szCs w:val="24"/>
        </w:rPr>
        <w:t xml:space="preserve">derived from cited references. NTL LTER = </w:t>
      </w:r>
      <w:hyperlink r:id="rId15" w:history="1">
        <w:r w:rsidRPr="00B65ED4">
          <w:rPr>
            <w:rStyle w:val="Hyperlink"/>
            <w:rFonts w:ascii="Times New Roman" w:hAnsi="Times New Roman" w:cs="Times New Roman"/>
            <w:color w:val="auto"/>
            <w:sz w:val="24"/>
            <w:szCs w:val="24"/>
          </w:rPr>
          <w:t>https://lter.limnology.wisc.edu</w:t>
        </w:r>
      </w:hyperlink>
      <w:r w:rsidRPr="00B65ED4">
        <w:rPr>
          <w:rStyle w:val="Hyperlink"/>
          <w:rFonts w:ascii="Times New Roman" w:hAnsi="Times New Roman" w:cs="Times New Roman"/>
          <w:color w:val="auto"/>
          <w:sz w:val="24"/>
          <w:szCs w:val="24"/>
          <w:u w:val="none"/>
        </w:rPr>
        <w:t xml:space="preserve">. </w:t>
      </w:r>
      <w:r w:rsidR="004177CF" w:rsidRPr="00B65ED4">
        <w:rPr>
          <w:rStyle w:val="Hyperlink"/>
          <w:rFonts w:ascii="Times New Roman" w:hAnsi="Times New Roman" w:cs="Times New Roman"/>
          <w:color w:val="auto"/>
          <w:sz w:val="24"/>
          <w:szCs w:val="24"/>
          <w:u w:val="none"/>
        </w:rPr>
        <w:t xml:space="preserve">See </w:t>
      </w:r>
      <w:r w:rsidR="00D846BF">
        <w:rPr>
          <w:rStyle w:val="Hyperlink"/>
          <w:rFonts w:ascii="Times New Roman" w:hAnsi="Times New Roman" w:cs="Times New Roman"/>
          <w:color w:val="auto"/>
          <w:sz w:val="24"/>
          <w:szCs w:val="24"/>
          <w:u w:val="none"/>
        </w:rPr>
        <w:t>Appendix S1</w:t>
      </w:r>
      <w:r w:rsidR="000B0493" w:rsidRPr="00B65ED4">
        <w:rPr>
          <w:rStyle w:val="Hyperlink"/>
          <w:rFonts w:ascii="Times New Roman" w:hAnsi="Times New Roman" w:cs="Times New Roman"/>
          <w:color w:val="auto"/>
          <w:sz w:val="24"/>
          <w:szCs w:val="24"/>
          <w:u w:val="none"/>
        </w:rPr>
        <w:t xml:space="preserve"> for </w:t>
      </w:r>
      <w:r w:rsidR="007E13C6" w:rsidRPr="00B65ED4">
        <w:rPr>
          <w:rStyle w:val="Hyperlink"/>
          <w:rFonts w:ascii="Times New Roman" w:hAnsi="Times New Roman" w:cs="Times New Roman"/>
          <w:color w:val="auto"/>
          <w:sz w:val="24"/>
          <w:szCs w:val="24"/>
          <w:u w:val="none"/>
        </w:rPr>
        <w:t>sources of burial rates.</w:t>
      </w:r>
      <w:r w:rsidR="009870ED" w:rsidRPr="00B65ED4">
        <w:rPr>
          <w:rFonts w:ascii="Times New Roman" w:eastAsia="Times New Roman" w:hAnsi="Times New Roman" w:cs="Times New Roman"/>
          <w:sz w:val="24"/>
          <w:szCs w:val="24"/>
        </w:rPr>
        <w:br w:type="page"/>
      </w:r>
    </w:p>
    <w:p w14:paraId="0F44F652" w14:textId="77777777" w:rsidR="008A25D2" w:rsidRDefault="008A25D2" w:rsidP="00CD3C59">
      <w:pPr>
        <w:spacing w:line="240" w:lineRule="auto"/>
        <w:rPr>
          <w:rFonts w:ascii="Times New Roman" w:eastAsia="Times New Roman" w:hAnsi="Times New Roman" w:cs="Times New Roman"/>
          <w:b/>
          <w:sz w:val="24"/>
          <w:szCs w:val="24"/>
        </w:rPr>
        <w:sectPr w:rsidR="008A25D2" w:rsidSect="008A25D2">
          <w:pgSz w:w="15840" w:h="12240" w:orient="landscape"/>
          <w:pgMar w:top="1440" w:right="1440" w:bottom="1440" w:left="1440" w:header="720" w:footer="720" w:gutter="0"/>
          <w:lnNumType w:countBy="1" w:restart="continuous"/>
          <w:cols w:space="720"/>
          <w:docGrid w:linePitch="299"/>
        </w:sectPr>
      </w:pPr>
    </w:p>
    <w:p w14:paraId="3FA4CE3B" w14:textId="667330D2" w:rsidR="00CD3C59" w:rsidRPr="00B65ED4" w:rsidRDefault="00CD3C59" w:rsidP="00CD3C59">
      <w:pPr>
        <w:spacing w:line="240" w:lineRule="auto"/>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2. Lake model parameters (calibrated parameters italicized, n</w:t>
      </w:r>
      <w:r w:rsidR="0069736F">
        <w:rPr>
          <w:rFonts w:ascii="Times New Roman" w:eastAsia="Times New Roman" w:hAnsi="Times New Roman" w:cs="Times New Roman"/>
          <w:b/>
          <w:sz w:val="24"/>
          <w:szCs w:val="24"/>
        </w:rPr>
        <w:t xml:space="preserve"> </w:t>
      </w:r>
      <w:r w:rsidRPr="00B65ED4">
        <w:rPr>
          <w:rFonts w:ascii="Times New Roman" w:eastAsia="Times New Roman" w:hAnsi="Times New Roman" w:cs="Times New Roman"/>
          <w:b/>
          <w:sz w:val="24"/>
          <w:szCs w:val="24"/>
        </w:rPr>
        <w:t>= 4)</w:t>
      </w:r>
    </w:p>
    <w:p w14:paraId="308886F9" w14:textId="77777777" w:rsidR="00CD3C59" w:rsidRPr="00B65ED4" w:rsidRDefault="00CD3C59" w:rsidP="00CD3C59">
      <w:pPr>
        <w:spacing w:line="240" w:lineRule="auto"/>
        <w:rPr>
          <w:rFonts w:ascii="Times New Roman" w:eastAsia="Times New Roman" w:hAnsi="Times New Roman" w:cs="Times New Roman"/>
          <w:b/>
          <w:sz w:val="24"/>
          <w:szCs w:val="24"/>
        </w:rPr>
      </w:pPr>
    </w:p>
    <w:tbl>
      <w:tblPr>
        <w:tblStyle w:val="TableGrid"/>
        <w:tblW w:w="5003" w:type="pct"/>
        <w:tblLayout w:type="fixed"/>
        <w:tblLook w:val="04A0" w:firstRow="1" w:lastRow="0" w:firstColumn="1" w:lastColumn="0" w:noHBand="0" w:noVBand="1"/>
      </w:tblPr>
      <w:tblGrid>
        <w:gridCol w:w="1473"/>
        <w:gridCol w:w="4193"/>
        <w:gridCol w:w="1620"/>
        <w:gridCol w:w="2070"/>
      </w:tblGrid>
      <w:tr w:rsidR="0069736F" w:rsidRPr="00B65ED4" w14:paraId="26CB5966" w14:textId="77777777" w:rsidTr="00787E06">
        <w:trPr>
          <w:trHeight w:val="212"/>
        </w:trPr>
        <w:tc>
          <w:tcPr>
            <w:tcW w:w="787" w:type="pct"/>
            <w:noWrap/>
            <w:vAlign w:val="center"/>
            <w:hideMark/>
          </w:tcPr>
          <w:p w14:paraId="00AEDA9F"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Parameter</w:t>
            </w:r>
          </w:p>
        </w:tc>
        <w:tc>
          <w:tcPr>
            <w:tcW w:w="2241" w:type="pct"/>
            <w:noWrap/>
            <w:vAlign w:val="center"/>
            <w:hideMark/>
          </w:tcPr>
          <w:p w14:paraId="4F05C94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Description</w:t>
            </w:r>
          </w:p>
        </w:tc>
        <w:tc>
          <w:tcPr>
            <w:tcW w:w="866" w:type="pct"/>
            <w:noWrap/>
            <w:vAlign w:val="center"/>
            <w:hideMark/>
          </w:tcPr>
          <w:p w14:paraId="2C074F29"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Value</w:t>
            </w:r>
          </w:p>
        </w:tc>
        <w:tc>
          <w:tcPr>
            <w:tcW w:w="1106" w:type="pct"/>
            <w:vAlign w:val="center"/>
          </w:tcPr>
          <w:p w14:paraId="2F7496D6" w14:textId="77777777" w:rsidR="00CD3C59" w:rsidRPr="00B65ED4" w:rsidRDefault="00CD3C59" w:rsidP="00CD3C59">
            <w:pPr>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Units</w:t>
            </w:r>
          </w:p>
        </w:tc>
      </w:tr>
      <w:tr w:rsidR="00787E06" w:rsidRPr="00B65ED4" w14:paraId="136FBB59" w14:textId="77777777" w:rsidTr="00787E06">
        <w:trPr>
          <w:trHeight w:val="196"/>
        </w:trPr>
        <w:tc>
          <w:tcPr>
            <w:tcW w:w="787" w:type="pct"/>
            <w:noWrap/>
            <w:vAlign w:val="center"/>
          </w:tcPr>
          <w:p w14:paraId="0D5DA549" w14:textId="69C73A3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w:t>
            </w:r>
            <w:r w:rsidRPr="00B65ED4">
              <w:rPr>
                <w:rFonts w:ascii="Times New Roman" w:eastAsia="Times New Roman" w:hAnsi="Times New Roman" w:cs="Times New Roman"/>
                <w:sz w:val="24"/>
                <w:szCs w:val="24"/>
                <w:vertAlign w:val="subscript"/>
              </w:rPr>
              <w:t>GWconc</w:t>
            </w:r>
          </w:p>
        </w:tc>
        <w:tc>
          <w:tcPr>
            <w:tcW w:w="2241" w:type="pct"/>
            <w:noWrap/>
            <w:vAlign w:val="center"/>
          </w:tcPr>
          <w:p w14:paraId="5C9A8EA0" w14:textId="1B1250B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groundwater</w:t>
            </w:r>
          </w:p>
        </w:tc>
        <w:tc>
          <w:tcPr>
            <w:tcW w:w="866" w:type="pct"/>
            <w:noWrap/>
            <w:vAlign w:val="center"/>
          </w:tcPr>
          <w:p w14:paraId="305E774D" w14:textId="28B031F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p>
        </w:tc>
        <w:tc>
          <w:tcPr>
            <w:tcW w:w="1106" w:type="pct"/>
            <w:vAlign w:val="center"/>
          </w:tcPr>
          <w:p w14:paraId="3313A362" w14:textId="0A787E69"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2B33AC28" w14:textId="77777777" w:rsidTr="00787E06">
        <w:trPr>
          <w:trHeight w:val="196"/>
        </w:trPr>
        <w:tc>
          <w:tcPr>
            <w:tcW w:w="787" w:type="pct"/>
            <w:noWrap/>
            <w:vAlign w:val="center"/>
          </w:tcPr>
          <w:p w14:paraId="623166BC" w14:textId="5078FC1E"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DOC</w:t>
            </w:r>
            <w:r w:rsidRPr="00B65ED4">
              <w:rPr>
                <w:rFonts w:ascii="Times New Roman" w:eastAsia="Times New Roman" w:hAnsi="Times New Roman" w:cs="Times New Roman"/>
                <w:bCs/>
                <w:sz w:val="24"/>
                <w:szCs w:val="24"/>
                <w:vertAlign w:val="subscript"/>
              </w:rPr>
              <w:t>PrecipConc</w:t>
            </w:r>
          </w:p>
        </w:tc>
        <w:tc>
          <w:tcPr>
            <w:tcW w:w="2241" w:type="pct"/>
            <w:noWrap/>
            <w:vAlign w:val="center"/>
          </w:tcPr>
          <w:p w14:paraId="1C3F1B7B" w14:textId="4C6CEEED"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DOC concentration of precipitation</w:t>
            </w:r>
          </w:p>
        </w:tc>
        <w:tc>
          <w:tcPr>
            <w:tcW w:w="866" w:type="pct"/>
            <w:noWrap/>
            <w:vAlign w:val="center"/>
          </w:tcPr>
          <w:p w14:paraId="3C0E07B7" w14:textId="0A16E6B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w:t>
            </w:r>
          </w:p>
        </w:tc>
        <w:tc>
          <w:tcPr>
            <w:tcW w:w="1106" w:type="pct"/>
            <w:vAlign w:val="center"/>
          </w:tcPr>
          <w:p w14:paraId="014ABCA5" w14:textId="2B9EEF66"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w:t>
            </w:r>
            <w:r w:rsidRPr="00B65ED4">
              <w:rPr>
                <w:rFonts w:ascii="Times New Roman" w:eastAsia="Times New Roman" w:hAnsi="Times New Roman" w:cs="Times New Roman"/>
                <w:sz w:val="24"/>
                <w:szCs w:val="24"/>
                <w:vertAlign w:val="superscript"/>
              </w:rPr>
              <w:t>-3</w:t>
            </w:r>
          </w:p>
        </w:tc>
      </w:tr>
      <w:tr w:rsidR="00787E06" w:rsidRPr="00B65ED4" w14:paraId="6CD43AB1" w14:textId="77777777" w:rsidTr="00787E06">
        <w:trPr>
          <w:trHeight w:val="196"/>
        </w:trPr>
        <w:tc>
          <w:tcPr>
            <w:tcW w:w="787" w:type="pct"/>
            <w:noWrap/>
            <w:vAlign w:val="center"/>
          </w:tcPr>
          <w:p w14:paraId="7860466F" w14:textId="1D44A0D6" w:rsidR="00787E06" w:rsidRPr="00B65ED4" w:rsidRDefault="0031798E" w:rsidP="00787E06">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CDOC</w:t>
            </w:r>
            <w:r w:rsidR="00787E06" w:rsidRPr="00B65ED4">
              <w:rPr>
                <w:rFonts w:ascii="Times New Roman" w:eastAsia="Times New Roman" w:hAnsi="Times New Roman" w:cs="Times New Roman"/>
                <w:sz w:val="24"/>
                <w:szCs w:val="24"/>
                <w:vertAlign w:val="subscript"/>
              </w:rPr>
              <w:t>Wetland</w:t>
            </w:r>
          </w:p>
        </w:tc>
        <w:tc>
          <w:tcPr>
            <w:tcW w:w="2241" w:type="pct"/>
            <w:noWrap/>
            <w:vAlign w:val="center"/>
          </w:tcPr>
          <w:p w14:paraId="207AF5BE" w14:textId="3D9651C3"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POC from wetlands</w:t>
            </w:r>
          </w:p>
        </w:tc>
        <w:tc>
          <w:tcPr>
            <w:tcW w:w="866" w:type="pct"/>
            <w:noWrap/>
            <w:vAlign w:val="center"/>
          </w:tcPr>
          <w:p w14:paraId="28323AFD" w14:textId="4ACB8765"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2A0DC1E5" w14:textId="7D161A8F"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787E06" w:rsidRPr="00B65ED4" w14:paraId="291DFF11" w14:textId="77777777" w:rsidTr="00787E06">
        <w:trPr>
          <w:trHeight w:val="196"/>
        </w:trPr>
        <w:tc>
          <w:tcPr>
            <w:tcW w:w="787" w:type="pct"/>
            <w:noWrap/>
            <w:vAlign w:val="center"/>
          </w:tcPr>
          <w:p w14:paraId="24DC839A" w14:textId="4BF7D51C"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LAlloch</w:t>
            </w:r>
          </w:p>
        </w:tc>
        <w:tc>
          <w:tcPr>
            <w:tcW w:w="2241" w:type="pct"/>
            <w:noWrap/>
            <w:vAlign w:val="center"/>
          </w:tcPr>
          <w:p w14:paraId="3AB1629E" w14:textId="7DB7675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allochthonous POC that is leached to DOC</w:t>
            </w:r>
          </w:p>
        </w:tc>
        <w:tc>
          <w:tcPr>
            <w:tcW w:w="866" w:type="pct"/>
            <w:noWrap/>
            <w:vAlign w:val="center"/>
          </w:tcPr>
          <w:p w14:paraId="42211FAA" w14:textId="192DAF9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Alloch</w:t>
            </w:r>
          </w:p>
        </w:tc>
        <w:tc>
          <w:tcPr>
            <w:tcW w:w="1106" w:type="pct"/>
            <w:vAlign w:val="center"/>
          </w:tcPr>
          <w:p w14:paraId="0BC8958D" w14:textId="1DA9EBB1"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787E06" w:rsidRPr="00B65ED4" w14:paraId="2DC5F9D2" w14:textId="77777777" w:rsidTr="00787E06">
        <w:trPr>
          <w:trHeight w:val="196"/>
        </w:trPr>
        <w:tc>
          <w:tcPr>
            <w:tcW w:w="787" w:type="pct"/>
            <w:noWrap/>
            <w:vAlign w:val="center"/>
          </w:tcPr>
          <w:p w14:paraId="694D8D7B" w14:textId="35C59434" w:rsidR="00787E06" w:rsidRPr="00B65ED4" w:rsidRDefault="008B57EF" w:rsidP="00787E06">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RDOC</w:t>
            </w:r>
            <w:r w:rsidR="00787E06" w:rsidRPr="00B65ED4">
              <w:rPr>
                <w:rFonts w:ascii="Times New Roman" w:eastAsia="Times New Roman" w:hAnsi="Times New Roman" w:cs="Times New Roman"/>
                <w:i/>
                <w:sz w:val="24"/>
                <w:szCs w:val="24"/>
                <w:vertAlign w:val="subscript"/>
              </w:rPr>
              <w:t>Alloch</w:t>
            </w:r>
          </w:p>
        </w:tc>
        <w:tc>
          <w:tcPr>
            <w:tcW w:w="2241" w:type="pct"/>
            <w:noWrap/>
            <w:vAlign w:val="center"/>
          </w:tcPr>
          <w:p w14:paraId="5F39A76F" w14:textId="05599B04"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allochthonous DOC in heterotrophic respiration</w:t>
            </w:r>
          </w:p>
        </w:tc>
        <w:tc>
          <w:tcPr>
            <w:tcW w:w="866" w:type="pct"/>
            <w:noWrap/>
            <w:vAlign w:val="center"/>
          </w:tcPr>
          <w:p w14:paraId="41D941EA" w14:textId="599C9110"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46C279C3" w14:textId="6675FDE2" w:rsidR="00787E06" w:rsidRPr="00B65ED4" w:rsidRDefault="00787E06" w:rsidP="00787E06">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1361AB60" w14:textId="77777777" w:rsidTr="00787E06">
        <w:trPr>
          <w:trHeight w:val="196"/>
        </w:trPr>
        <w:tc>
          <w:tcPr>
            <w:tcW w:w="787" w:type="pct"/>
            <w:noWrap/>
            <w:vAlign w:val="center"/>
          </w:tcPr>
          <w:p w14:paraId="7C218704" w14:textId="456126F9" w:rsidR="00FA7B67" w:rsidRPr="00B65ED4" w:rsidRDefault="00FA7B67" w:rsidP="00FA7B67">
            <w:pPr>
              <w:jc w:val="center"/>
              <w:rPr>
                <w:rFonts w:ascii="Times New Roman" w:hAnsi="Times New Roman" w:cs="Times New Roman"/>
                <w:sz w:val="24"/>
                <w:szCs w:val="24"/>
              </w:rPr>
            </w:pPr>
            <w:r w:rsidRPr="00B65ED4">
              <w:rPr>
                <w:rFonts w:ascii="Times New Roman" w:hAnsi="Times New Roman" w:cs="Times New Roman"/>
                <w:sz w:val="24"/>
                <w:szCs w:val="24"/>
              </w:rPr>
              <w:t>θ</w:t>
            </w:r>
          </w:p>
        </w:tc>
        <w:tc>
          <w:tcPr>
            <w:tcW w:w="2241" w:type="pct"/>
            <w:noWrap/>
            <w:vAlign w:val="center"/>
          </w:tcPr>
          <w:p w14:paraId="2D45AA0D" w14:textId="3B20EF4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Temperature multiplier</w:t>
            </w:r>
          </w:p>
        </w:tc>
        <w:tc>
          <w:tcPr>
            <w:tcW w:w="866" w:type="pct"/>
            <w:noWrap/>
            <w:vAlign w:val="center"/>
          </w:tcPr>
          <w:p w14:paraId="64998977" w14:textId="79895CC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1.08</w:t>
            </w:r>
          </w:p>
        </w:tc>
        <w:tc>
          <w:tcPr>
            <w:tcW w:w="1106" w:type="pct"/>
            <w:vAlign w:val="center"/>
          </w:tcPr>
          <w:p w14:paraId="713B84C7" w14:textId="25B9F9AB"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6F40E3C" w14:textId="77777777" w:rsidTr="00787E06">
        <w:trPr>
          <w:trHeight w:val="196"/>
        </w:trPr>
        <w:tc>
          <w:tcPr>
            <w:tcW w:w="787" w:type="pct"/>
            <w:noWrap/>
            <w:vAlign w:val="center"/>
          </w:tcPr>
          <w:p w14:paraId="5F33A5C3" w14:textId="7A55FFBC" w:rsidR="00FA7B67" w:rsidRPr="00B65ED4" w:rsidRDefault="0031798E" w:rsidP="00FA7B67">
            <w:pPr>
              <w:jc w:val="center"/>
              <w:rPr>
                <w:rFonts w:ascii="Times New Roman" w:eastAsia="Times New Roman" w:hAnsi="Times New Roman" w:cs="Times New Roman"/>
                <w:sz w:val="24"/>
                <w:szCs w:val="24"/>
              </w:rPr>
            </w:pPr>
            <w:r>
              <w:rPr>
                <w:rFonts w:ascii="Times New Roman" w:hAnsi="Times New Roman" w:cs="Times New Roman"/>
                <w:sz w:val="24"/>
                <w:szCs w:val="24"/>
              </w:rPr>
              <w:t>CPOC</w:t>
            </w:r>
            <w:r w:rsidR="00FA7B67" w:rsidRPr="00B65ED4">
              <w:rPr>
                <w:rFonts w:ascii="Times New Roman" w:hAnsi="Times New Roman" w:cs="Times New Roman"/>
                <w:sz w:val="24"/>
                <w:szCs w:val="24"/>
                <w:vertAlign w:val="subscript"/>
              </w:rPr>
              <w:t>Factor</w:t>
            </w:r>
          </w:p>
        </w:tc>
        <w:tc>
          <w:tcPr>
            <w:tcW w:w="2241" w:type="pct"/>
            <w:noWrap/>
            <w:vAlign w:val="center"/>
          </w:tcPr>
          <w:p w14:paraId="5B6B0F97" w14:textId="59D1D4BF"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Concentration of inflow POC relative to DOC</w:t>
            </w:r>
          </w:p>
        </w:tc>
        <w:tc>
          <w:tcPr>
            <w:tcW w:w="866" w:type="pct"/>
            <w:noWrap/>
            <w:vAlign w:val="center"/>
          </w:tcPr>
          <w:p w14:paraId="35420752" w14:textId="61DB9859" w:rsidR="00FA7B67" w:rsidRPr="00B65ED4" w:rsidRDefault="00FA7B67" w:rsidP="00FA7B67">
            <w:pPr>
              <w:jc w:val="center"/>
              <w:rPr>
                <w:rFonts w:ascii="Times New Roman" w:eastAsia="Times New Roman" w:hAnsi="Times New Roman" w:cs="Times New Roman"/>
                <w:sz w:val="24"/>
                <w:szCs w:val="24"/>
              </w:rPr>
            </w:pPr>
            <w:commentRangeStart w:id="59"/>
            <w:r w:rsidRPr="00B65ED4">
              <w:rPr>
                <w:rFonts w:ascii="Times New Roman" w:eastAsia="Times New Roman" w:hAnsi="Times New Roman" w:cs="Times New Roman"/>
                <w:sz w:val="24"/>
                <w:szCs w:val="24"/>
              </w:rPr>
              <w:t>0.10</w:t>
            </w:r>
            <w:commentRangeEnd w:id="59"/>
            <w:r w:rsidR="007F4D86">
              <w:rPr>
                <w:rStyle w:val="CommentReference"/>
              </w:rPr>
              <w:commentReference w:id="59"/>
            </w:r>
          </w:p>
        </w:tc>
        <w:tc>
          <w:tcPr>
            <w:tcW w:w="1106" w:type="pct"/>
            <w:vAlign w:val="center"/>
          </w:tcPr>
          <w:p w14:paraId="411FAB1B" w14:textId="40707CE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17AD5ECF" w14:textId="77777777" w:rsidTr="00787E06">
        <w:trPr>
          <w:trHeight w:val="196"/>
        </w:trPr>
        <w:tc>
          <w:tcPr>
            <w:tcW w:w="787" w:type="pct"/>
            <w:noWrap/>
            <w:vAlign w:val="center"/>
            <w:hideMark/>
          </w:tcPr>
          <w:p w14:paraId="7ECEF588" w14:textId="5E9F331D" w:rsidR="00FA7B67" w:rsidRPr="00B65ED4" w:rsidRDefault="0031798E" w:rsidP="00FA7B67">
            <w:pPr>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CPOC</w:t>
            </w:r>
            <w:r w:rsidR="00FA7B67" w:rsidRPr="00B65ED4">
              <w:rPr>
                <w:rFonts w:ascii="Times New Roman" w:eastAsia="Times New Roman" w:hAnsi="Times New Roman" w:cs="Times New Roman"/>
                <w:sz w:val="24"/>
                <w:szCs w:val="24"/>
                <w:vertAlign w:val="subscript"/>
              </w:rPr>
              <w:t>Aerial</w:t>
            </w:r>
          </w:p>
        </w:tc>
        <w:tc>
          <w:tcPr>
            <w:tcW w:w="2241" w:type="pct"/>
            <w:noWrap/>
            <w:vAlign w:val="center"/>
            <w:hideMark/>
          </w:tcPr>
          <w:p w14:paraId="64AE51B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Loading rate of aerial POC (i.e., leaflitter)</w:t>
            </w:r>
          </w:p>
        </w:tc>
        <w:tc>
          <w:tcPr>
            <w:tcW w:w="866" w:type="pct"/>
            <w:noWrap/>
            <w:vAlign w:val="center"/>
            <w:hideMark/>
          </w:tcPr>
          <w:p w14:paraId="0E830998"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p>
        </w:tc>
        <w:tc>
          <w:tcPr>
            <w:tcW w:w="1106" w:type="pct"/>
            <w:vAlign w:val="center"/>
          </w:tcPr>
          <w:p w14:paraId="5413D3B3"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g m-shoreline</w:t>
            </w:r>
            <w:r w:rsidRPr="00B65ED4">
              <w:rPr>
                <w:rFonts w:ascii="Times New Roman" w:eastAsia="Times New Roman" w:hAnsi="Times New Roman" w:cs="Times New Roman"/>
                <w:sz w:val="24"/>
                <w:szCs w:val="24"/>
                <w:vertAlign w:val="superscript"/>
              </w:rPr>
              <w:t>-1</w:t>
            </w:r>
            <w:r w:rsidRPr="00B65ED4">
              <w:rPr>
                <w:rFonts w:ascii="Times New Roman" w:eastAsia="Times New Roman" w:hAnsi="Times New Roman" w:cs="Times New Roman"/>
                <w:sz w:val="24"/>
                <w:szCs w:val="24"/>
              </w:rPr>
              <w:t xml:space="preserve"> d</w:t>
            </w:r>
            <w:r w:rsidRPr="00B65ED4">
              <w:rPr>
                <w:rFonts w:ascii="Times New Roman" w:eastAsia="Times New Roman" w:hAnsi="Times New Roman" w:cs="Times New Roman"/>
                <w:sz w:val="24"/>
                <w:szCs w:val="24"/>
                <w:vertAlign w:val="superscript"/>
              </w:rPr>
              <w:t>-1</w:t>
            </w:r>
          </w:p>
        </w:tc>
      </w:tr>
      <w:tr w:rsidR="00FA7B67" w:rsidRPr="00B65ED4" w14:paraId="29E633C3" w14:textId="77777777" w:rsidTr="00787E06">
        <w:trPr>
          <w:trHeight w:val="196"/>
        </w:trPr>
        <w:tc>
          <w:tcPr>
            <w:tcW w:w="787" w:type="pct"/>
            <w:noWrap/>
            <w:vAlign w:val="center"/>
          </w:tcPr>
          <w:p w14:paraId="711AEA70" w14:textId="2A1E3497" w:rsidR="00FA7B67" w:rsidRPr="00B65ED4" w:rsidRDefault="008B57EF" w:rsidP="00FA7B67">
            <w:pPr>
              <w:jc w:val="center"/>
              <w:rPr>
                <w:rFonts w:ascii="Times New Roman" w:eastAsia="Times New Roman" w:hAnsi="Times New Roman" w:cs="Times New Roman"/>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Alloch</w:t>
            </w:r>
          </w:p>
        </w:tc>
        <w:tc>
          <w:tcPr>
            <w:tcW w:w="2241" w:type="pct"/>
            <w:noWrap/>
            <w:vAlign w:val="center"/>
          </w:tcPr>
          <w:p w14:paraId="30A0B037" w14:textId="05D0BC4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allochthonous POC buried in sediments</w:t>
            </w:r>
          </w:p>
        </w:tc>
        <w:tc>
          <w:tcPr>
            <w:tcW w:w="866" w:type="pct"/>
            <w:noWrap/>
            <w:vAlign w:val="center"/>
          </w:tcPr>
          <w:p w14:paraId="1F950C9E" w14:textId="33D2D1F5"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3411CCAF" w14:textId="39CD7903"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BC5449A" w14:textId="77777777" w:rsidTr="00787E06">
        <w:trPr>
          <w:trHeight w:val="196"/>
        </w:trPr>
        <w:tc>
          <w:tcPr>
            <w:tcW w:w="787" w:type="pct"/>
            <w:noWrap/>
            <w:vAlign w:val="center"/>
          </w:tcPr>
          <w:p w14:paraId="7F5C7FAD" w14:textId="11AF2D7E"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bCs/>
                <w:sz w:val="24"/>
                <w:szCs w:val="24"/>
              </w:rPr>
              <w:t>C</w:t>
            </w:r>
            <w:r w:rsidRPr="00B65ED4">
              <w:rPr>
                <w:rFonts w:ascii="Times New Roman" w:eastAsia="Times New Roman" w:hAnsi="Times New Roman" w:cs="Times New Roman"/>
                <w:bCs/>
                <w:sz w:val="24"/>
                <w:szCs w:val="24"/>
                <w:vertAlign w:val="subscript"/>
              </w:rPr>
              <w:t>LAutoch</w:t>
            </w:r>
          </w:p>
        </w:tc>
        <w:tc>
          <w:tcPr>
            <w:tcW w:w="2241" w:type="pct"/>
            <w:noWrap/>
            <w:vAlign w:val="center"/>
          </w:tcPr>
          <w:p w14:paraId="1A9B06C3" w14:textId="0870F30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Proportion of autochthonous POC that is leached to DOC</w:t>
            </w:r>
          </w:p>
        </w:tc>
        <w:tc>
          <w:tcPr>
            <w:tcW w:w="866" w:type="pct"/>
            <w:noWrap/>
            <w:vAlign w:val="center"/>
          </w:tcPr>
          <w:p w14:paraId="485F2481" w14:textId="6358FA52"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Pr="00B65ED4">
              <w:rPr>
                <w:rFonts w:ascii="Times New Roman" w:eastAsia="Times New Roman" w:hAnsi="Times New Roman" w:cs="Times New Roman"/>
                <w:i/>
                <w:iCs/>
                <w:color w:val="auto"/>
                <w:sz w:val="24"/>
                <w:szCs w:val="24"/>
              </w:rPr>
              <w:t xml:space="preserve"> </w:t>
            </w:r>
            <w:r w:rsidR="008B57EF">
              <w:rPr>
                <w:rFonts w:ascii="Times New Roman" w:eastAsia="Times New Roman" w:hAnsi="Times New Roman" w:cs="Times New Roman"/>
                <w:i/>
                <w:sz w:val="24"/>
                <w:szCs w:val="24"/>
              </w:rPr>
              <w:t>BPOC</w:t>
            </w:r>
            <w:r w:rsidRPr="00B65ED4">
              <w:rPr>
                <w:rFonts w:ascii="Times New Roman" w:eastAsia="Times New Roman" w:hAnsi="Times New Roman" w:cs="Times New Roman"/>
                <w:i/>
                <w:sz w:val="24"/>
                <w:szCs w:val="24"/>
                <w:vertAlign w:val="subscript"/>
              </w:rPr>
              <w:t>Auto</w:t>
            </w:r>
          </w:p>
        </w:tc>
        <w:tc>
          <w:tcPr>
            <w:tcW w:w="1106" w:type="pct"/>
            <w:vAlign w:val="center"/>
          </w:tcPr>
          <w:p w14:paraId="05085583" w14:textId="69BF562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24B03298" w14:textId="77777777" w:rsidTr="00787E06">
        <w:trPr>
          <w:trHeight w:val="196"/>
        </w:trPr>
        <w:tc>
          <w:tcPr>
            <w:tcW w:w="787" w:type="pct"/>
            <w:noWrap/>
            <w:vAlign w:val="center"/>
          </w:tcPr>
          <w:p w14:paraId="49E5A2C2" w14:textId="04BBDBBB" w:rsidR="00FA7B67" w:rsidRPr="00B65ED4" w:rsidRDefault="008B57EF" w:rsidP="00FA7B67">
            <w:pPr>
              <w:jc w:val="center"/>
              <w:rPr>
                <w:rFonts w:ascii="Times New Roman" w:hAnsi="Times New Roman" w:cs="Times New Roman"/>
                <w:sz w:val="24"/>
                <w:szCs w:val="24"/>
              </w:rPr>
            </w:pPr>
            <w:r>
              <w:rPr>
                <w:rFonts w:ascii="Times New Roman" w:eastAsia="Times New Roman" w:hAnsi="Times New Roman" w:cs="Times New Roman"/>
                <w:i/>
                <w:sz w:val="24"/>
                <w:szCs w:val="24"/>
              </w:rPr>
              <w:t>RDOC</w:t>
            </w:r>
            <w:r w:rsidR="00FA7B67" w:rsidRPr="00B65ED4">
              <w:rPr>
                <w:rFonts w:ascii="Times New Roman" w:eastAsia="Times New Roman" w:hAnsi="Times New Roman" w:cs="Times New Roman"/>
                <w:bCs/>
                <w:i/>
                <w:sz w:val="24"/>
                <w:szCs w:val="24"/>
                <w:vertAlign w:val="subscript"/>
              </w:rPr>
              <w:t>Autoch</w:t>
            </w:r>
          </w:p>
        </w:tc>
        <w:tc>
          <w:tcPr>
            <w:tcW w:w="2241" w:type="pct"/>
            <w:noWrap/>
            <w:vAlign w:val="center"/>
          </w:tcPr>
          <w:p w14:paraId="09A1CC04" w14:textId="1EE0E489"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Decomposition rate of autochthonous DOC in heterotrophic respiration</w:t>
            </w:r>
          </w:p>
        </w:tc>
        <w:tc>
          <w:tcPr>
            <w:tcW w:w="866" w:type="pct"/>
            <w:noWrap/>
            <w:vAlign w:val="center"/>
          </w:tcPr>
          <w:p w14:paraId="1F1C5945" w14:textId="34AC0F2C"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1D997F2A" w14:textId="47CED5B0"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d</w:t>
            </w:r>
            <w:r w:rsidRPr="00B65ED4">
              <w:rPr>
                <w:rFonts w:ascii="Times New Roman" w:eastAsia="Times New Roman" w:hAnsi="Times New Roman" w:cs="Times New Roman"/>
                <w:sz w:val="24"/>
                <w:szCs w:val="24"/>
                <w:vertAlign w:val="superscript"/>
              </w:rPr>
              <w:t>-</w:t>
            </w:r>
            <w:r w:rsidRPr="00B65ED4">
              <w:rPr>
                <w:rFonts w:ascii="Times New Roman" w:eastAsia="Times New Roman" w:hAnsi="Times New Roman" w:cs="Times New Roman"/>
                <w:i/>
                <w:sz w:val="24"/>
                <w:szCs w:val="24"/>
                <w:vertAlign w:val="superscript"/>
              </w:rPr>
              <w:t>1</w:t>
            </w:r>
          </w:p>
        </w:tc>
      </w:tr>
      <w:tr w:rsidR="00FA7B67" w:rsidRPr="00B65ED4" w14:paraId="78DCEDDE" w14:textId="77777777" w:rsidTr="00787E06">
        <w:trPr>
          <w:trHeight w:val="196"/>
        </w:trPr>
        <w:tc>
          <w:tcPr>
            <w:tcW w:w="787" w:type="pct"/>
            <w:noWrap/>
            <w:vAlign w:val="center"/>
          </w:tcPr>
          <w:p w14:paraId="1691BDE0" w14:textId="6756E29B" w:rsidR="00FA7B67" w:rsidRPr="00B65ED4" w:rsidRDefault="008B57EF" w:rsidP="00FA7B67">
            <w:pPr>
              <w:jc w:val="center"/>
              <w:rPr>
                <w:rFonts w:ascii="Times New Roman" w:hAnsi="Times New Roman" w:cs="Times New Roman"/>
                <w:i/>
                <w:sz w:val="24"/>
                <w:szCs w:val="24"/>
              </w:rPr>
            </w:pPr>
            <w:r>
              <w:rPr>
                <w:rFonts w:ascii="Times New Roman" w:eastAsia="Times New Roman" w:hAnsi="Times New Roman" w:cs="Times New Roman"/>
                <w:i/>
                <w:sz w:val="24"/>
                <w:szCs w:val="24"/>
              </w:rPr>
              <w:t>BPOC</w:t>
            </w:r>
            <w:r w:rsidR="00FA7B67" w:rsidRPr="00B65ED4">
              <w:rPr>
                <w:rFonts w:ascii="Times New Roman" w:eastAsia="Times New Roman" w:hAnsi="Times New Roman" w:cs="Times New Roman"/>
                <w:i/>
                <w:sz w:val="24"/>
                <w:szCs w:val="24"/>
                <w:vertAlign w:val="subscript"/>
              </w:rPr>
              <w:t>Autoch</w:t>
            </w:r>
          </w:p>
        </w:tc>
        <w:tc>
          <w:tcPr>
            <w:tcW w:w="2241" w:type="pct"/>
            <w:noWrap/>
            <w:vAlign w:val="center"/>
          </w:tcPr>
          <w:p w14:paraId="702DE6E1" w14:textId="05B50E88"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Proportion of autochthonous POC buried in sediments</w:t>
            </w:r>
          </w:p>
        </w:tc>
        <w:tc>
          <w:tcPr>
            <w:tcW w:w="866" w:type="pct"/>
            <w:noWrap/>
            <w:vAlign w:val="center"/>
          </w:tcPr>
          <w:p w14:paraId="2BFF41E5" w14:textId="0DFB2FC1"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i/>
                <w:iCs/>
                <w:sz w:val="24"/>
                <w:szCs w:val="24"/>
              </w:rPr>
              <w:t>Calibrated</w:t>
            </w:r>
          </w:p>
        </w:tc>
        <w:tc>
          <w:tcPr>
            <w:tcW w:w="1106" w:type="pct"/>
            <w:vAlign w:val="center"/>
          </w:tcPr>
          <w:p w14:paraId="7A8FC747" w14:textId="7863C95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r w:rsidR="00FA7B67" w:rsidRPr="00B65ED4" w14:paraId="7708DFAF" w14:textId="77777777" w:rsidTr="00787E06">
        <w:trPr>
          <w:trHeight w:val="196"/>
        </w:trPr>
        <w:tc>
          <w:tcPr>
            <w:tcW w:w="787" w:type="pct"/>
            <w:noWrap/>
            <w:vAlign w:val="center"/>
          </w:tcPr>
          <w:p w14:paraId="4E9E603F" w14:textId="46A0F9BD" w:rsidR="00FA7B67" w:rsidRPr="00B65ED4" w:rsidRDefault="00FA7B67" w:rsidP="00FA7B67">
            <w:pPr>
              <w:jc w:val="center"/>
              <w:rPr>
                <w:rFonts w:ascii="Times New Roman" w:eastAsia="Times New Roman" w:hAnsi="Times New Roman" w:cs="Times New Roman"/>
                <w:i/>
                <w:sz w:val="24"/>
                <w:szCs w:val="24"/>
              </w:rPr>
            </w:pPr>
            <w:r w:rsidRPr="00B65ED4">
              <w:rPr>
                <w:rFonts w:ascii="Times New Roman" w:eastAsia="Times New Roman" w:hAnsi="Times New Roman" w:cs="Times New Roman"/>
                <w:sz w:val="24"/>
                <w:szCs w:val="24"/>
              </w:rPr>
              <w:t>k</w:t>
            </w:r>
          </w:p>
        </w:tc>
        <w:tc>
          <w:tcPr>
            <w:tcW w:w="2241" w:type="pct"/>
            <w:noWrap/>
            <w:vAlign w:val="center"/>
          </w:tcPr>
          <w:p w14:paraId="2CDF41CE" w14:textId="2899A46C"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Gas flux coefficient</w:t>
            </w:r>
          </w:p>
        </w:tc>
        <w:tc>
          <w:tcPr>
            <w:tcW w:w="866" w:type="pct"/>
            <w:noWrap/>
            <w:vAlign w:val="center"/>
          </w:tcPr>
          <w:p w14:paraId="0BEC4B6A" w14:textId="29459821"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0.7</w:t>
            </w:r>
          </w:p>
        </w:tc>
        <w:tc>
          <w:tcPr>
            <w:tcW w:w="1106" w:type="pct"/>
            <w:vAlign w:val="center"/>
          </w:tcPr>
          <w:p w14:paraId="0315D13E" w14:textId="6DE9FC1B" w:rsidR="00FA7B67" w:rsidRPr="00B65ED4" w:rsidRDefault="00FA7B67" w:rsidP="00FA7B67">
            <w:pPr>
              <w:jc w:val="center"/>
              <w:rPr>
                <w:rFonts w:ascii="Times New Roman" w:eastAsia="Times New Roman" w:hAnsi="Times New Roman" w:cs="Times New Roman"/>
                <w:i/>
                <w:iCs/>
                <w:sz w:val="24"/>
                <w:szCs w:val="24"/>
              </w:rPr>
            </w:pPr>
            <w:r w:rsidRPr="00B65ED4">
              <w:rPr>
                <w:rFonts w:ascii="Times New Roman" w:eastAsia="Times New Roman" w:hAnsi="Times New Roman" w:cs="Times New Roman"/>
                <w:sz w:val="24"/>
                <w:szCs w:val="24"/>
              </w:rPr>
              <w:t>m d</w:t>
            </w:r>
            <w:r w:rsidRPr="00B65ED4">
              <w:rPr>
                <w:rFonts w:ascii="Times New Roman" w:eastAsia="Times New Roman" w:hAnsi="Times New Roman" w:cs="Times New Roman"/>
                <w:sz w:val="24"/>
                <w:szCs w:val="24"/>
                <w:vertAlign w:val="superscript"/>
              </w:rPr>
              <w:t>-1</w:t>
            </w:r>
          </w:p>
        </w:tc>
      </w:tr>
      <w:tr w:rsidR="00FA7B67" w:rsidRPr="00B65ED4" w14:paraId="1B0A21B2" w14:textId="77777777" w:rsidTr="00787E06">
        <w:trPr>
          <w:trHeight w:val="196"/>
        </w:trPr>
        <w:tc>
          <w:tcPr>
            <w:tcW w:w="787" w:type="pct"/>
            <w:shd w:val="clear" w:color="auto" w:fill="auto"/>
            <w:noWrap/>
            <w:vAlign w:val="center"/>
            <w:hideMark/>
          </w:tcPr>
          <w:p w14:paraId="7FE074F5"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Autotroph</w:t>
            </w:r>
          </w:p>
        </w:tc>
        <w:tc>
          <w:tcPr>
            <w:tcW w:w="2241" w:type="pct"/>
            <w:shd w:val="clear" w:color="auto" w:fill="auto"/>
            <w:noWrap/>
            <w:vAlign w:val="center"/>
            <w:hideMark/>
          </w:tcPr>
          <w:p w14:paraId="60F3DFB3" w14:textId="28004E9D"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 xml:space="preserve">Proportion of GPP respired </w:t>
            </w:r>
            <w:r>
              <w:rPr>
                <w:rFonts w:ascii="Times New Roman" w:eastAsia="Times New Roman" w:hAnsi="Times New Roman" w:cs="Times New Roman"/>
                <w:sz w:val="24"/>
                <w:szCs w:val="24"/>
              </w:rPr>
              <w:t xml:space="preserve">by </w:t>
            </w:r>
            <w:r w:rsidRPr="00B65ED4">
              <w:rPr>
                <w:rFonts w:ascii="Times New Roman" w:eastAsia="Times New Roman" w:hAnsi="Times New Roman" w:cs="Times New Roman"/>
                <w:sz w:val="24"/>
                <w:szCs w:val="24"/>
              </w:rPr>
              <w:t>autotroph</w:t>
            </w:r>
            <w:r>
              <w:rPr>
                <w:rFonts w:ascii="Times New Roman" w:eastAsia="Times New Roman" w:hAnsi="Times New Roman" w:cs="Times New Roman"/>
                <w:sz w:val="24"/>
                <w:szCs w:val="24"/>
              </w:rPr>
              <w:t>s</w:t>
            </w:r>
            <w:r w:rsidRPr="00B65ED4">
              <w:rPr>
                <w:rFonts w:ascii="Times New Roman" w:eastAsia="Times New Roman" w:hAnsi="Times New Roman" w:cs="Times New Roman"/>
                <w:sz w:val="24"/>
                <w:szCs w:val="24"/>
              </w:rPr>
              <w:t xml:space="preserve"> </w:t>
            </w:r>
          </w:p>
        </w:tc>
        <w:tc>
          <w:tcPr>
            <w:tcW w:w="866" w:type="pct"/>
            <w:shd w:val="clear" w:color="auto" w:fill="auto"/>
            <w:noWrap/>
            <w:vAlign w:val="center"/>
            <w:hideMark/>
          </w:tcPr>
          <w:p w14:paraId="06D9CA3F"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w:t>
            </w:r>
          </w:p>
        </w:tc>
        <w:tc>
          <w:tcPr>
            <w:tcW w:w="1106" w:type="pct"/>
            <w:shd w:val="clear" w:color="auto" w:fill="auto"/>
            <w:vAlign w:val="center"/>
          </w:tcPr>
          <w:p w14:paraId="6C307BCC" w14:textId="77777777" w:rsidR="00FA7B67" w:rsidRPr="00B65ED4" w:rsidRDefault="00FA7B67" w:rsidP="00FA7B67">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Unitless</w:t>
            </w:r>
          </w:p>
        </w:tc>
      </w:tr>
    </w:tbl>
    <w:p w14:paraId="37ABAA87" w14:textId="77777777" w:rsidR="00CC0821" w:rsidRPr="00B65ED4" w:rsidRDefault="00CC0821">
      <w:pPr>
        <w:rPr>
          <w:rFonts w:ascii="Times New Roman" w:eastAsia="Times New Roman" w:hAnsi="Times New Roman" w:cs="Times New Roman"/>
          <w:sz w:val="24"/>
          <w:szCs w:val="24"/>
        </w:rPr>
        <w:sectPr w:rsidR="00CC0821" w:rsidRPr="00B65ED4" w:rsidSect="008A25D2">
          <w:pgSz w:w="12240" w:h="15840"/>
          <w:pgMar w:top="1440" w:right="1440" w:bottom="1440" w:left="1440" w:header="720" w:footer="720" w:gutter="0"/>
          <w:lnNumType w:countBy="1" w:restart="continuous"/>
          <w:cols w:space="720"/>
          <w:docGrid w:linePitch="299"/>
        </w:sectPr>
      </w:pPr>
    </w:p>
    <w:p w14:paraId="4FB9BF5B" w14:textId="77777777" w:rsidR="00CC0821" w:rsidRPr="00B65ED4" w:rsidRDefault="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3. Model Equations</w:t>
      </w:r>
    </w:p>
    <w:p w14:paraId="23EED662" w14:textId="77777777" w:rsidR="00CD3C59" w:rsidRPr="00B65ED4" w:rsidRDefault="00CD3C59">
      <w:pPr>
        <w:rPr>
          <w:rFonts w:ascii="Times New Roman" w:eastAsia="Times New Roman" w:hAnsi="Times New Roman" w:cs="Times New Roman"/>
          <w:sz w:val="24"/>
          <w:szCs w:val="24"/>
        </w:rPr>
      </w:pPr>
    </w:p>
    <w:tbl>
      <w:tblPr>
        <w:tblStyle w:val="TableGrid"/>
        <w:tblW w:w="9360" w:type="dxa"/>
        <w:tblLayout w:type="fixed"/>
        <w:tblLook w:val="04A0" w:firstRow="1" w:lastRow="0" w:firstColumn="1" w:lastColumn="0" w:noHBand="0" w:noVBand="1"/>
      </w:tblPr>
      <w:tblGrid>
        <w:gridCol w:w="720"/>
        <w:gridCol w:w="8640"/>
      </w:tblGrid>
      <w:tr w:rsidR="00CD3C59" w:rsidRPr="00B65ED4" w14:paraId="58798157" w14:textId="77777777" w:rsidTr="00CD3C59">
        <w:trPr>
          <w:trHeight w:val="306"/>
        </w:trPr>
        <w:tc>
          <w:tcPr>
            <w:tcW w:w="720" w:type="dxa"/>
          </w:tcPr>
          <w:p w14:paraId="1CA33CA7"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No.</w:t>
            </w:r>
          </w:p>
        </w:tc>
        <w:tc>
          <w:tcPr>
            <w:tcW w:w="8640" w:type="dxa"/>
            <w:noWrap/>
            <w:hideMark/>
          </w:tcPr>
          <w:p w14:paraId="3D5A9E59" w14:textId="77777777" w:rsidR="00CD3C59" w:rsidRPr="00B65ED4"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t>Equation</w:t>
            </w:r>
          </w:p>
        </w:tc>
      </w:tr>
      <w:tr w:rsidR="00CD3C59" w:rsidRPr="00B65ED4" w14:paraId="4FCC3D83" w14:textId="77777777" w:rsidTr="00CD3C59">
        <w:trPr>
          <w:trHeight w:val="306"/>
        </w:trPr>
        <w:tc>
          <w:tcPr>
            <w:tcW w:w="720" w:type="dxa"/>
          </w:tcPr>
          <w:p w14:paraId="4863CB9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w:t>
            </w:r>
          </w:p>
          <w:p w14:paraId="3786F3D1"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w:t>
            </w:r>
          </w:p>
          <w:p w14:paraId="4F447217"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3</w:t>
            </w:r>
          </w:p>
          <w:p w14:paraId="0FD9BC0B"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4</w:t>
            </w:r>
          </w:p>
          <w:p w14:paraId="2F0FA3C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5</w:t>
            </w:r>
          </w:p>
        </w:tc>
        <w:tc>
          <w:tcPr>
            <w:tcW w:w="8640" w:type="dxa"/>
            <w:noWrap/>
          </w:tcPr>
          <w:p w14:paraId="0609C79B" w14:textId="3944A135"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DOC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Alloch</w:t>
            </w:r>
          </w:p>
          <w:p w14:paraId="403B4A65" w14:textId="527B823F"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/dt = I</w:t>
            </w:r>
            <w:r w:rsidR="00CD3C59" w:rsidRPr="00B65ED4">
              <w:rPr>
                <w:rFonts w:ascii="Times New Roman" w:hAnsi="Times New Roman" w:cs="Times New Roman"/>
                <w:sz w:val="24"/>
                <w:szCs w:val="24"/>
                <w:vertAlign w:val="subscript"/>
              </w:rPr>
              <w:t>POC</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DPOC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Alloch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Alloch</w:t>
            </w:r>
          </w:p>
          <w:p w14:paraId="3DA1CA4D" w14:textId="49F54194"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NPPDOC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sidR="008B57EF">
              <w:rPr>
                <w:rFonts w:ascii="Times New Roman" w:hAnsi="Times New Roman" w:cs="Times New Roman"/>
                <w:sz w:val="24"/>
                <w:szCs w:val="24"/>
              </w:rPr>
              <w:t>MDOC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EDOC</w:t>
            </w:r>
            <w:r w:rsidR="00CD3C59" w:rsidRPr="00B65ED4">
              <w:rPr>
                <w:rFonts w:ascii="Times New Roman" w:hAnsi="Times New Roman" w:cs="Times New Roman"/>
                <w:sz w:val="24"/>
                <w:szCs w:val="24"/>
                <w:vertAlign w:val="subscript"/>
              </w:rPr>
              <w:t>Autoch</w:t>
            </w:r>
          </w:p>
          <w:p w14:paraId="02DABC00" w14:textId="34837EF6" w:rsidR="00CD3C59" w:rsidRPr="00B65ED4" w:rsidRDefault="0031798E" w:rsidP="00CD3C59">
            <w:pPr>
              <w:rPr>
                <w:rFonts w:ascii="Times New Roman" w:hAnsi="Times New Roman" w:cs="Times New Roman"/>
                <w:sz w:val="24"/>
                <w:szCs w:val="24"/>
              </w:rPr>
            </w:pPr>
            <w:r>
              <w:rPr>
                <w:rFonts w:ascii="Times New Roman" w:hAnsi="Times New Roman" w:cs="Times New Roman"/>
                <w:sz w:val="24"/>
                <w:szCs w:val="24"/>
              </w:rPr>
              <w:t>DPOC</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/dt = </w:t>
            </w:r>
            <w:r w:rsidR="008B57EF">
              <w:rPr>
                <w:rFonts w:ascii="Times New Roman" w:hAnsi="Times New Roman" w:cs="Times New Roman"/>
                <w:sz w:val="24"/>
                <w:szCs w:val="24"/>
              </w:rPr>
              <w:t>NPPPOC</w:t>
            </w:r>
            <w:r w:rsidR="00CD3C59" w:rsidRPr="00B65ED4">
              <w:rPr>
                <w:rFonts w:ascii="Times New Roman" w:hAnsi="Times New Roman" w:cs="Times New Roman"/>
                <w:sz w:val="24"/>
                <w:szCs w:val="24"/>
              </w:rPr>
              <w:t xml:space="preserve"> – L</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B</w:t>
            </w:r>
            <w:r w:rsidR="00CD3C59" w:rsidRPr="00B65ED4">
              <w:rPr>
                <w:rFonts w:ascii="Times New Roman" w:hAnsi="Times New Roman" w:cs="Times New Roman"/>
                <w:sz w:val="24"/>
                <w:szCs w:val="24"/>
                <w:vertAlign w:val="subscript"/>
              </w:rPr>
              <w:t>Autoch</w:t>
            </w:r>
            <w:r w:rsidR="00CD3C59" w:rsidRPr="00B65ED4">
              <w:rPr>
                <w:rFonts w:ascii="Times New Roman" w:hAnsi="Times New Roman" w:cs="Times New Roman"/>
                <w:sz w:val="24"/>
                <w:szCs w:val="24"/>
              </w:rPr>
              <w:t xml:space="preserve"> – </w:t>
            </w:r>
            <w:r>
              <w:rPr>
                <w:rFonts w:ascii="Times New Roman" w:hAnsi="Times New Roman" w:cs="Times New Roman"/>
                <w:sz w:val="24"/>
                <w:szCs w:val="24"/>
              </w:rPr>
              <w:t>EPOC</w:t>
            </w:r>
            <w:r w:rsidR="00CD3C59" w:rsidRPr="00B65ED4">
              <w:rPr>
                <w:rFonts w:ascii="Times New Roman" w:hAnsi="Times New Roman" w:cs="Times New Roman"/>
                <w:sz w:val="24"/>
                <w:szCs w:val="24"/>
                <w:vertAlign w:val="subscript"/>
              </w:rPr>
              <w:t>Autoch</w:t>
            </w:r>
          </w:p>
          <w:p w14:paraId="1C6AFF2E" w14:textId="3D82DADF"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d</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/dt = N</w:t>
            </w:r>
            <w:r w:rsidR="0031798E">
              <w:rPr>
                <w:rFonts w:ascii="Times New Roman" w:eastAsia="Times New Roman" w:hAnsi="Times New Roman" w:cs="Times New Roman"/>
                <w:sz w:val="24"/>
                <w:szCs w:val="24"/>
              </w:rPr>
              <w:t>EPOC</w:t>
            </w:r>
            <w:r w:rsidRPr="00B65ED4">
              <w:rPr>
                <w:rFonts w:ascii="Times New Roman" w:eastAsia="Times New Roman" w:hAnsi="Times New Roman" w:cs="Times New Roman"/>
                <w:sz w:val="24"/>
                <w:szCs w:val="24"/>
              </w:rPr>
              <w:t xml:space="preserve"> + F</w:t>
            </w:r>
            <w:r w:rsidRPr="00B65ED4">
              <w:rPr>
                <w:rFonts w:ascii="Times New Roman" w:eastAsia="Times New Roman" w:hAnsi="Times New Roman" w:cs="Times New Roman"/>
                <w:sz w:val="24"/>
                <w:szCs w:val="24"/>
                <w:vertAlign w:val="subscript"/>
              </w:rPr>
              <w:t>atm</w:t>
            </w:r>
          </w:p>
        </w:tc>
      </w:tr>
      <w:tr w:rsidR="00CD3C59" w:rsidRPr="00B65ED4" w14:paraId="20A69642" w14:textId="77777777" w:rsidTr="00CD3C59">
        <w:trPr>
          <w:trHeight w:val="306"/>
        </w:trPr>
        <w:tc>
          <w:tcPr>
            <w:tcW w:w="720" w:type="dxa"/>
          </w:tcPr>
          <w:p w14:paraId="6960A51A" w14:textId="77777777" w:rsidR="00CD3C59" w:rsidRPr="00B65ED4" w:rsidRDefault="00CD3C59" w:rsidP="00CD3C59">
            <w:pPr>
              <w:rPr>
                <w:rFonts w:ascii="Times New Roman" w:hAnsi="Times New Roman" w:cs="Times New Roman"/>
                <w:b/>
                <w:sz w:val="24"/>
                <w:szCs w:val="24"/>
              </w:rPr>
            </w:pPr>
          </w:p>
        </w:tc>
        <w:tc>
          <w:tcPr>
            <w:tcW w:w="8640" w:type="dxa"/>
            <w:noWrap/>
          </w:tcPr>
          <w:p w14:paraId="3BAAC078" w14:textId="77777777" w:rsidR="00CD3C59" w:rsidRPr="00B65ED4" w:rsidRDefault="00CD3C59" w:rsidP="00CD3C59">
            <w:pPr>
              <w:rPr>
                <w:rFonts w:ascii="Times New Roman" w:hAnsi="Times New Roman" w:cs="Times New Roman"/>
                <w:b/>
                <w:sz w:val="24"/>
                <w:szCs w:val="24"/>
              </w:rPr>
            </w:pPr>
          </w:p>
        </w:tc>
      </w:tr>
      <w:tr w:rsidR="00CD3C59" w:rsidRPr="00B65ED4" w14:paraId="20F15100" w14:textId="77777777" w:rsidTr="00CD3C59">
        <w:trPr>
          <w:trHeight w:val="306"/>
        </w:trPr>
        <w:tc>
          <w:tcPr>
            <w:tcW w:w="720" w:type="dxa"/>
          </w:tcPr>
          <w:p w14:paraId="31DF3393" w14:textId="77777777" w:rsidR="00CD3C59" w:rsidRPr="00B65ED4" w:rsidRDefault="00CD3C59" w:rsidP="00CD3C59">
            <w:pPr>
              <w:rPr>
                <w:rFonts w:ascii="Times New Roman" w:hAnsi="Times New Roman" w:cs="Times New Roman"/>
                <w:b/>
                <w:sz w:val="24"/>
                <w:szCs w:val="24"/>
              </w:rPr>
            </w:pPr>
          </w:p>
        </w:tc>
        <w:tc>
          <w:tcPr>
            <w:tcW w:w="8640" w:type="dxa"/>
            <w:noWrap/>
            <w:hideMark/>
          </w:tcPr>
          <w:p w14:paraId="5ACA60D2"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b/>
                <w:sz w:val="24"/>
                <w:szCs w:val="24"/>
              </w:rPr>
              <w:t>Allochthony, DOC</w:t>
            </w:r>
          </w:p>
        </w:tc>
      </w:tr>
      <w:tr w:rsidR="00CD3C59" w:rsidRPr="00B65ED4" w14:paraId="161111CA" w14:textId="77777777" w:rsidTr="00CD3C59">
        <w:trPr>
          <w:trHeight w:val="297"/>
        </w:trPr>
        <w:tc>
          <w:tcPr>
            <w:tcW w:w="720" w:type="dxa"/>
          </w:tcPr>
          <w:p w14:paraId="64BD3860"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1.1</w:t>
            </w:r>
          </w:p>
        </w:tc>
        <w:tc>
          <w:tcPr>
            <w:tcW w:w="8640" w:type="dxa"/>
            <w:noWrap/>
          </w:tcPr>
          <w:p w14:paraId="4A28B0BD" w14:textId="77777777" w:rsidR="00CD3C59" w:rsidRPr="00FA7B67" w:rsidRDefault="00CD3C59"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DOC.SW</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DOC.GW</w:t>
            </w:r>
          </w:p>
        </w:tc>
      </w:tr>
      <w:tr w:rsidR="00CD3C59" w:rsidRPr="00B65ED4" w14:paraId="48A5FD1B" w14:textId="77777777" w:rsidTr="00CD3C59">
        <w:trPr>
          <w:trHeight w:val="297"/>
        </w:trPr>
        <w:tc>
          <w:tcPr>
            <w:tcW w:w="720" w:type="dxa"/>
          </w:tcPr>
          <w:p w14:paraId="27E41EAB"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1.11</w:t>
            </w:r>
          </w:p>
        </w:tc>
        <w:tc>
          <w:tcPr>
            <w:tcW w:w="8640" w:type="dxa"/>
            <w:noWrap/>
          </w:tcPr>
          <w:p w14:paraId="75794702" w14:textId="33403BD7" w:rsidR="00CD3C59" w:rsidRPr="00FA7B67" w:rsidRDefault="00A86BEB" w:rsidP="00CD3C59">
            <w:pPr>
              <w:rPr>
                <w:rFonts w:ascii="Times New Roman" w:eastAsia="Times New Roman" w:hAnsi="Times New Roman" w:cs="Times New Roman"/>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DOC.SW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SWconc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SW</w:t>
            </w:r>
            <w:r w:rsidR="00CD3C59" w:rsidRPr="00FA7B67">
              <w:rPr>
                <w:rFonts w:ascii="Times New Roman" w:eastAsia="Times New Roman" w:hAnsi="Times New Roman" w:cs="Times New Roman"/>
                <w:sz w:val="24"/>
                <w:szCs w:val="24"/>
              </w:rPr>
              <w:t xml:space="preserve"> </w:t>
            </w:r>
          </w:p>
        </w:tc>
      </w:tr>
      <w:tr w:rsidR="00CD3C59" w:rsidRPr="00B65ED4" w14:paraId="36D5E48D" w14:textId="77777777" w:rsidTr="00CD3C59">
        <w:trPr>
          <w:trHeight w:val="297"/>
        </w:trPr>
        <w:tc>
          <w:tcPr>
            <w:tcW w:w="720" w:type="dxa"/>
          </w:tcPr>
          <w:p w14:paraId="22EBC58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1.12</w:t>
            </w:r>
          </w:p>
        </w:tc>
        <w:tc>
          <w:tcPr>
            <w:tcW w:w="8640" w:type="dxa"/>
            <w:noWrap/>
          </w:tcPr>
          <w:p w14:paraId="4A04D7C1" w14:textId="11D9246B" w:rsidR="00CD3C59" w:rsidRPr="00FA7B67" w:rsidRDefault="00A86BEB" w:rsidP="00CD3C59">
            <w:pPr>
              <w:rPr>
                <w:rFonts w:ascii="Times New Roman" w:eastAsia="Times New Roman" w:hAnsi="Times New Roman" w:cs="Times New Roman"/>
                <w:b/>
                <w:bCs/>
                <w:sz w:val="24"/>
                <w:szCs w:val="24"/>
              </w:rPr>
            </w:pPr>
            <w:r w:rsidRPr="00FA7B67">
              <w:rPr>
                <w:rFonts w:ascii="Times New Roman" w:hAnsi="Times New Roman" w:cs="Times New Roman"/>
                <w:sz w:val="24"/>
                <w:szCs w:val="24"/>
              </w:rPr>
              <w:t xml:space="preserve">     </w:t>
            </w:r>
            <w:r w:rsidR="00CD3C59" w:rsidRPr="00FA7B67">
              <w:rPr>
                <w:rFonts w:ascii="Times New Roman" w:hAnsi="Times New Roman" w:cs="Times New Roman"/>
                <w:sz w:val="24"/>
                <w:szCs w:val="24"/>
              </w:rPr>
              <w:t>I</w:t>
            </w:r>
            <w:r w:rsidR="00CD3C59" w:rsidRPr="00FA7B67">
              <w:rPr>
                <w:rFonts w:ascii="Times New Roman" w:hAnsi="Times New Roman" w:cs="Times New Roman"/>
                <w:sz w:val="24"/>
                <w:szCs w:val="24"/>
                <w:vertAlign w:val="subscript"/>
              </w:rPr>
              <w:t>DOC.GW</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GWconc</w:t>
            </w:r>
            <w:r w:rsidR="00CD3C59" w:rsidRPr="00FA7B67">
              <w:rPr>
                <w:rFonts w:ascii="Times New Roman" w:eastAsia="Times New Roman" w:hAnsi="Times New Roman" w:cs="Times New Roman"/>
                <w:sz w:val="24"/>
                <w:szCs w:val="24"/>
              </w:rPr>
              <w:t xml:space="preserve"> * Q</w:t>
            </w:r>
            <w:r w:rsidR="00CD3C59" w:rsidRPr="00FA7B67">
              <w:rPr>
                <w:rFonts w:ascii="Times New Roman" w:eastAsia="Times New Roman" w:hAnsi="Times New Roman" w:cs="Times New Roman"/>
                <w:sz w:val="24"/>
                <w:szCs w:val="24"/>
                <w:vertAlign w:val="subscript"/>
              </w:rPr>
              <w:t>GW</w:t>
            </w:r>
          </w:p>
        </w:tc>
      </w:tr>
      <w:tr w:rsidR="00CD3C59" w:rsidRPr="00B65ED4" w14:paraId="77844A18" w14:textId="77777777" w:rsidTr="00CD3C59">
        <w:trPr>
          <w:trHeight w:val="297"/>
        </w:trPr>
        <w:tc>
          <w:tcPr>
            <w:tcW w:w="720" w:type="dxa"/>
          </w:tcPr>
          <w:p w14:paraId="46ADBC1B"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w:t>
            </w:r>
          </w:p>
        </w:tc>
        <w:tc>
          <w:tcPr>
            <w:tcW w:w="8640" w:type="dxa"/>
            <w:noWrap/>
          </w:tcPr>
          <w:p w14:paraId="12162B35" w14:textId="64484F60" w:rsidR="00CD3C59" w:rsidRPr="00FA7B67" w:rsidRDefault="0031798E" w:rsidP="00CD3C59">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Pr>
                <w:rFonts w:ascii="Times New Roman" w:eastAsia="Times New Roman" w:hAnsi="Times New Roman" w:cs="Times New Roman"/>
                <w:bCs/>
                <w:sz w:val="24"/>
                <w:szCs w:val="24"/>
                <w:vertAlign w:val="subscript"/>
              </w:rPr>
              <w:t>Precip</w:t>
            </w:r>
            <w:r w:rsidR="00CD3C59" w:rsidRPr="00FA7B67">
              <w:rPr>
                <w:rFonts w:ascii="Times New Roman" w:eastAsia="Times New Roman" w:hAnsi="Times New Roman" w:cs="Times New Roman"/>
                <w:bCs/>
                <w:sz w:val="24"/>
                <w:szCs w:val="24"/>
              </w:rPr>
              <w:t xml:space="preserve"> + </w:t>
            </w:r>
            <w:r>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bCs/>
                <w:sz w:val="24"/>
                <w:szCs w:val="24"/>
              </w:rPr>
              <w:t xml:space="preserve"> </w:t>
            </w:r>
          </w:p>
        </w:tc>
      </w:tr>
      <w:tr w:rsidR="00CD3C59" w:rsidRPr="00B65ED4" w14:paraId="3027275C" w14:textId="77777777" w:rsidTr="00CD3C59">
        <w:trPr>
          <w:trHeight w:val="297"/>
        </w:trPr>
        <w:tc>
          <w:tcPr>
            <w:tcW w:w="720" w:type="dxa"/>
          </w:tcPr>
          <w:p w14:paraId="291B839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1.21</w:t>
            </w:r>
          </w:p>
        </w:tc>
        <w:tc>
          <w:tcPr>
            <w:tcW w:w="8640" w:type="dxa"/>
            <w:noWrap/>
          </w:tcPr>
          <w:p w14:paraId="1F94F27B" w14:textId="137A9E33" w:rsidR="00CD3C59" w:rsidRPr="00FA7B67" w:rsidRDefault="00A86BEB" w:rsidP="00787E06">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 xml:space="preserve">     </w:t>
            </w:r>
            <w:r w:rsidR="0031798E">
              <w:rPr>
                <w:rFonts w:ascii="Times New Roman" w:eastAsia="Times New Roman" w:hAnsi="Times New Roman" w:cs="Times New Roman"/>
                <w:bCs/>
                <w:sz w:val="24"/>
                <w:szCs w:val="24"/>
              </w:rPr>
              <w:t>DDOC</w:t>
            </w:r>
            <w:r w:rsidR="0031798E">
              <w:rPr>
                <w:rFonts w:ascii="Times New Roman" w:eastAsia="Times New Roman" w:hAnsi="Times New Roman" w:cs="Times New Roman"/>
                <w:bCs/>
                <w:color w:val="auto"/>
                <w:sz w:val="24"/>
                <w:szCs w:val="24"/>
                <w:vertAlign w:val="subscript"/>
              </w:rPr>
              <w:t>Precip</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PrecipConc</w:t>
            </w:r>
            <w:r w:rsidR="00CD3C59" w:rsidRPr="00FA7B67">
              <w:rPr>
                <w:rFonts w:ascii="Times New Roman" w:eastAsia="Times New Roman" w:hAnsi="Times New Roman" w:cs="Times New Roman"/>
                <w:bCs/>
                <w:sz w:val="24"/>
                <w:szCs w:val="24"/>
              </w:rPr>
              <w:softHyphen/>
              <w:t xml:space="preserve"> * Q</w:t>
            </w:r>
            <w:r w:rsidR="00CD3C59" w:rsidRPr="00FA7B67">
              <w:rPr>
                <w:rFonts w:ascii="Times New Roman" w:eastAsia="Times New Roman" w:hAnsi="Times New Roman" w:cs="Times New Roman"/>
                <w:bCs/>
                <w:sz w:val="24"/>
                <w:szCs w:val="24"/>
                <w:vertAlign w:val="subscript"/>
              </w:rPr>
              <w:t>Precip</w:t>
            </w:r>
          </w:p>
        </w:tc>
      </w:tr>
      <w:tr w:rsidR="00CD3C59" w:rsidRPr="00B65ED4" w14:paraId="67713A01" w14:textId="77777777" w:rsidTr="00CD3C59">
        <w:trPr>
          <w:trHeight w:val="297"/>
        </w:trPr>
        <w:tc>
          <w:tcPr>
            <w:tcW w:w="720" w:type="dxa"/>
          </w:tcPr>
          <w:p w14:paraId="691DC39E"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1.22</w:t>
            </w:r>
          </w:p>
        </w:tc>
        <w:tc>
          <w:tcPr>
            <w:tcW w:w="8640" w:type="dxa"/>
            <w:noWrap/>
          </w:tcPr>
          <w:p w14:paraId="35E68460" w14:textId="2E3E5211" w:rsidR="00CD3C59" w:rsidRPr="00FA7B67" w:rsidRDefault="00A86BEB" w:rsidP="00FA7B67">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DDOC</w:t>
            </w:r>
            <w:r w:rsidR="00CD3C59" w:rsidRPr="00FA7B67">
              <w:rPr>
                <w:rFonts w:ascii="Times New Roman" w:eastAsia="Times New Roman" w:hAnsi="Times New Roman" w:cs="Times New Roman"/>
                <w:sz w:val="24"/>
                <w:szCs w:val="24"/>
                <w:vertAlign w:val="subscript"/>
              </w:rPr>
              <w:t>Wetland</w:t>
            </w:r>
            <w:r w:rsidR="00CD3C59" w:rsidRPr="00B00015">
              <w:rPr>
                <w:rFonts w:ascii="Times New Roman" w:eastAsia="Times New Roman" w:hAnsi="Times New Roman" w:cs="Times New Roman"/>
                <w:sz w:val="24"/>
                <w:szCs w:val="24"/>
                <w:vertAlign w:val="subscript"/>
              </w:rPr>
              <w:t xml:space="preserve"> </w:t>
            </w:r>
            <w:r w:rsidR="00CD3C59" w:rsidRPr="00FA7B67">
              <w:rPr>
                <w:rFonts w:ascii="Times New Roman" w:eastAsia="Times New Roman" w:hAnsi="Times New Roman" w:cs="Times New Roman"/>
                <w:sz w:val="24"/>
                <w:szCs w:val="24"/>
              </w:rPr>
              <w:t>= P</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CDOC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LakePerimeter</w:t>
            </w:r>
          </w:p>
        </w:tc>
      </w:tr>
      <w:tr w:rsidR="00CD3C59" w:rsidRPr="00B65ED4" w14:paraId="1D3E0065" w14:textId="77777777" w:rsidTr="00CD3C59">
        <w:trPr>
          <w:trHeight w:val="297"/>
        </w:trPr>
        <w:tc>
          <w:tcPr>
            <w:tcW w:w="720" w:type="dxa"/>
          </w:tcPr>
          <w:p w14:paraId="7DCB1E1D"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1.3</w:t>
            </w:r>
          </w:p>
        </w:tc>
        <w:tc>
          <w:tcPr>
            <w:tcW w:w="8640" w:type="dxa"/>
            <w:noWrap/>
          </w:tcPr>
          <w:p w14:paraId="744F31FF" w14:textId="77777777" w:rsidR="00CD3C59" w:rsidRPr="00FA7B67" w:rsidRDefault="00CD3C59" w:rsidP="00CD3C59">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Alloch</w:t>
            </w:r>
            <w:r w:rsidRPr="00FA7B67">
              <w:rPr>
                <w:rFonts w:ascii="Times New Roman" w:eastAsia="Times New Roman" w:hAnsi="Times New Roman" w:cs="Times New Roman"/>
                <w:bCs/>
                <w:sz w:val="24"/>
                <w:szCs w:val="24"/>
              </w:rPr>
              <w:t xml:space="preserve"> = </w:t>
            </w:r>
            <w:r w:rsidRPr="00FA7B67">
              <w:rPr>
                <w:rFonts w:ascii="Times New Roman" w:eastAsia="Times New Roman" w:hAnsi="Times New Roman" w:cs="Times New Roman"/>
                <w:bCs/>
                <w:i/>
                <w:sz w:val="24"/>
                <w:szCs w:val="24"/>
              </w:rPr>
              <w:t>C</w:t>
            </w:r>
            <w:r w:rsidRPr="00FA7B67">
              <w:rPr>
                <w:rFonts w:ascii="Times New Roman" w:eastAsia="Times New Roman" w:hAnsi="Times New Roman" w:cs="Times New Roman"/>
                <w:bCs/>
                <w:sz w:val="24"/>
                <w:szCs w:val="24"/>
                <w:vertAlign w:val="subscript"/>
              </w:rPr>
              <w:t>L.Alloch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Alloch</w:t>
            </w:r>
          </w:p>
        </w:tc>
      </w:tr>
      <w:tr w:rsidR="00CD3C59" w:rsidRPr="00B65ED4" w14:paraId="7028475C" w14:textId="77777777" w:rsidTr="00CD3C59">
        <w:trPr>
          <w:trHeight w:val="297"/>
        </w:trPr>
        <w:tc>
          <w:tcPr>
            <w:tcW w:w="720" w:type="dxa"/>
          </w:tcPr>
          <w:p w14:paraId="6EA1E6CC"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1.4</w:t>
            </w:r>
          </w:p>
        </w:tc>
        <w:tc>
          <w:tcPr>
            <w:tcW w:w="8640" w:type="dxa"/>
            <w:noWrap/>
          </w:tcPr>
          <w:p w14:paraId="54202495" w14:textId="62D02DEB"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sz w:val="24"/>
                <w:szCs w:val="24"/>
                <w:vertAlign w:val="subscript"/>
              </w:rPr>
              <w:t>Alloch</w:t>
            </w:r>
            <w:r w:rsidR="00CD3C59" w:rsidRPr="00FA7B67">
              <w:rPr>
                <w:rFonts w:ascii="Times New Roman" w:eastAsia="Times New Roman" w:hAnsi="Times New Roman" w:cs="Times New Roman"/>
                <w:sz w:val="24"/>
                <w:szCs w:val="24"/>
              </w:rPr>
              <w:t xml:space="preserve"> *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676493C8" w14:textId="77777777" w:rsidTr="00CD3C59">
        <w:trPr>
          <w:trHeight w:val="297"/>
        </w:trPr>
        <w:tc>
          <w:tcPr>
            <w:tcW w:w="720" w:type="dxa"/>
          </w:tcPr>
          <w:p w14:paraId="54468F74"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1.5</w:t>
            </w:r>
          </w:p>
        </w:tc>
        <w:tc>
          <w:tcPr>
            <w:tcW w:w="8640" w:type="dxa"/>
            <w:noWrap/>
          </w:tcPr>
          <w:p w14:paraId="31FA38DF" w14:textId="3D3F8B62"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664AB352" w14:textId="77777777" w:rsidTr="00CD3C59">
        <w:trPr>
          <w:trHeight w:val="297"/>
        </w:trPr>
        <w:tc>
          <w:tcPr>
            <w:tcW w:w="720" w:type="dxa"/>
          </w:tcPr>
          <w:p w14:paraId="1886588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FE9944"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7AD110BC" w14:textId="77777777" w:rsidTr="00CD3C59">
        <w:trPr>
          <w:trHeight w:val="297"/>
        </w:trPr>
        <w:tc>
          <w:tcPr>
            <w:tcW w:w="720" w:type="dxa"/>
          </w:tcPr>
          <w:p w14:paraId="5ACE4719" w14:textId="77777777" w:rsidR="00CD3C59" w:rsidRPr="00B65ED4" w:rsidRDefault="00CD3C59" w:rsidP="00CD3C59">
            <w:pPr>
              <w:rPr>
                <w:rFonts w:ascii="Times New Roman" w:hAnsi="Times New Roman" w:cs="Times New Roman"/>
                <w:b/>
                <w:sz w:val="24"/>
                <w:szCs w:val="24"/>
              </w:rPr>
            </w:pPr>
          </w:p>
        </w:tc>
        <w:tc>
          <w:tcPr>
            <w:tcW w:w="8640" w:type="dxa"/>
            <w:noWrap/>
          </w:tcPr>
          <w:p w14:paraId="368A8304" w14:textId="77777777" w:rsidR="00CD3C59" w:rsidRPr="00FA7B67" w:rsidRDefault="00CD3C59" w:rsidP="00CD3C59">
            <w:pPr>
              <w:rPr>
                <w:rFonts w:ascii="Times New Roman" w:hAnsi="Times New Roman" w:cs="Times New Roman"/>
                <w:b/>
                <w:sz w:val="24"/>
                <w:szCs w:val="24"/>
              </w:rPr>
            </w:pPr>
            <w:r w:rsidRPr="00FA7B67">
              <w:rPr>
                <w:rFonts w:ascii="Times New Roman" w:hAnsi="Times New Roman" w:cs="Times New Roman"/>
                <w:b/>
                <w:sz w:val="24"/>
                <w:szCs w:val="24"/>
              </w:rPr>
              <w:t>Allochthony, POC</w:t>
            </w:r>
          </w:p>
        </w:tc>
      </w:tr>
      <w:tr w:rsidR="00CD3C59" w:rsidRPr="00B65ED4" w14:paraId="27C0F881" w14:textId="77777777" w:rsidTr="00CD3C59">
        <w:trPr>
          <w:trHeight w:val="297"/>
        </w:trPr>
        <w:tc>
          <w:tcPr>
            <w:tcW w:w="720" w:type="dxa"/>
          </w:tcPr>
          <w:p w14:paraId="417BE5CC" w14:textId="77777777" w:rsidR="00CD3C59" w:rsidRPr="00B65ED4" w:rsidRDefault="00CD3C59" w:rsidP="00CD3C59">
            <w:pPr>
              <w:rPr>
                <w:rFonts w:ascii="Times New Roman" w:hAnsi="Times New Roman" w:cs="Times New Roman"/>
                <w:sz w:val="24"/>
                <w:szCs w:val="24"/>
              </w:rPr>
            </w:pPr>
            <w:r w:rsidRPr="00B65ED4">
              <w:rPr>
                <w:rFonts w:ascii="Times New Roman" w:hAnsi="Times New Roman" w:cs="Times New Roman"/>
                <w:sz w:val="24"/>
                <w:szCs w:val="24"/>
              </w:rPr>
              <w:t>2.1</w:t>
            </w:r>
          </w:p>
        </w:tc>
        <w:tc>
          <w:tcPr>
            <w:tcW w:w="8640" w:type="dxa"/>
            <w:noWrap/>
          </w:tcPr>
          <w:p w14:paraId="492B935B" w14:textId="616BE704" w:rsidR="00CD3C59" w:rsidRPr="00FA7B67" w:rsidRDefault="00CD3C59" w:rsidP="00CD3C59">
            <w:pPr>
              <w:ind w:left="720" w:hanging="720"/>
              <w:rPr>
                <w:rFonts w:ascii="Times New Roman" w:eastAsia="Times New Roman" w:hAnsi="Times New Roman" w:cs="Times New Roman"/>
                <w:b/>
                <w:bCs/>
                <w:sz w:val="24"/>
                <w:szCs w:val="24"/>
                <w:vertAlign w:val="subscript"/>
              </w:rPr>
            </w:pPr>
            <w:r w:rsidRPr="00FA7B67">
              <w:rPr>
                <w:rFonts w:ascii="Times New Roman" w:hAnsi="Times New Roman" w:cs="Times New Roman"/>
                <w:sz w:val="24"/>
                <w:szCs w:val="24"/>
              </w:rPr>
              <w:t>I</w:t>
            </w:r>
            <w:r w:rsidRPr="00FA7B67">
              <w:rPr>
                <w:rFonts w:ascii="Times New Roman" w:hAnsi="Times New Roman" w:cs="Times New Roman"/>
                <w:sz w:val="24"/>
                <w:szCs w:val="24"/>
                <w:vertAlign w:val="subscript"/>
              </w:rPr>
              <w:t>POC</w:t>
            </w:r>
            <w:r w:rsidRPr="00FA7B67">
              <w:rPr>
                <w:rFonts w:ascii="Times New Roman" w:hAnsi="Times New Roman" w:cs="Times New Roman"/>
                <w:sz w:val="24"/>
                <w:szCs w:val="24"/>
              </w:rPr>
              <w:t xml:space="preserve"> = I</w:t>
            </w:r>
            <w:r w:rsidRPr="00FA7B67">
              <w:rPr>
                <w:rFonts w:ascii="Times New Roman" w:hAnsi="Times New Roman" w:cs="Times New Roman"/>
                <w:sz w:val="24"/>
                <w:szCs w:val="24"/>
                <w:vertAlign w:val="subscript"/>
              </w:rPr>
              <w:t>DOC</w:t>
            </w:r>
            <w:r w:rsidRPr="00FA7B67">
              <w:rPr>
                <w:rFonts w:ascii="Times New Roman" w:hAnsi="Times New Roman" w:cs="Times New Roman"/>
                <w:sz w:val="24"/>
                <w:szCs w:val="24"/>
              </w:rPr>
              <w:t xml:space="preserve"> * </w:t>
            </w:r>
            <w:r w:rsidR="0031798E">
              <w:rPr>
                <w:rFonts w:ascii="Times New Roman" w:hAnsi="Times New Roman" w:cs="Times New Roman"/>
                <w:sz w:val="24"/>
                <w:szCs w:val="24"/>
              </w:rPr>
              <w:t>CPOC</w:t>
            </w:r>
            <w:r w:rsidRPr="00FA7B67">
              <w:rPr>
                <w:rFonts w:ascii="Times New Roman" w:hAnsi="Times New Roman" w:cs="Times New Roman"/>
                <w:sz w:val="24"/>
                <w:szCs w:val="24"/>
                <w:vertAlign w:val="subscript"/>
              </w:rPr>
              <w:t>Factor</w:t>
            </w:r>
          </w:p>
        </w:tc>
      </w:tr>
      <w:tr w:rsidR="00CD3C59" w:rsidRPr="00B65ED4" w14:paraId="788986DA" w14:textId="77777777" w:rsidTr="00CD3C59">
        <w:trPr>
          <w:trHeight w:val="297"/>
        </w:trPr>
        <w:tc>
          <w:tcPr>
            <w:tcW w:w="720" w:type="dxa"/>
          </w:tcPr>
          <w:p w14:paraId="310A3CAA"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w:t>
            </w:r>
          </w:p>
        </w:tc>
        <w:tc>
          <w:tcPr>
            <w:tcW w:w="8640" w:type="dxa"/>
            <w:noWrap/>
          </w:tcPr>
          <w:p w14:paraId="70C60A64" w14:textId="2C5627B8"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p>
        </w:tc>
      </w:tr>
      <w:tr w:rsidR="00CD3C59" w:rsidRPr="00B65ED4" w14:paraId="1AE5DDF2" w14:textId="77777777" w:rsidTr="00CD3C59">
        <w:trPr>
          <w:trHeight w:val="297"/>
        </w:trPr>
        <w:tc>
          <w:tcPr>
            <w:tcW w:w="720" w:type="dxa"/>
          </w:tcPr>
          <w:p w14:paraId="4F074205"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2.21</w:t>
            </w:r>
          </w:p>
        </w:tc>
        <w:tc>
          <w:tcPr>
            <w:tcW w:w="8640" w:type="dxa"/>
            <w:noWrap/>
          </w:tcPr>
          <w:p w14:paraId="647C9826" w14:textId="7BEF0A83"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P</w:t>
            </w:r>
            <w:r w:rsidR="00CD3C59" w:rsidRPr="00FA7B67">
              <w:rPr>
                <w:rFonts w:ascii="Times New Roman" w:eastAsia="Times New Roman" w:hAnsi="Times New Roman" w:cs="Times New Roman"/>
                <w:sz w:val="24"/>
                <w:szCs w:val="24"/>
                <w:vertAlign w:val="subscript"/>
              </w:rPr>
              <w:t>Canopy</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sz w:val="24"/>
                <w:szCs w:val="24"/>
              </w:rPr>
              <w:t>CPOC</w:t>
            </w:r>
            <w:r w:rsidR="00CD3C59" w:rsidRPr="00FA7B67">
              <w:rPr>
                <w:rFonts w:ascii="Times New Roman" w:eastAsia="Times New Roman" w:hAnsi="Times New Roman" w:cs="Times New Roman"/>
                <w:sz w:val="24"/>
                <w:szCs w:val="24"/>
                <w:vertAlign w:val="subscript"/>
              </w:rPr>
              <w:t>Aerial</w:t>
            </w:r>
            <w:r w:rsidR="00CD3C59" w:rsidRPr="00FA7B67">
              <w:rPr>
                <w:rFonts w:ascii="Times New Roman" w:eastAsia="Times New Roman" w:hAnsi="Times New Roman" w:cs="Times New Roman"/>
                <w:sz w:val="24"/>
                <w:szCs w:val="24"/>
              </w:rPr>
              <w:t xml:space="preserve"> * LakePerimeter</w:t>
            </w:r>
          </w:p>
        </w:tc>
      </w:tr>
      <w:tr w:rsidR="00CD3C59" w:rsidRPr="00B65ED4" w14:paraId="6023ECFE" w14:textId="77777777" w:rsidTr="00CD3C59">
        <w:trPr>
          <w:trHeight w:val="297"/>
        </w:trPr>
        <w:tc>
          <w:tcPr>
            <w:tcW w:w="720" w:type="dxa"/>
          </w:tcPr>
          <w:p w14:paraId="7F80553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2.22</w:t>
            </w:r>
          </w:p>
        </w:tc>
        <w:tc>
          <w:tcPr>
            <w:tcW w:w="8640" w:type="dxa"/>
            <w:noWrap/>
          </w:tcPr>
          <w:p w14:paraId="79522A0B" w14:textId="0A4DA1B7" w:rsidR="00CD3C59" w:rsidRPr="00FA7B67" w:rsidRDefault="004A4028"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 xml:space="preserve">     </w:t>
            </w:r>
            <w:r w:rsidR="0031798E">
              <w:rPr>
                <w:rFonts w:ascii="Times New Roman" w:eastAsia="Times New Roman" w:hAnsi="Times New Roman" w:cs="Times New Roman"/>
                <w:sz w:val="24"/>
                <w:szCs w:val="24"/>
              </w:rPr>
              <w:t>DPOC</w:t>
            </w:r>
            <w:r w:rsidR="00CD3C59" w:rsidRPr="00FA7B67">
              <w:rPr>
                <w:rFonts w:ascii="Times New Roman" w:eastAsia="Times New Roman" w:hAnsi="Times New Roman" w:cs="Times New Roman"/>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eastAsia="Times New Roman" w:hAnsi="Times New Roman" w:cs="Times New Roman"/>
                <w:bCs/>
                <w:sz w:val="24"/>
                <w:szCs w:val="24"/>
              </w:rPr>
              <w:t>DDOC</w:t>
            </w:r>
            <w:r w:rsidR="00CD3C59" w:rsidRPr="00FA7B67">
              <w:rPr>
                <w:rFonts w:ascii="Times New Roman" w:eastAsia="Times New Roman" w:hAnsi="Times New Roman" w:cs="Times New Roman"/>
                <w:bCs/>
                <w:sz w:val="24"/>
                <w:szCs w:val="24"/>
                <w:vertAlign w:val="subscript"/>
              </w:rPr>
              <w:t>Wetland</w:t>
            </w:r>
            <w:r w:rsidR="00CD3C59" w:rsidRPr="00FA7B67">
              <w:rPr>
                <w:rFonts w:ascii="Times New Roman" w:eastAsia="Times New Roman" w:hAnsi="Times New Roman" w:cs="Times New Roman"/>
                <w:sz w:val="24"/>
                <w:szCs w:val="24"/>
              </w:rPr>
              <w:t xml:space="preserve"> * </w:t>
            </w:r>
            <w:r w:rsidR="0031798E">
              <w:rPr>
                <w:rFonts w:ascii="Times New Roman" w:hAnsi="Times New Roman" w:cs="Times New Roman"/>
                <w:sz w:val="24"/>
                <w:szCs w:val="24"/>
              </w:rPr>
              <w:t>CPOC</w:t>
            </w:r>
            <w:r w:rsidR="00CD3C59" w:rsidRPr="00FA7B67">
              <w:rPr>
                <w:rFonts w:ascii="Times New Roman" w:hAnsi="Times New Roman" w:cs="Times New Roman"/>
                <w:sz w:val="24"/>
                <w:szCs w:val="24"/>
                <w:vertAlign w:val="subscript"/>
              </w:rPr>
              <w:t>Factor</w:t>
            </w:r>
          </w:p>
        </w:tc>
      </w:tr>
      <w:tr w:rsidR="00CD3C59" w:rsidRPr="00B65ED4" w14:paraId="4BAC1377" w14:textId="77777777" w:rsidTr="00CD3C59">
        <w:trPr>
          <w:trHeight w:val="297"/>
        </w:trPr>
        <w:tc>
          <w:tcPr>
            <w:tcW w:w="720" w:type="dxa"/>
          </w:tcPr>
          <w:p w14:paraId="5D47B5F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2.3</w:t>
            </w:r>
          </w:p>
        </w:tc>
        <w:tc>
          <w:tcPr>
            <w:tcW w:w="8640" w:type="dxa"/>
            <w:noWrap/>
          </w:tcPr>
          <w:p w14:paraId="231DDCCB" w14:textId="3995E9B3"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Alloch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Alloch</w:t>
            </w:r>
          </w:p>
        </w:tc>
      </w:tr>
      <w:tr w:rsidR="00CD3C59" w:rsidRPr="00B65ED4" w14:paraId="10137205" w14:textId="77777777" w:rsidTr="00CD3C59">
        <w:trPr>
          <w:trHeight w:val="297"/>
        </w:trPr>
        <w:tc>
          <w:tcPr>
            <w:tcW w:w="720" w:type="dxa"/>
          </w:tcPr>
          <w:p w14:paraId="23738D28" w14:textId="77777777" w:rsidR="00CD3C59" w:rsidRPr="00B65ED4" w:rsidRDefault="00CD3C59" w:rsidP="00CD3C59">
            <w:pPr>
              <w:rPr>
                <w:rFonts w:ascii="Times New Roman" w:eastAsia="Times New Roman" w:hAnsi="Times New Roman" w:cs="Times New Roman"/>
                <w:bCs/>
                <w:sz w:val="24"/>
                <w:szCs w:val="24"/>
              </w:rPr>
            </w:pPr>
            <w:r w:rsidRPr="00B65ED4">
              <w:rPr>
                <w:rFonts w:ascii="Times New Roman" w:eastAsia="Times New Roman" w:hAnsi="Times New Roman" w:cs="Times New Roman"/>
                <w:bCs/>
                <w:sz w:val="24"/>
                <w:szCs w:val="24"/>
              </w:rPr>
              <w:t>2.4</w:t>
            </w:r>
          </w:p>
        </w:tc>
        <w:tc>
          <w:tcPr>
            <w:tcW w:w="8640" w:type="dxa"/>
            <w:noWrap/>
          </w:tcPr>
          <w:p w14:paraId="22FAF19A" w14:textId="6322B921"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Alloch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7C4601CD" w14:textId="77777777" w:rsidTr="00CD3C59">
        <w:trPr>
          <w:trHeight w:val="297"/>
        </w:trPr>
        <w:tc>
          <w:tcPr>
            <w:tcW w:w="720" w:type="dxa"/>
          </w:tcPr>
          <w:p w14:paraId="5509F1D2"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98EF47B"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5B7CD91" w14:textId="77777777" w:rsidTr="00CD3C59">
        <w:trPr>
          <w:trHeight w:val="297"/>
        </w:trPr>
        <w:tc>
          <w:tcPr>
            <w:tcW w:w="720" w:type="dxa"/>
          </w:tcPr>
          <w:p w14:paraId="24BFFDB3"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747488FA"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DOC</w:t>
            </w:r>
          </w:p>
        </w:tc>
      </w:tr>
      <w:tr w:rsidR="00CD3C59" w:rsidRPr="00B65ED4" w14:paraId="7F0B1B40" w14:textId="77777777" w:rsidTr="00CD3C59">
        <w:trPr>
          <w:trHeight w:val="297"/>
        </w:trPr>
        <w:tc>
          <w:tcPr>
            <w:tcW w:w="720" w:type="dxa"/>
            <w:shd w:val="clear" w:color="auto" w:fill="auto"/>
          </w:tcPr>
          <w:p w14:paraId="6755F922"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3.1</w:t>
            </w:r>
          </w:p>
        </w:tc>
        <w:tc>
          <w:tcPr>
            <w:tcW w:w="8640" w:type="dxa"/>
            <w:shd w:val="clear" w:color="auto" w:fill="auto"/>
            <w:noWrap/>
          </w:tcPr>
          <w:p w14:paraId="684375CD" w14:textId="77777777" w:rsidR="00CD3C59" w:rsidRPr="00FA7B67" w:rsidRDefault="00070658" w:rsidP="00694AAD">
            <w:pPr>
              <w:rPr>
                <w:rFonts w:ascii="Times New Roman" w:eastAsia="Times New Roman" w:hAnsi="Times New Roman" w:cs="Times New Roman"/>
                <w:bCs/>
                <w:sz w:val="24"/>
                <w:szCs w:val="24"/>
              </w:rPr>
            </w:pPr>
            <w:r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bCs/>
                <w:sz w:val="24"/>
                <w:szCs w:val="24"/>
              </w:rPr>
              <w:t xml:space="preserve"> = </w:t>
            </w:r>
            <w:r w:rsidR="00CD3C59" w:rsidRPr="00FA7B67">
              <w:rPr>
                <w:rFonts w:ascii="Times New Roman" w:eastAsia="Times New Roman" w:hAnsi="Times New Roman" w:cs="Times New Roman"/>
                <w:sz w:val="24"/>
                <w:szCs w:val="24"/>
              </w:rPr>
              <w:t>10</w:t>
            </w:r>
            <w:r w:rsidR="00CD3C59" w:rsidRPr="00FA7B67">
              <w:rPr>
                <w:rFonts w:ascii="Times New Roman" w:eastAsia="Times New Roman" w:hAnsi="Times New Roman" w:cs="Times New Roman"/>
                <w:sz w:val="24"/>
                <w:szCs w:val="24"/>
                <w:vertAlign w:val="superscript"/>
              </w:rPr>
              <w:t>(1.18 + (0.92 * log10(chl-</w:t>
            </w:r>
            <w:r w:rsidR="00CD3C59" w:rsidRPr="00FA7B67">
              <w:rPr>
                <w:rFonts w:ascii="Times New Roman" w:eastAsia="Times New Roman" w:hAnsi="Times New Roman" w:cs="Times New Roman"/>
                <w:i/>
                <w:sz w:val="24"/>
                <w:szCs w:val="24"/>
                <w:vertAlign w:val="superscript"/>
              </w:rPr>
              <w:t xml:space="preserve">a </w:t>
            </w:r>
            <w:r w:rsidR="002746E7" w:rsidRPr="00FA7B67">
              <w:rPr>
                <w:rFonts w:ascii="Times New Roman" w:eastAsia="Times New Roman" w:hAnsi="Times New Roman" w:cs="Times New Roman"/>
                <w:sz w:val="24"/>
                <w:szCs w:val="24"/>
                <w:vertAlign w:val="superscript"/>
              </w:rPr>
              <w:t>* Z</w:t>
            </w:r>
            <w:r w:rsidR="001D3F59" w:rsidRPr="00FA7B67">
              <w:rPr>
                <w:rFonts w:ascii="Times New Roman" w:eastAsia="Times New Roman" w:hAnsi="Times New Roman" w:cs="Times New Roman"/>
                <w:sz w:val="24"/>
                <w:szCs w:val="24"/>
                <w:vertAlign w:val="superscript"/>
              </w:rPr>
              <w:t>mix) + (0.014 * T))</w:t>
            </w:r>
            <w:r w:rsidR="00694AAD" w:rsidRPr="00FA7B67">
              <w:rPr>
                <w:rFonts w:ascii="Times New Roman" w:eastAsia="Times New Roman" w:hAnsi="Times New Roman" w:cs="Times New Roman"/>
                <w:sz w:val="24"/>
                <w:szCs w:val="24"/>
              </w:rPr>
              <w:t xml:space="preserve"> * </w:t>
            </w:r>
            <w:r w:rsidR="00694AAD" w:rsidRPr="00FA7B67">
              <w:rPr>
                <w:rFonts w:ascii="Times New Roman" w:eastAsia="Times New Roman" w:hAnsi="Times New Roman" w:cs="Times New Roman"/>
                <w:bCs/>
                <w:sz w:val="24"/>
                <w:szCs w:val="24"/>
              </w:rPr>
              <w:t>(1-R</w:t>
            </w:r>
            <w:r w:rsidR="00694AAD" w:rsidRPr="00FA7B67">
              <w:rPr>
                <w:rFonts w:ascii="Times New Roman" w:eastAsia="Times New Roman" w:hAnsi="Times New Roman" w:cs="Times New Roman"/>
                <w:bCs/>
                <w:sz w:val="24"/>
                <w:szCs w:val="24"/>
                <w:vertAlign w:val="subscript"/>
              </w:rPr>
              <w:t>Autotroph</w:t>
            </w:r>
            <w:r w:rsidR="00694AAD" w:rsidRPr="00FA7B67">
              <w:rPr>
                <w:rFonts w:ascii="Times New Roman" w:eastAsia="Times New Roman" w:hAnsi="Times New Roman" w:cs="Times New Roman"/>
                <w:bCs/>
                <w:sz w:val="24"/>
                <w:szCs w:val="24"/>
              </w:rPr>
              <w:t>)</w:t>
            </w:r>
          </w:p>
        </w:tc>
      </w:tr>
      <w:tr w:rsidR="00CD3C59" w:rsidRPr="00B65ED4" w14:paraId="010451A9" w14:textId="77777777" w:rsidTr="00CD3C59">
        <w:trPr>
          <w:trHeight w:val="297"/>
        </w:trPr>
        <w:tc>
          <w:tcPr>
            <w:tcW w:w="720" w:type="dxa"/>
            <w:shd w:val="clear" w:color="auto" w:fill="auto"/>
          </w:tcPr>
          <w:p w14:paraId="6821680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3.2</w:t>
            </w:r>
          </w:p>
        </w:tc>
        <w:tc>
          <w:tcPr>
            <w:tcW w:w="8640" w:type="dxa"/>
            <w:shd w:val="clear" w:color="auto" w:fill="auto"/>
            <w:noWrap/>
          </w:tcPr>
          <w:p w14:paraId="64A09F18" w14:textId="05EF1513"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NPPDOC</w:t>
            </w:r>
            <w:r w:rsidR="00CD3C59" w:rsidRPr="00FA7B67">
              <w:rPr>
                <w:rFonts w:ascii="Times New Roman" w:eastAsia="Times New Roman" w:hAnsi="Times New Roman" w:cs="Times New Roman"/>
                <w:bCs/>
                <w:sz w:val="24"/>
                <w:szCs w:val="24"/>
              </w:rPr>
              <w:t xml:space="preserve"> = 0.2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D3C59" w:rsidRPr="00FA7B67">
              <w:rPr>
                <w:rFonts w:ascii="Times New Roman" w:eastAsia="Times New Roman" w:hAnsi="Times New Roman" w:cs="Times New Roman"/>
                <w:bCs/>
                <w:sz w:val="24"/>
                <w:szCs w:val="24"/>
                <w:vertAlign w:val="subscript"/>
              </w:rPr>
              <w:t>T</w:t>
            </w:r>
            <w:r w:rsidR="00C63123" w:rsidRPr="00FA7B67">
              <w:rPr>
                <w:rFonts w:ascii="Times New Roman" w:eastAsia="Times New Roman" w:hAnsi="Times New Roman" w:cs="Times New Roman"/>
                <w:bCs/>
                <w:sz w:val="24"/>
                <w:szCs w:val="24"/>
                <w:vertAlign w:val="subscript"/>
              </w:rPr>
              <w:t>ot</w:t>
            </w:r>
            <w:r w:rsidR="00CD3C59" w:rsidRPr="00FA7B67">
              <w:rPr>
                <w:rFonts w:ascii="Times New Roman" w:eastAsia="Times New Roman" w:hAnsi="Times New Roman" w:cs="Times New Roman"/>
                <w:sz w:val="24"/>
                <w:szCs w:val="24"/>
              </w:rPr>
              <w:t xml:space="preserve"> * (chl-</w:t>
            </w:r>
            <w:r w:rsidR="00CD3C59" w:rsidRPr="00FA7B67">
              <w:rPr>
                <w:rFonts w:ascii="Times New Roman" w:eastAsia="Times New Roman" w:hAnsi="Times New Roman" w:cs="Times New Roman"/>
                <w:i/>
                <w:sz w:val="24"/>
                <w:szCs w:val="24"/>
              </w:rPr>
              <w:t>a</w:t>
            </w:r>
            <w:r w:rsidR="00CD3C59" w:rsidRPr="00FA7B67" w:rsidDel="002577C0">
              <w:rPr>
                <w:rFonts w:ascii="Times New Roman" w:eastAsia="Times New Roman" w:hAnsi="Times New Roman" w:cs="Times New Roman"/>
                <w:sz w:val="24"/>
                <w:szCs w:val="24"/>
              </w:rPr>
              <w:t xml:space="preserve"> </w:t>
            </w:r>
            <w:r w:rsidR="00CD3C59" w:rsidRPr="00FA7B67">
              <w:rPr>
                <w:rFonts w:ascii="Times New Roman" w:eastAsia="Times New Roman" w:hAnsi="Times New Roman" w:cs="Times New Roman"/>
                <w:sz w:val="24"/>
                <w:szCs w:val="24"/>
              </w:rPr>
              <w:t>* z</w:t>
            </w:r>
            <w:r w:rsidR="00CD3C59" w:rsidRPr="00FA7B67">
              <w:rPr>
                <w:rFonts w:ascii="Times New Roman" w:eastAsia="Times New Roman" w:hAnsi="Times New Roman" w:cs="Times New Roman"/>
                <w:sz w:val="24"/>
                <w:szCs w:val="24"/>
                <w:vertAlign w:val="subscript"/>
              </w:rPr>
              <w:t>mix</w:t>
            </w:r>
            <w:r w:rsidR="002746E7" w:rsidRPr="00FA7B67">
              <w:rPr>
                <w:rFonts w:ascii="Times New Roman" w:eastAsia="Times New Roman" w:hAnsi="Times New Roman" w:cs="Times New Roman"/>
                <w:sz w:val="24"/>
                <w:szCs w:val="24"/>
              </w:rPr>
              <w:t>)</w:t>
            </w:r>
            <w:r w:rsidR="002746E7" w:rsidRPr="00FA7B67">
              <w:rPr>
                <w:rFonts w:ascii="Times New Roman" w:eastAsia="Times New Roman" w:hAnsi="Times New Roman" w:cs="Times New Roman"/>
                <w:sz w:val="24"/>
                <w:szCs w:val="24"/>
                <w:vertAlign w:val="superscript"/>
              </w:rPr>
              <w:t>-0.22</w:t>
            </w:r>
            <w:r w:rsidR="00196B38" w:rsidRPr="00FA7B67">
              <w:rPr>
                <w:rFonts w:ascii="Times New Roman" w:eastAsia="Times New Roman" w:hAnsi="Times New Roman" w:cs="Times New Roman"/>
                <w:sz w:val="24"/>
                <w:szCs w:val="24"/>
                <w:vertAlign w:val="superscript"/>
              </w:rPr>
              <w:t xml:space="preserve"> </w:t>
            </w:r>
            <w:r w:rsidR="00196B38" w:rsidRPr="00FA7B67">
              <w:rPr>
                <w:rFonts w:ascii="Times New Roman" w:eastAsia="Times New Roman" w:hAnsi="Times New Roman" w:cs="Times New Roman"/>
                <w:sz w:val="24"/>
                <w:szCs w:val="24"/>
              </w:rPr>
              <w:t>* (0.714)</w:t>
            </w:r>
          </w:p>
        </w:tc>
      </w:tr>
      <w:tr w:rsidR="00CD3C59" w:rsidRPr="00B65ED4" w14:paraId="52C086EE" w14:textId="77777777" w:rsidTr="00CD3C59">
        <w:trPr>
          <w:trHeight w:val="297"/>
        </w:trPr>
        <w:tc>
          <w:tcPr>
            <w:tcW w:w="720" w:type="dxa"/>
            <w:shd w:val="clear" w:color="auto" w:fill="auto"/>
          </w:tcPr>
          <w:p w14:paraId="1DBD7020"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3.3</w:t>
            </w:r>
          </w:p>
        </w:tc>
        <w:tc>
          <w:tcPr>
            <w:tcW w:w="8640" w:type="dxa"/>
            <w:shd w:val="clear" w:color="auto" w:fill="auto"/>
            <w:noWrap/>
          </w:tcPr>
          <w:p w14:paraId="07834A28" w14:textId="77777777"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bCs/>
                <w:sz w:val="24"/>
                <w:szCs w:val="24"/>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C</w:t>
            </w:r>
            <w:r w:rsidR="00DF5532" w:rsidRPr="00FA7B67">
              <w:rPr>
                <w:rFonts w:ascii="Times New Roman" w:eastAsia="Times New Roman" w:hAnsi="Times New Roman" w:cs="Times New Roman"/>
                <w:bCs/>
                <w:sz w:val="24"/>
                <w:szCs w:val="24"/>
                <w:vertAlign w:val="subscript"/>
              </w:rPr>
              <w:t>L</w:t>
            </w:r>
            <w:r w:rsidRPr="00FA7B67">
              <w:rPr>
                <w:rFonts w:ascii="Times New Roman" w:eastAsia="Times New Roman" w:hAnsi="Times New Roman" w:cs="Times New Roman"/>
                <w:bCs/>
                <w:sz w:val="24"/>
                <w:szCs w:val="24"/>
                <w:vertAlign w:val="subscript"/>
              </w:rPr>
              <w:t>Autoch</w:t>
            </w:r>
            <w:r w:rsidRPr="00FA7B67">
              <w:rPr>
                <w:rFonts w:ascii="Times New Roman" w:eastAsia="Times New Roman" w:hAnsi="Times New Roman" w:cs="Times New Roman"/>
                <w:bCs/>
                <w:sz w:val="24"/>
                <w:szCs w:val="24"/>
              </w:rPr>
              <w:t xml:space="preserve"> * POC</w:t>
            </w:r>
            <w:r w:rsidRPr="00FA7B67">
              <w:rPr>
                <w:rFonts w:ascii="Times New Roman" w:eastAsia="Times New Roman" w:hAnsi="Times New Roman" w:cs="Times New Roman"/>
                <w:bCs/>
                <w:sz w:val="24"/>
                <w:szCs w:val="24"/>
                <w:vertAlign w:val="subscript"/>
              </w:rPr>
              <w:t>Autoch</w:t>
            </w:r>
          </w:p>
        </w:tc>
      </w:tr>
      <w:tr w:rsidR="00CD3C59" w:rsidRPr="00B65ED4" w14:paraId="7DB19451" w14:textId="77777777" w:rsidTr="00CD3C59">
        <w:trPr>
          <w:trHeight w:val="297"/>
        </w:trPr>
        <w:tc>
          <w:tcPr>
            <w:tcW w:w="720" w:type="dxa"/>
            <w:shd w:val="clear" w:color="auto" w:fill="auto"/>
          </w:tcPr>
          <w:p w14:paraId="3F0548F7"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3.4</w:t>
            </w:r>
          </w:p>
        </w:tc>
        <w:tc>
          <w:tcPr>
            <w:tcW w:w="8640" w:type="dxa"/>
            <w:shd w:val="clear" w:color="auto" w:fill="auto"/>
            <w:noWrap/>
          </w:tcPr>
          <w:p w14:paraId="48CD0E7C" w14:textId="7BA2DE69"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sz w:val="24"/>
                <w:szCs w:val="24"/>
              </w:rPr>
              <w:t>MDOC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RDOC</w:t>
            </w:r>
            <w:r w:rsidR="00CD3C59" w:rsidRPr="00B00015">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sz w:val="24"/>
                <w:szCs w:val="24"/>
              </w:rPr>
              <w:t xml:space="preserve"> </w:t>
            </w:r>
            <w:r w:rsidR="00AB639B" w:rsidRPr="00FA7B67">
              <w:rPr>
                <w:rFonts w:ascii="Times New Roman" w:eastAsia="Times New Roman" w:hAnsi="Times New Roman" w:cs="Times New Roman"/>
                <w:sz w:val="24"/>
                <w:szCs w:val="24"/>
              </w:rPr>
              <w:t xml:space="preserve">* </w:t>
            </w:r>
            <w:r w:rsidR="00AB639B" w:rsidRPr="00FA7B67">
              <w:rPr>
                <w:rFonts w:ascii="Times New Roman" w:hAnsi="Times New Roman" w:cs="Times New Roman"/>
                <w:sz w:val="24"/>
                <w:szCs w:val="24"/>
              </w:rPr>
              <w:t>θ</w:t>
            </w:r>
            <w:r w:rsidR="00AB639B" w:rsidRPr="00FA7B67">
              <w:rPr>
                <w:rFonts w:ascii="Times New Roman" w:hAnsi="Times New Roman" w:cs="Times New Roman"/>
                <w:i/>
                <w:sz w:val="24"/>
                <w:szCs w:val="24"/>
              </w:rPr>
              <w:t xml:space="preserve"> </w:t>
            </w:r>
            <w:r w:rsidR="00AB639B" w:rsidRPr="00FA7B67">
              <w:rPr>
                <w:rFonts w:ascii="Times New Roman" w:eastAsia="Times New Roman" w:hAnsi="Times New Roman" w:cs="Times New Roman"/>
                <w:sz w:val="24"/>
                <w:szCs w:val="24"/>
                <w:vertAlign w:val="superscript"/>
              </w:rPr>
              <w:t>(T-T</w:t>
            </w:r>
            <w:r w:rsidR="00AB639B" w:rsidRPr="00FA7B67">
              <w:rPr>
                <w:rFonts w:ascii="Times New Roman" w:eastAsia="Times New Roman" w:hAnsi="Times New Roman" w:cs="Times New Roman"/>
                <w:position w:val="-6"/>
                <w:sz w:val="24"/>
                <w:szCs w:val="24"/>
                <w:vertAlign w:val="superscript"/>
              </w:rPr>
              <w:t>Base</w:t>
            </w:r>
            <w:r w:rsidR="00AB639B" w:rsidRPr="00FA7B67">
              <w:rPr>
                <w:rFonts w:ascii="Times New Roman" w:eastAsia="Times New Roman" w:hAnsi="Times New Roman" w:cs="Times New Roman"/>
                <w:sz w:val="24"/>
                <w:szCs w:val="24"/>
                <w:vertAlign w:val="superscript"/>
              </w:rPr>
              <w:t>)</w:t>
            </w:r>
          </w:p>
        </w:tc>
      </w:tr>
      <w:tr w:rsidR="00CD3C59" w:rsidRPr="00B65ED4" w14:paraId="4CF7B5CE" w14:textId="77777777" w:rsidTr="00CD3C59">
        <w:trPr>
          <w:trHeight w:val="297"/>
        </w:trPr>
        <w:tc>
          <w:tcPr>
            <w:tcW w:w="720" w:type="dxa"/>
            <w:shd w:val="clear" w:color="auto" w:fill="auto"/>
          </w:tcPr>
          <w:p w14:paraId="2093EF7F"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3.5</w:t>
            </w:r>
          </w:p>
        </w:tc>
        <w:tc>
          <w:tcPr>
            <w:tcW w:w="8640" w:type="dxa"/>
            <w:shd w:val="clear" w:color="auto" w:fill="auto"/>
            <w:noWrap/>
          </w:tcPr>
          <w:p w14:paraId="6657AF94" w14:textId="3DB022F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DOC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26C3123C" w14:textId="77777777" w:rsidTr="00CD3C59">
        <w:trPr>
          <w:trHeight w:val="297"/>
        </w:trPr>
        <w:tc>
          <w:tcPr>
            <w:tcW w:w="720" w:type="dxa"/>
            <w:shd w:val="clear" w:color="auto" w:fill="auto"/>
          </w:tcPr>
          <w:p w14:paraId="56066F09"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4FDE85E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3A928973" w14:textId="77777777" w:rsidTr="00CD3C59">
        <w:trPr>
          <w:trHeight w:val="297"/>
        </w:trPr>
        <w:tc>
          <w:tcPr>
            <w:tcW w:w="720" w:type="dxa"/>
            <w:shd w:val="clear" w:color="auto" w:fill="auto"/>
          </w:tcPr>
          <w:p w14:paraId="249F4730" w14:textId="77777777" w:rsidR="00CD3C59" w:rsidRPr="00B65ED4" w:rsidRDefault="00CD3C59" w:rsidP="00CD3C59">
            <w:pPr>
              <w:rPr>
                <w:rFonts w:ascii="Times New Roman" w:eastAsia="Times New Roman" w:hAnsi="Times New Roman" w:cs="Times New Roman"/>
                <w:sz w:val="24"/>
                <w:szCs w:val="24"/>
              </w:rPr>
            </w:pPr>
          </w:p>
        </w:tc>
        <w:tc>
          <w:tcPr>
            <w:tcW w:w="8640" w:type="dxa"/>
            <w:shd w:val="clear" w:color="auto" w:fill="auto"/>
            <w:noWrap/>
          </w:tcPr>
          <w:p w14:paraId="0D7AC98B" w14:textId="77777777" w:rsidR="00CD3C59" w:rsidRPr="00FA7B67" w:rsidRDefault="00CD3C59"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Autochthony, POC</w:t>
            </w:r>
          </w:p>
        </w:tc>
      </w:tr>
      <w:tr w:rsidR="00CD3C59" w:rsidRPr="00B65ED4" w14:paraId="3B64CAEF" w14:textId="77777777" w:rsidTr="00CD3C59">
        <w:trPr>
          <w:trHeight w:val="297"/>
        </w:trPr>
        <w:tc>
          <w:tcPr>
            <w:tcW w:w="720" w:type="dxa"/>
            <w:shd w:val="clear" w:color="auto" w:fill="auto"/>
          </w:tcPr>
          <w:p w14:paraId="22AFE43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4.1</w:t>
            </w:r>
          </w:p>
        </w:tc>
        <w:tc>
          <w:tcPr>
            <w:tcW w:w="8640" w:type="dxa"/>
            <w:shd w:val="clear" w:color="auto" w:fill="auto"/>
            <w:noWrap/>
          </w:tcPr>
          <w:p w14:paraId="50D2A084" w14:textId="2A9260DA" w:rsidR="00CD3C59" w:rsidRPr="00FA7B67" w:rsidRDefault="008B57EF"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NPPPOC</w:t>
            </w:r>
            <w:r w:rsidR="00CD3C59" w:rsidRPr="00FA7B67">
              <w:rPr>
                <w:rFonts w:ascii="Times New Roman" w:eastAsia="Times New Roman" w:hAnsi="Times New Roman" w:cs="Times New Roman"/>
                <w:bCs/>
                <w:sz w:val="24"/>
                <w:szCs w:val="24"/>
              </w:rPr>
              <w:t xml:space="preserve"> = </w:t>
            </w:r>
            <w:r w:rsidR="00C63123" w:rsidRPr="00FA7B67">
              <w:rPr>
                <w:rFonts w:ascii="Times New Roman" w:eastAsia="Times New Roman" w:hAnsi="Times New Roman" w:cs="Times New Roman"/>
                <w:bCs/>
                <w:sz w:val="24"/>
                <w:szCs w:val="24"/>
              </w:rPr>
              <w:t>N</w:t>
            </w:r>
            <w:r w:rsidR="00CD3C59" w:rsidRPr="00FA7B67">
              <w:rPr>
                <w:rFonts w:ascii="Times New Roman" w:eastAsia="Times New Roman" w:hAnsi="Times New Roman" w:cs="Times New Roman"/>
                <w:bCs/>
                <w:sz w:val="24"/>
                <w:szCs w:val="24"/>
              </w:rPr>
              <w:t>PP</w:t>
            </w:r>
            <w:r w:rsidR="00C63123" w:rsidRPr="00FA7B67">
              <w:rPr>
                <w:rFonts w:ascii="Times New Roman" w:eastAsia="Times New Roman" w:hAnsi="Times New Roman" w:cs="Times New Roman"/>
                <w:bCs/>
                <w:sz w:val="24"/>
                <w:szCs w:val="24"/>
                <w:vertAlign w:val="subscript"/>
              </w:rPr>
              <w:t>Tot</w:t>
            </w:r>
            <w:r w:rsidR="00CD3C59" w:rsidRPr="00FA7B67">
              <w:rPr>
                <w:rFonts w:ascii="Times New Roman" w:eastAsia="Times New Roman" w:hAnsi="Times New Roman" w:cs="Times New Roman"/>
                <w:sz w:val="24"/>
                <w:szCs w:val="24"/>
              </w:rPr>
              <w:t xml:space="preserve"> – </w:t>
            </w:r>
            <w:r>
              <w:rPr>
                <w:rFonts w:ascii="Times New Roman" w:eastAsia="Times New Roman" w:hAnsi="Times New Roman" w:cs="Times New Roman"/>
                <w:sz w:val="24"/>
                <w:szCs w:val="24"/>
              </w:rPr>
              <w:t>NPPDOC</w:t>
            </w:r>
          </w:p>
        </w:tc>
      </w:tr>
      <w:tr w:rsidR="00CD3C59" w:rsidRPr="00B65ED4" w14:paraId="073AD54E" w14:textId="77777777" w:rsidTr="00CD3C59">
        <w:trPr>
          <w:trHeight w:val="297"/>
        </w:trPr>
        <w:tc>
          <w:tcPr>
            <w:tcW w:w="720" w:type="dxa"/>
          </w:tcPr>
          <w:p w14:paraId="24CA0AA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4.2</w:t>
            </w:r>
          </w:p>
        </w:tc>
        <w:tc>
          <w:tcPr>
            <w:tcW w:w="8640" w:type="dxa"/>
            <w:noWrap/>
          </w:tcPr>
          <w:p w14:paraId="76070AEB" w14:textId="162C0B15" w:rsidR="00CD3C59" w:rsidRPr="00FA7B67" w:rsidRDefault="00CD3C59"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B</w:t>
            </w:r>
            <w:r w:rsidRPr="00FA7B67">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BPOC</w:t>
            </w:r>
            <w:r w:rsidRPr="00B00015">
              <w:rPr>
                <w:rFonts w:ascii="Times New Roman" w:eastAsia="Times New Roman" w:hAnsi="Times New Roman" w:cs="Times New Roman"/>
                <w:sz w:val="24"/>
                <w:szCs w:val="24"/>
                <w:vertAlign w:val="subscript"/>
              </w:rPr>
              <w:t>Autoch</w:t>
            </w:r>
            <w:r w:rsidRPr="00FA7B67">
              <w:rPr>
                <w:rFonts w:ascii="Times New Roman" w:eastAsia="Times New Roman" w:hAnsi="Times New Roman" w:cs="Times New Roman"/>
                <w:sz w:val="24"/>
                <w:szCs w:val="24"/>
              </w:rPr>
              <w:t xml:space="preserve"> * POC</w:t>
            </w:r>
            <w:r w:rsidRPr="00FA7B67">
              <w:rPr>
                <w:rFonts w:ascii="Times New Roman" w:eastAsia="Times New Roman" w:hAnsi="Times New Roman" w:cs="Times New Roman"/>
                <w:sz w:val="24"/>
                <w:szCs w:val="24"/>
                <w:vertAlign w:val="subscript"/>
              </w:rPr>
              <w:t>Autoch</w:t>
            </w:r>
          </w:p>
        </w:tc>
      </w:tr>
      <w:tr w:rsidR="00CD3C59" w:rsidRPr="00B65ED4" w14:paraId="4D064BD8" w14:textId="77777777" w:rsidTr="00CD3C59">
        <w:trPr>
          <w:trHeight w:val="297"/>
        </w:trPr>
        <w:tc>
          <w:tcPr>
            <w:tcW w:w="720" w:type="dxa"/>
          </w:tcPr>
          <w:p w14:paraId="7715D598"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4.3</w:t>
            </w:r>
          </w:p>
        </w:tc>
        <w:tc>
          <w:tcPr>
            <w:tcW w:w="8640" w:type="dxa"/>
            <w:noWrap/>
          </w:tcPr>
          <w:p w14:paraId="1BB01445" w14:textId="15558E6A" w:rsidR="00CD3C59" w:rsidRPr="00FA7B67" w:rsidRDefault="0031798E" w:rsidP="00CD3C59">
            <w:pPr>
              <w:rPr>
                <w:rFonts w:ascii="Times New Roman" w:eastAsia="Times New Roman" w:hAnsi="Times New Roman" w:cs="Times New Roman"/>
                <w:sz w:val="24"/>
                <w:szCs w:val="24"/>
              </w:rPr>
            </w:pPr>
            <w:r>
              <w:rPr>
                <w:rFonts w:ascii="Times New Roman" w:eastAsia="Times New Roman" w:hAnsi="Times New Roman" w:cs="Times New Roman"/>
                <w:bCs/>
                <w:sz w:val="24"/>
                <w:szCs w:val="24"/>
              </w:rPr>
              <w:t>EPOC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POC</w:t>
            </w:r>
            <w:r w:rsidR="00CD3C59" w:rsidRPr="00FA7B67">
              <w:rPr>
                <w:rFonts w:ascii="Times New Roman" w:eastAsia="Times New Roman" w:hAnsi="Times New Roman" w:cs="Times New Roman"/>
                <w:bCs/>
                <w:sz w:val="24"/>
                <w:szCs w:val="24"/>
                <w:vertAlign w:val="subscript"/>
              </w:rPr>
              <w:t>Autoch</w:t>
            </w:r>
            <w:r w:rsidR="00CD3C59" w:rsidRPr="00FA7B67">
              <w:rPr>
                <w:rFonts w:ascii="Times New Roman" w:eastAsia="Times New Roman" w:hAnsi="Times New Roman" w:cs="Times New Roman"/>
                <w:bCs/>
                <w:sz w:val="24"/>
                <w:szCs w:val="24"/>
              </w:rPr>
              <w:t xml:space="preserve"> * Q</w:t>
            </w:r>
            <w:r w:rsidR="00CD3C59" w:rsidRPr="00FA7B67">
              <w:rPr>
                <w:rFonts w:ascii="Times New Roman" w:eastAsia="Times New Roman" w:hAnsi="Times New Roman" w:cs="Times New Roman"/>
                <w:bCs/>
                <w:sz w:val="24"/>
                <w:szCs w:val="24"/>
                <w:vertAlign w:val="subscript"/>
              </w:rPr>
              <w:t>Outflow</w:t>
            </w:r>
          </w:p>
        </w:tc>
      </w:tr>
      <w:tr w:rsidR="00CD3C59" w:rsidRPr="00B65ED4" w14:paraId="0E7F1505" w14:textId="77777777" w:rsidTr="00CD3C59">
        <w:trPr>
          <w:trHeight w:val="297"/>
        </w:trPr>
        <w:tc>
          <w:tcPr>
            <w:tcW w:w="720" w:type="dxa"/>
          </w:tcPr>
          <w:p w14:paraId="059880D4"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692F2F2" w14:textId="77777777" w:rsidR="00CD3C59" w:rsidRPr="00FA7B67" w:rsidRDefault="00CD3C59" w:rsidP="00CD3C59">
            <w:pPr>
              <w:rPr>
                <w:rFonts w:ascii="Times New Roman" w:eastAsia="Times New Roman" w:hAnsi="Times New Roman" w:cs="Times New Roman"/>
                <w:sz w:val="24"/>
                <w:szCs w:val="24"/>
              </w:rPr>
            </w:pPr>
          </w:p>
        </w:tc>
      </w:tr>
      <w:tr w:rsidR="00CD3C59" w:rsidRPr="00B65ED4" w14:paraId="148D9E43" w14:textId="77777777" w:rsidTr="00CD3C59">
        <w:trPr>
          <w:trHeight w:val="297"/>
        </w:trPr>
        <w:tc>
          <w:tcPr>
            <w:tcW w:w="720" w:type="dxa"/>
          </w:tcPr>
          <w:p w14:paraId="3C5611E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4CF9570E" w14:textId="77777777" w:rsidR="00CD3C59" w:rsidRPr="00FA7B67" w:rsidRDefault="000E47C5" w:rsidP="00CD3C59">
            <w:pPr>
              <w:rPr>
                <w:rFonts w:ascii="Times New Roman" w:eastAsia="Times New Roman" w:hAnsi="Times New Roman" w:cs="Times New Roman"/>
                <w:b/>
                <w:sz w:val="24"/>
                <w:szCs w:val="24"/>
              </w:rPr>
            </w:pPr>
            <w:r w:rsidRPr="00FA7B67">
              <w:rPr>
                <w:rFonts w:ascii="Times New Roman" w:eastAsia="Times New Roman" w:hAnsi="Times New Roman" w:cs="Times New Roman"/>
                <w:b/>
                <w:sz w:val="24"/>
                <w:szCs w:val="24"/>
              </w:rPr>
              <w:t>DO</w:t>
            </w:r>
          </w:p>
        </w:tc>
      </w:tr>
      <w:tr w:rsidR="00CD3C59" w:rsidRPr="00B65ED4" w14:paraId="3925756F" w14:textId="77777777" w:rsidTr="00CD3C59">
        <w:trPr>
          <w:trHeight w:val="297"/>
        </w:trPr>
        <w:tc>
          <w:tcPr>
            <w:tcW w:w="720" w:type="dxa"/>
          </w:tcPr>
          <w:p w14:paraId="17FD3294"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w:t>
            </w:r>
          </w:p>
        </w:tc>
        <w:tc>
          <w:tcPr>
            <w:tcW w:w="8640" w:type="dxa"/>
            <w:noWrap/>
          </w:tcPr>
          <w:p w14:paraId="678A211E" w14:textId="0F5BECB9" w:rsidR="00CD3C59" w:rsidRPr="00FA7B67" w:rsidRDefault="008E12EB" w:rsidP="00CD3C59">
            <w:pPr>
              <w:rPr>
                <w:rFonts w:ascii="Times New Roman" w:eastAsia="Times New Roman" w:hAnsi="Times New Roman" w:cs="Times New Roman"/>
                <w:sz w:val="24"/>
                <w:szCs w:val="24"/>
              </w:rPr>
            </w:pPr>
            <w:r w:rsidRPr="00FA7B67">
              <w:rPr>
                <w:rFonts w:ascii="Times New Roman" w:eastAsia="Times New Roman" w:hAnsi="Times New Roman" w:cs="Times New Roman"/>
                <w:sz w:val="24"/>
                <w:szCs w:val="24"/>
              </w:rPr>
              <w:t>N</w:t>
            </w:r>
            <w:r w:rsidR="0031798E">
              <w:rPr>
                <w:rFonts w:ascii="Times New Roman" w:eastAsia="Times New Roman" w:hAnsi="Times New Roman" w:cs="Times New Roman"/>
                <w:sz w:val="24"/>
                <w:szCs w:val="24"/>
              </w:rPr>
              <w:t>EPOC</w:t>
            </w:r>
            <w:r w:rsidRPr="00FA7B67">
              <w:rPr>
                <w:rFonts w:ascii="Times New Roman" w:eastAsia="Times New Roman" w:hAnsi="Times New Roman" w:cs="Times New Roman"/>
                <w:sz w:val="24"/>
                <w:szCs w:val="24"/>
              </w:rPr>
              <w:t xml:space="preserve"> = F</w:t>
            </w:r>
            <w:r w:rsidRPr="00FA7B67">
              <w:rPr>
                <w:rFonts w:ascii="Times New Roman" w:eastAsia="Times New Roman" w:hAnsi="Times New Roman" w:cs="Times New Roman"/>
                <w:sz w:val="24"/>
                <w:szCs w:val="24"/>
                <w:vertAlign w:val="subscript"/>
              </w:rPr>
              <w:t>atm</w:t>
            </w:r>
            <w:r w:rsidRPr="00FA7B67">
              <w:rPr>
                <w:rFonts w:ascii="Times New Roman" w:eastAsia="Times New Roman" w:hAnsi="Times New Roman" w:cs="Times New Roman"/>
                <w:sz w:val="24"/>
                <w:szCs w:val="24"/>
              </w:rPr>
              <w:t xml:space="preserve"> = NPP</w:t>
            </w:r>
            <w:r w:rsidRPr="00FA7B67">
              <w:rPr>
                <w:rFonts w:ascii="Times New Roman" w:eastAsia="Times New Roman" w:hAnsi="Times New Roman" w:cs="Times New Roman"/>
                <w:sz w:val="24"/>
                <w:szCs w:val="24"/>
                <w:vertAlign w:val="subscript"/>
              </w:rPr>
              <w:t>Tot</w:t>
            </w:r>
            <w:r w:rsidRPr="00FA7B67">
              <w:rPr>
                <w:rFonts w:ascii="Times New Roman" w:eastAsia="Times New Roman" w:hAnsi="Times New Roman" w:cs="Times New Roman"/>
                <w:sz w:val="24"/>
                <w:szCs w:val="24"/>
              </w:rPr>
              <w:t xml:space="preserve"> – R</w:t>
            </w:r>
            <w:r w:rsidRPr="00FA7B67">
              <w:rPr>
                <w:rFonts w:ascii="Times New Roman" w:eastAsia="Times New Roman" w:hAnsi="Times New Roman" w:cs="Times New Roman"/>
                <w:sz w:val="24"/>
                <w:szCs w:val="24"/>
                <w:vertAlign w:val="subscript"/>
              </w:rPr>
              <w:t>Tot</w:t>
            </w:r>
          </w:p>
        </w:tc>
      </w:tr>
      <w:tr w:rsidR="00CD3C59" w:rsidRPr="00B65ED4" w14:paraId="18C31611" w14:textId="77777777" w:rsidTr="00CD3C59">
        <w:trPr>
          <w:trHeight w:val="297"/>
        </w:trPr>
        <w:tc>
          <w:tcPr>
            <w:tcW w:w="720" w:type="dxa"/>
          </w:tcPr>
          <w:p w14:paraId="6D16EEA0" w14:textId="09F3FC62"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lastRenderedPageBreak/>
              <w:t>5.11</w:t>
            </w:r>
          </w:p>
        </w:tc>
        <w:tc>
          <w:tcPr>
            <w:tcW w:w="8640" w:type="dxa"/>
            <w:noWrap/>
          </w:tcPr>
          <w:p w14:paraId="23CD5F05" w14:textId="56EFA0CC"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vertAlign w:val="subscript"/>
              </w:rPr>
              <w:t>Tot</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NPPDOC</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NPPPOC</w:t>
            </w:r>
          </w:p>
        </w:tc>
      </w:tr>
      <w:tr w:rsidR="00CD3C59" w:rsidRPr="00B65ED4" w14:paraId="1C9C790A" w14:textId="77777777" w:rsidTr="00CD3C59">
        <w:trPr>
          <w:trHeight w:val="297"/>
        </w:trPr>
        <w:tc>
          <w:tcPr>
            <w:tcW w:w="720" w:type="dxa"/>
          </w:tcPr>
          <w:p w14:paraId="0F323616" w14:textId="77777777"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5.12</w:t>
            </w:r>
          </w:p>
        </w:tc>
        <w:tc>
          <w:tcPr>
            <w:tcW w:w="8640" w:type="dxa"/>
            <w:noWrap/>
          </w:tcPr>
          <w:p w14:paraId="1451AE68" w14:textId="0CB4A18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R</w:t>
            </w:r>
            <w:r w:rsidRPr="00B65ED4">
              <w:rPr>
                <w:rFonts w:ascii="Times New Roman" w:eastAsia="Times New Roman" w:hAnsi="Times New Roman" w:cs="Times New Roman"/>
                <w:sz w:val="24"/>
                <w:szCs w:val="24"/>
                <w:vertAlign w:val="subscript"/>
              </w:rPr>
              <w:t xml:space="preserve">Tot </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 </w:t>
            </w:r>
            <w:r w:rsidR="008B57EF">
              <w:rPr>
                <w:rFonts w:ascii="Times New Roman" w:eastAsia="Times New Roman" w:hAnsi="Times New Roman" w:cs="Times New Roman"/>
                <w:sz w:val="24"/>
                <w:szCs w:val="24"/>
              </w:rPr>
              <w:t>MDOC</w:t>
            </w:r>
            <w:r w:rsidRPr="00B65ED4">
              <w:rPr>
                <w:rFonts w:ascii="Times New Roman" w:eastAsia="Times New Roman" w:hAnsi="Times New Roman" w:cs="Times New Roman"/>
                <w:sz w:val="24"/>
                <w:szCs w:val="24"/>
                <w:vertAlign w:val="subscript"/>
              </w:rPr>
              <w:t>Autoch</w:t>
            </w:r>
          </w:p>
        </w:tc>
      </w:tr>
      <w:tr w:rsidR="00CD3C59" w:rsidRPr="00B65ED4" w14:paraId="124F4710" w14:textId="77777777" w:rsidTr="00CD3C59">
        <w:trPr>
          <w:trHeight w:val="324"/>
        </w:trPr>
        <w:tc>
          <w:tcPr>
            <w:tcW w:w="720" w:type="dxa"/>
          </w:tcPr>
          <w:p w14:paraId="39DC4362" w14:textId="5C6F91EA"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5.2</w:t>
            </w:r>
          </w:p>
        </w:tc>
        <w:tc>
          <w:tcPr>
            <w:tcW w:w="8640" w:type="dxa"/>
            <w:noWrap/>
          </w:tcPr>
          <w:p w14:paraId="5211DCC5" w14:textId="6C2AAB0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w:t>
            </w:r>
            <w:r w:rsidRPr="00B65ED4">
              <w:rPr>
                <w:rFonts w:ascii="Times New Roman" w:eastAsia="Times New Roman" w:hAnsi="Times New Roman" w:cs="Times New Roman"/>
                <w:sz w:val="24"/>
                <w:szCs w:val="24"/>
                <w:vertAlign w:val="subscript"/>
              </w:rPr>
              <w:t>atm</w:t>
            </w:r>
            <w:r w:rsidRPr="00B65ED4">
              <w:rPr>
                <w:rFonts w:ascii="Times New Roman" w:eastAsia="Times New Roman" w:hAnsi="Times New Roman" w:cs="Times New Roman"/>
                <w:sz w:val="24"/>
                <w:szCs w:val="24"/>
              </w:rPr>
              <w:t xml:space="preserve"> = </w:t>
            </w:r>
            <w:r w:rsidRPr="00B65ED4">
              <w:rPr>
                <w:rFonts w:ascii="Times New Roman" w:eastAsia="Times New Roman" w:hAnsi="Times New Roman" w:cs="Times New Roman"/>
                <w:i/>
                <w:sz w:val="24"/>
                <w:szCs w:val="24"/>
              </w:rPr>
              <w:t xml:space="preserve">k </w:t>
            </w:r>
            <w:r w:rsidRPr="00B65ED4">
              <w:rPr>
                <w:rFonts w:ascii="Times New Roman" w:eastAsia="Times New Roman" w:hAnsi="Times New Roman" w:cs="Times New Roman"/>
                <w:sz w:val="24"/>
                <w:szCs w:val="24"/>
              </w:rPr>
              <w:t>*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rPr>
              <w:t xml:space="preserve"> – </w:t>
            </w:r>
            <w:r w:rsidR="000E47C5" w:rsidRPr="00B65ED4">
              <w:rPr>
                <w:rFonts w:ascii="Times New Roman" w:eastAsia="Times New Roman" w:hAnsi="Times New Roman" w:cs="Times New Roman"/>
                <w:sz w:val="24"/>
                <w:szCs w:val="24"/>
              </w:rPr>
              <w:t>DO</w:t>
            </w:r>
            <w:r w:rsidRPr="00B65ED4">
              <w:rPr>
                <w:rFonts w:ascii="Times New Roman" w:eastAsia="Times New Roman" w:hAnsi="Times New Roman" w:cs="Times New Roman"/>
                <w:sz w:val="24"/>
                <w:szCs w:val="24"/>
                <w:vertAlign w:val="subscript"/>
              </w:rPr>
              <w:t>Sat</w:t>
            </w:r>
            <w:r w:rsidRPr="00B65ED4">
              <w:rPr>
                <w:rFonts w:ascii="Times New Roman" w:eastAsia="Times New Roman" w:hAnsi="Times New Roman" w:cs="Times New Roman"/>
                <w:sz w:val="24"/>
                <w:szCs w:val="24"/>
              </w:rPr>
              <w:t>) * Z</w:t>
            </w:r>
            <w:r w:rsidRPr="00B65ED4">
              <w:rPr>
                <w:rFonts w:ascii="Times New Roman" w:eastAsia="Times New Roman" w:hAnsi="Times New Roman" w:cs="Times New Roman"/>
                <w:sz w:val="24"/>
                <w:szCs w:val="24"/>
                <w:vertAlign w:val="subscript"/>
              </w:rPr>
              <w:t>mix</w:t>
            </w:r>
            <w:r w:rsidRPr="00B65ED4">
              <w:rPr>
                <w:rFonts w:ascii="Times New Roman" w:eastAsia="Times New Roman" w:hAnsi="Times New Roman" w:cs="Times New Roman"/>
                <w:sz w:val="24"/>
                <w:szCs w:val="24"/>
                <w:vertAlign w:val="superscript"/>
              </w:rPr>
              <w:t>-1</w:t>
            </w:r>
          </w:p>
        </w:tc>
      </w:tr>
      <w:tr w:rsidR="00CD3C59" w:rsidRPr="00B65ED4" w14:paraId="4DA9FBC9" w14:textId="77777777" w:rsidTr="00CD3C59">
        <w:trPr>
          <w:trHeight w:val="324"/>
        </w:trPr>
        <w:tc>
          <w:tcPr>
            <w:tcW w:w="720" w:type="dxa"/>
          </w:tcPr>
          <w:p w14:paraId="0665EDF5" w14:textId="77777777" w:rsidR="00CD3C59" w:rsidRPr="00B65ED4" w:rsidRDefault="00CD3C59" w:rsidP="00CD3C59">
            <w:pPr>
              <w:rPr>
                <w:rFonts w:ascii="Times New Roman" w:eastAsia="Times New Roman" w:hAnsi="Times New Roman" w:cs="Times New Roman"/>
                <w:sz w:val="24"/>
                <w:szCs w:val="24"/>
              </w:rPr>
            </w:pPr>
          </w:p>
        </w:tc>
        <w:tc>
          <w:tcPr>
            <w:tcW w:w="8640" w:type="dxa"/>
            <w:noWrap/>
          </w:tcPr>
          <w:p w14:paraId="5AF6EB33" w14:textId="2005ECF9" w:rsidR="00CD3C59" w:rsidRPr="00B65ED4" w:rsidRDefault="00CD3C59" w:rsidP="00CD3C59">
            <w:pP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Abbreviations: I = In</w:t>
            </w:r>
            <w:r w:rsidR="00F852FC">
              <w:rPr>
                <w:rFonts w:ascii="Times New Roman" w:eastAsia="Times New Roman" w:hAnsi="Times New Roman" w:cs="Times New Roman"/>
                <w:sz w:val="24"/>
                <w:szCs w:val="24"/>
              </w:rPr>
              <w:t>flow</w:t>
            </w:r>
            <w:r w:rsidRPr="00B65ED4">
              <w:rPr>
                <w:rFonts w:ascii="Times New Roman" w:eastAsia="Times New Roman" w:hAnsi="Times New Roman" w:cs="Times New Roman"/>
                <w:sz w:val="24"/>
                <w:szCs w:val="24"/>
              </w:rPr>
              <w:t>, E = Export, D = Deposition, L = Leaching,</w:t>
            </w:r>
            <w:r w:rsidR="000247C7" w:rsidRPr="00B65ED4">
              <w:rPr>
                <w:rFonts w:ascii="Times New Roman" w:eastAsia="Times New Roman" w:hAnsi="Times New Roman" w:cs="Times New Roman"/>
                <w:sz w:val="24"/>
                <w:szCs w:val="24"/>
              </w:rPr>
              <w:t xml:space="preserve"> </w:t>
            </w:r>
            <w:r w:rsidR="00BA272B" w:rsidRPr="00B65ED4">
              <w:rPr>
                <w:rFonts w:ascii="Times New Roman" w:eastAsia="Times New Roman" w:hAnsi="Times New Roman" w:cs="Times New Roman"/>
                <w:sz w:val="24"/>
                <w:szCs w:val="24"/>
              </w:rPr>
              <w:t xml:space="preserve">M = mineralization, </w:t>
            </w:r>
            <w:r w:rsidR="00196B38" w:rsidRPr="00B65ED4">
              <w:rPr>
                <w:rFonts w:ascii="Times New Roman" w:eastAsia="Times New Roman" w:hAnsi="Times New Roman" w:cs="Times New Roman"/>
                <w:sz w:val="24"/>
                <w:szCs w:val="24"/>
              </w:rPr>
              <w:t xml:space="preserve">R </w:t>
            </w:r>
            <w:r w:rsidRPr="00B65ED4">
              <w:rPr>
                <w:rFonts w:ascii="Times New Roman" w:eastAsia="Times New Roman" w:hAnsi="Times New Roman" w:cs="Times New Roman"/>
                <w:sz w:val="24"/>
                <w:szCs w:val="24"/>
              </w:rPr>
              <w:t>= Respir</w:t>
            </w:r>
            <w:r w:rsidR="007141AF">
              <w:rPr>
                <w:rFonts w:ascii="Times New Roman" w:eastAsia="Times New Roman" w:hAnsi="Times New Roman" w:cs="Times New Roman"/>
                <w:sz w:val="24"/>
                <w:szCs w:val="24"/>
              </w:rPr>
              <w:t>ation</w:t>
            </w:r>
            <w:r w:rsidR="00373276">
              <w:rPr>
                <w:rFonts w:ascii="Times New Roman" w:eastAsia="Times New Roman" w:hAnsi="Times New Roman" w:cs="Times New Roman"/>
                <w:sz w:val="24"/>
                <w:szCs w:val="24"/>
              </w:rPr>
              <w:t xml:space="preserve">, B = </w:t>
            </w:r>
            <w:r w:rsidR="007141AF">
              <w:rPr>
                <w:rFonts w:ascii="Times New Roman" w:eastAsia="Times New Roman" w:hAnsi="Times New Roman" w:cs="Times New Roman"/>
                <w:sz w:val="24"/>
                <w:szCs w:val="24"/>
              </w:rPr>
              <w:t>B</w:t>
            </w:r>
            <w:r w:rsidR="00373276">
              <w:rPr>
                <w:rFonts w:ascii="Times New Roman" w:eastAsia="Times New Roman" w:hAnsi="Times New Roman" w:cs="Times New Roman"/>
                <w:sz w:val="24"/>
                <w:szCs w:val="24"/>
              </w:rPr>
              <w:t>uri</w:t>
            </w:r>
            <w:r w:rsidR="007141AF">
              <w:rPr>
                <w:rFonts w:ascii="Times New Roman" w:eastAsia="Times New Roman" w:hAnsi="Times New Roman" w:cs="Times New Roman"/>
                <w:sz w:val="24"/>
                <w:szCs w:val="24"/>
              </w:rPr>
              <w:t>al</w:t>
            </w:r>
          </w:p>
        </w:tc>
      </w:tr>
    </w:tbl>
    <w:p w14:paraId="0D2D3C51" w14:textId="77777777" w:rsidR="00CD3C59" w:rsidRPr="00B65ED4" w:rsidRDefault="00CD3C59">
      <w:pPr>
        <w:rPr>
          <w:rFonts w:ascii="Times New Roman" w:eastAsia="Times New Roman" w:hAnsi="Times New Roman" w:cs="Times New Roman"/>
          <w:b/>
          <w:sz w:val="24"/>
          <w:szCs w:val="24"/>
        </w:rPr>
      </w:pPr>
    </w:p>
    <w:p w14:paraId="57FC76F0" w14:textId="77777777" w:rsidR="006E5DBC" w:rsidRPr="00B65ED4" w:rsidRDefault="006E5DBC" w:rsidP="00CD3C59">
      <w:pPr>
        <w:rPr>
          <w:rFonts w:ascii="Times New Roman" w:eastAsia="Times New Roman" w:hAnsi="Times New Roman" w:cs="Times New Roman"/>
          <w:b/>
          <w:sz w:val="24"/>
          <w:szCs w:val="24"/>
        </w:rPr>
        <w:sectPr w:rsidR="006E5DBC" w:rsidRPr="00B65ED4" w:rsidSect="009E6D7D">
          <w:pgSz w:w="12240" w:h="15840"/>
          <w:pgMar w:top="1440" w:right="1440" w:bottom="1440" w:left="1440" w:header="720" w:footer="720" w:gutter="0"/>
          <w:cols w:space="720"/>
          <w:docGrid w:linePitch="299"/>
        </w:sectPr>
      </w:pPr>
    </w:p>
    <w:p w14:paraId="0DE86A41" w14:textId="4DFDCE01" w:rsidR="00CD3C59" w:rsidRPr="00B711FD" w:rsidRDefault="00CD3C59" w:rsidP="00CD3C59">
      <w:pPr>
        <w:rPr>
          <w:rFonts w:ascii="Times New Roman" w:eastAsia="Times New Roman" w:hAnsi="Times New Roman" w:cs="Times New Roman"/>
          <w:b/>
          <w:sz w:val="24"/>
          <w:szCs w:val="24"/>
        </w:rPr>
      </w:pPr>
      <w:r w:rsidRPr="00B65ED4">
        <w:rPr>
          <w:rFonts w:ascii="Times New Roman" w:eastAsia="Times New Roman" w:hAnsi="Times New Roman" w:cs="Times New Roman"/>
          <w:b/>
          <w:sz w:val="24"/>
          <w:szCs w:val="24"/>
        </w:rPr>
        <w:lastRenderedPageBreak/>
        <w:t>Table 4. Model goodness of fit</w:t>
      </w:r>
      <w:r w:rsidR="006C7950" w:rsidRPr="00B65ED4">
        <w:rPr>
          <w:rFonts w:ascii="Times New Roman" w:eastAsia="Times New Roman" w:hAnsi="Times New Roman" w:cs="Times New Roman"/>
          <w:b/>
          <w:sz w:val="24"/>
          <w:szCs w:val="24"/>
        </w:rPr>
        <w:t xml:space="preserve"> and estimates </w:t>
      </w:r>
      <w:r w:rsidR="004E20B1" w:rsidRPr="00B65ED4">
        <w:rPr>
          <w:rFonts w:ascii="Times New Roman" w:eastAsia="Times New Roman" w:hAnsi="Times New Roman" w:cs="Times New Roman"/>
          <w:b/>
          <w:sz w:val="24"/>
          <w:szCs w:val="24"/>
        </w:rPr>
        <w:t>of the parameter means (</w:t>
      </w:r>
      <w:r w:rsidR="00324768" w:rsidRPr="00B65ED4">
        <w:rPr>
          <w:rFonts w:ascii="Times New Roman" w:eastAsia="Times New Roman" w:hAnsi="Times New Roman" w:cs="Times New Roman"/>
          <w:b/>
          <w:sz w:val="24"/>
          <w:szCs w:val="24"/>
        </w:rPr>
        <w:t xml:space="preserve">parentheses include </w:t>
      </w:r>
      <w:r w:rsidR="004E20B1" w:rsidRPr="00B65ED4">
        <w:rPr>
          <w:rFonts w:ascii="Times New Roman" w:eastAsia="Times New Roman" w:hAnsi="Times New Roman" w:cs="Times New Roman"/>
          <w:b/>
          <w:sz w:val="24"/>
          <w:szCs w:val="24"/>
        </w:rPr>
        <w:t>standard error of the mean estimate, SEM)</w:t>
      </w:r>
      <w:r w:rsidR="006C7950" w:rsidRPr="00B65ED4">
        <w:rPr>
          <w:rFonts w:ascii="Times New Roman" w:eastAsia="Times New Roman" w:hAnsi="Times New Roman" w:cs="Times New Roman"/>
          <w:b/>
          <w:sz w:val="24"/>
          <w:szCs w:val="24"/>
        </w:rPr>
        <w:t xml:space="preserve">. </w:t>
      </w:r>
      <w:r w:rsidR="002F7782" w:rsidRPr="00B65ED4">
        <w:rPr>
          <w:rFonts w:ascii="Times New Roman" w:eastAsia="Times New Roman" w:hAnsi="Times New Roman" w:cs="Times New Roman"/>
          <w:b/>
          <w:sz w:val="24"/>
          <w:szCs w:val="24"/>
        </w:rPr>
        <w:t>All parameters had a collinearity &lt; 20</w:t>
      </w:r>
      <w:r w:rsidR="00324768" w:rsidRPr="00B65ED4">
        <w:rPr>
          <w:rFonts w:ascii="Times New Roman" w:eastAsia="Times New Roman" w:hAnsi="Times New Roman" w:cs="Times New Roman"/>
          <w:b/>
          <w:sz w:val="24"/>
          <w:szCs w:val="24"/>
        </w:rPr>
        <w:t xml:space="preserve"> </w:t>
      </w:r>
      <w:r w:rsidR="00C769C0" w:rsidRPr="00B65ED4">
        <w:rPr>
          <w:rFonts w:ascii="Times New Roman" w:eastAsia="Times New Roman" w:hAnsi="Times New Roman" w:cs="Times New Roman"/>
          <w:b/>
          <w:sz w:val="24"/>
          <w:szCs w:val="24"/>
        </w:rPr>
        <w:t>and</w:t>
      </w:r>
      <w:r w:rsidR="00324768" w:rsidRPr="00B65ED4">
        <w:rPr>
          <w:rFonts w:ascii="Times New Roman" w:eastAsia="Times New Roman" w:hAnsi="Times New Roman" w:cs="Times New Roman"/>
          <w:b/>
          <w:sz w:val="24"/>
          <w:szCs w:val="24"/>
        </w:rPr>
        <w:t xml:space="preserve"> were</w:t>
      </w:r>
      <w:r w:rsidR="00C769C0" w:rsidRPr="00B65ED4">
        <w:rPr>
          <w:rFonts w:ascii="Times New Roman" w:eastAsia="Times New Roman" w:hAnsi="Times New Roman" w:cs="Times New Roman"/>
          <w:b/>
          <w:sz w:val="24"/>
          <w:szCs w:val="24"/>
        </w:rPr>
        <w:t xml:space="preserve"> assumed independent</w:t>
      </w:r>
      <w:r w:rsidR="002F7782" w:rsidRPr="00B65ED4">
        <w:rPr>
          <w:rFonts w:ascii="Times New Roman" w:eastAsia="Times New Roman" w:hAnsi="Times New Roman" w:cs="Times New Roman"/>
          <w:b/>
          <w:sz w:val="24"/>
          <w:szCs w:val="24"/>
        </w:rPr>
        <w:t xml:space="preserve">. </w:t>
      </w:r>
      <w:r w:rsidR="00732723" w:rsidRPr="00B65ED4">
        <w:rPr>
          <w:rFonts w:ascii="Times New Roman" w:eastAsia="Times New Roman" w:hAnsi="Times New Roman" w:cs="Times New Roman"/>
          <w:b/>
          <w:sz w:val="24"/>
          <w:szCs w:val="24"/>
        </w:rPr>
        <w:t xml:space="preserve">RMSE = root mean square </w:t>
      </w:r>
      <w:r w:rsidR="0080108A" w:rsidRPr="00B65ED4">
        <w:rPr>
          <w:rFonts w:ascii="Times New Roman" w:eastAsia="Times New Roman" w:hAnsi="Times New Roman" w:cs="Times New Roman"/>
          <w:b/>
          <w:sz w:val="24"/>
          <w:szCs w:val="24"/>
        </w:rPr>
        <w:t>error</w:t>
      </w:r>
      <w:r w:rsidR="00A529C6">
        <w:rPr>
          <w:rFonts w:ascii="Times New Roman" w:eastAsia="Times New Roman" w:hAnsi="Times New Roman" w:cs="Times New Roman"/>
          <w:b/>
          <w:color w:val="auto"/>
          <w:sz w:val="24"/>
          <w:szCs w:val="24"/>
        </w:rPr>
        <w:t>, NSE = Nash-Sutcliffe Efficiency score.</w:t>
      </w:r>
    </w:p>
    <w:p w14:paraId="2841090B" w14:textId="77777777" w:rsidR="00CD3C59" w:rsidRPr="00B65ED4" w:rsidRDefault="00CD3C59" w:rsidP="00CD3C59">
      <w:pPr>
        <w:rPr>
          <w:rFonts w:ascii="Times New Roman" w:eastAsia="Times New Roman" w:hAnsi="Times New Roman" w:cs="Times New Roman"/>
          <w:b/>
          <w:sz w:val="24"/>
          <w:szCs w:val="24"/>
        </w:rPr>
      </w:pPr>
    </w:p>
    <w:tbl>
      <w:tblPr>
        <w:tblStyle w:val="TableGrid"/>
        <w:tblW w:w="0" w:type="auto"/>
        <w:tblLook w:val="04A0" w:firstRow="1" w:lastRow="0" w:firstColumn="1" w:lastColumn="0" w:noHBand="0" w:noVBand="1"/>
      </w:tblPr>
      <w:tblGrid>
        <w:gridCol w:w="1016"/>
        <w:gridCol w:w="1030"/>
        <w:gridCol w:w="803"/>
        <w:gridCol w:w="1890"/>
        <w:gridCol w:w="1980"/>
        <w:gridCol w:w="1328"/>
        <w:gridCol w:w="1703"/>
      </w:tblGrid>
      <w:tr w:rsidR="006C071F" w:rsidRPr="00B65ED4" w14:paraId="40F1E806" w14:textId="77777777" w:rsidTr="004506A6">
        <w:trPr>
          <w:trHeight w:val="316"/>
        </w:trPr>
        <w:tc>
          <w:tcPr>
            <w:tcW w:w="0" w:type="auto"/>
            <w:noWrap/>
            <w:vAlign w:val="center"/>
            <w:hideMark/>
          </w:tcPr>
          <w:p w14:paraId="6204C522" w14:textId="77777777" w:rsidR="00CD3C59" w:rsidRPr="00B65ED4" w:rsidRDefault="00CD3C59" w:rsidP="00CD3C59">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Lake</w:t>
            </w:r>
          </w:p>
        </w:tc>
        <w:tc>
          <w:tcPr>
            <w:tcW w:w="1030" w:type="dxa"/>
            <w:noWrap/>
            <w:vAlign w:val="center"/>
            <w:hideMark/>
          </w:tcPr>
          <w:p w14:paraId="6C0B96E5" w14:textId="269246B7" w:rsidR="00CD3C59" w:rsidRPr="00B65ED4" w:rsidRDefault="00CD3C59" w:rsidP="000757F6">
            <w:pPr>
              <w:spacing w:line="276" w:lineRule="auto"/>
              <w:jc w:val="center"/>
              <w:rPr>
                <w:rFonts w:ascii="Times New Roman" w:eastAsia="Times New Roman" w:hAnsi="Times New Roman" w:cs="Times New Roman"/>
                <w:b/>
                <w:bCs/>
                <w:sz w:val="24"/>
                <w:szCs w:val="24"/>
              </w:rPr>
            </w:pPr>
            <w:r w:rsidRPr="00B65ED4">
              <w:rPr>
                <w:rFonts w:ascii="Times New Roman" w:eastAsia="Times New Roman" w:hAnsi="Times New Roman" w:cs="Times New Roman"/>
                <w:b/>
                <w:bCs/>
                <w:sz w:val="24"/>
                <w:szCs w:val="24"/>
              </w:rPr>
              <w:t>RMSE</w:t>
            </w:r>
          </w:p>
        </w:tc>
        <w:tc>
          <w:tcPr>
            <w:tcW w:w="803" w:type="dxa"/>
            <w:noWrap/>
            <w:vAlign w:val="center"/>
            <w:hideMark/>
          </w:tcPr>
          <w:p w14:paraId="13A8BE77" w14:textId="1C5BB6D3" w:rsidR="00CD3C59" w:rsidRPr="00B65ED4" w:rsidRDefault="00A529C6" w:rsidP="000757F6">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NSE</w:t>
            </w:r>
          </w:p>
        </w:tc>
        <w:tc>
          <w:tcPr>
            <w:tcW w:w="1890" w:type="dxa"/>
            <w:vAlign w:val="center"/>
          </w:tcPr>
          <w:p w14:paraId="4B9F84AA" w14:textId="07EFBD71"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sz w:val="24"/>
                <w:szCs w:val="24"/>
                <w:vertAlign w:val="subscript"/>
              </w:rPr>
              <w:t>Alloch</w:t>
            </w:r>
            <w:r w:rsidR="00CD3C59" w:rsidRPr="00F4451F">
              <w:rPr>
                <w:rFonts w:ascii="Times New Roman" w:eastAsia="Times New Roman" w:hAnsi="Times New Roman" w:cs="Times New Roman"/>
                <w:b/>
                <w:sz w:val="24"/>
                <w:szCs w:val="24"/>
              </w:rPr>
              <w:t xml:space="preserve"> </w:t>
            </w:r>
            <w:r w:rsidR="00CD3C59" w:rsidRPr="00B65ED4">
              <w:rPr>
                <w:rFonts w:ascii="Times New Roman" w:eastAsia="Times New Roman" w:hAnsi="Times New Roman" w:cs="Times New Roman"/>
                <w:b/>
                <w:bCs/>
                <w:sz w:val="24"/>
                <w:szCs w:val="24"/>
              </w:rPr>
              <w:t>(d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980" w:type="dxa"/>
            <w:vAlign w:val="center"/>
          </w:tcPr>
          <w:p w14:paraId="41B158C1" w14:textId="199835FE" w:rsidR="00CD3C59" w:rsidRPr="00B65ED4"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RDOC</w:t>
            </w:r>
            <w:r w:rsidR="00CD3C59" w:rsidRPr="00F4451F">
              <w:rPr>
                <w:rFonts w:ascii="Times New Roman" w:eastAsia="Times New Roman" w:hAnsi="Times New Roman" w:cs="Times New Roman"/>
                <w:b/>
                <w:bCs/>
                <w:sz w:val="24"/>
                <w:szCs w:val="24"/>
                <w:vertAlign w:val="subscript"/>
              </w:rPr>
              <w:t>Autoch</w:t>
            </w:r>
            <w:r w:rsidR="00CD3C59" w:rsidRPr="00B65ED4">
              <w:rPr>
                <w:rFonts w:ascii="Times New Roman" w:eastAsia="Times New Roman" w:hAnsi="Times New Roman" w:cs="Times New Roman"/>
                <w:b/>
                <w:bCs/>
                <w:sz w:val="24"/>
                <w:szCs w:val="24"/>
              </w:rPr>
              <w:t xml:space="preserve"> (d</w:t>
            </w:r>
            <w:r w:rsidR="00CD3C59" w:rsidRPr="00B65ED4">
              <w:rPr>
                <w:rFonts w:ascii="Times New Roman" w:eastAsia="Times New Roman" w:hAnsi="Times New Roman" w:cs="Times New Roman"/>
                <w:b/>
                <w:bCs/>
                <w:sz w:val="24"/>
                <w:szCs w:val="24"/>
                <w:vertAlign w:val="superscript"/>
              </w:rPr>
              <w:t>-1</w:t>
            </w:r>
            <w:r w:rsidR="00CD3C59" w:rsidRPr="00B65ED4">
              <w:rPr>
                <w:rFonts w:ascii="Times New Roman" w:eastAsia="Times New Roman" w:hAnsi="Times New Roman" w:cs="Times New Roman"/>
                <w:b/>
                <w:bCs/>
                <w:sz w:val="24"/>
                <w:szCs w:val="24"/>
              </w:rPr>
              <w:t>)</w:t>
            </w:r>
          </w:p>
        </w:tc>
        <w:tc>
          <w:tcPr>
            <w:tcW w:w="1328" w:type="dxa"/>
            <w:vAlign w:val="center"/>
          </w:tcPr>
          <w:p w14:paraId="4BA6CCA3" w14:textId="6E3A78C5"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Alloch</w:t>
            </w:r>
          </w:p>
        </w:tc>
        <w:tc>
          <w:tcPr>
            <w:tcW w:w="0" w:type="auto"/>
            <w:vAlign w:val="center"/>
          </w:tcPr>
          <w:p w14:paraId="590571F7" w14:textId="02EA1938" w:rsidR="00CD3C59" w:rsidRPr="00F4451F" w:rsidRDefault="008B57EF" w:rsidP="00CD3C59">
            <w:pPr>
              <w:spacing w:line="276" w:lineRule="auto"/>
              <w:jc w:val="center"/>
              <w:rPr>
                <w:rFonts w:ascii="Times New Roman" w:eastAsia="Times New Roman" w:hAnsi="Times New Roman" w:cs="Times New Roman"/>
                <w:b/>
                <w:bCs/>
                <w:sz w:val="24"/>
                <w:szCs w:val="24"/>
              </w:rPr>
            </w:pPr>
            <w:r>
              <w:rPr>
                <w:rFonts w:ascii="Times New Roman" w:eastAsia="Times New Roman" w:hAnsi="Times New Roman" w:cs="Times New Roman"/>
                <w:b/>
                <w:sz w:val="24"/>
                <w:szCs w:val="24"/>
              </w:rPr>
              <w:t>BPOC</w:t>
            </w:r>
            <w:r w:rsidR="00CD3C59" w:rsidRPr="00F4451F">
              <w:rPr>
                <w:rFonts w:ascii="Times New Roman" w:eastAsia="Times New Roman" w:hAnsi="Times New Roman" w:cs="Times New Roman"/>
                <w:b/>
                <w:sz w:val="24"/>
                <w:szCs w:val="24"/>
                <w:vertAlign w:val="subscript"/>
              </w:rPr>
              <w:t>Autoch</w:t>
            </w:r>
          </w:p>
        </w:tc>
      </w:tr>
      <w:tr w:rsidR="006C071F" w:rsidRPr="00B65ED4" w14:paraId="6285F544" w14:textId="77777777" w:rsidTr="004506A6">
        <w:trPr>
          <w:trHeight w:val="352"/>
        </w:trPr>
        <w:tc>
          <w:tcPr>
            <w:tcW w:w="0" w:type="auto"/>
            <w:noWrap/>
            <w:vAlign w:val="center"/>
            <w:hideMark/>
          </w:tcPr>
          <w:p w14:paraId="1B5EF91C"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Harp</w:t>
            </w:r>
          </w:p>
        </w:tc>
        <w:tc>
          <w:tcPr>
            <w:tcW w:w="1030" w:type="dxa"/>
            <w:noWrap/>
            <w:vAlign w:val="center"/>
            <w:hideMark/>
          </w:tcPr>
          <w:p w14:paraId="2587733A" w14:textId="29E2BD2D"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1.25</w:t>
            </w:r>
          </w:p>
        </w:tc>
        <w:tc>
          <w:tcPr>
            <w:tcW w:w="803" w:type="dxa"/>
            <w:noWrap/>
            <w:vAlign w:val="center"/>
            <w:hideMark/>
          </w:tcPr>
          <w:p w14:paraId="585C398E" w14:textId="0C8351AC"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0.85</w:t>
            </w:r>
          </w:p>
        </w:tc>
        <w:tc>
          <w:tcPr>
            <w:tcW w:w="1890" w:type="dxa"/>
            <w:vAlign w:val="center"/>
          </w:tcPr>
          <w:p w14:paraId="6518F358"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0.002</w:t>
            </w:r>
            <w:r w:rsidR="004E20B1" w:rsidRPr="00B65ED4">
              <w:rPr>
                <w:rFonts w:ascii="Times New Roman" w:eastAsia="Times New Roman" w:hAnsi="Times New Roman" w:cs="Times New Roman"/>
                <w:sz w:val="24"/>
                <w:szCs w:val="24"/>
              </w:rPr>
              <w:t>5 (2.1e-5)</w:t>
            </w:r>
          </w:p>
        </w:tc>
        <w:tc>
          <w:tcPr>
            <w:tcW w:w="1980" w:type="dxa"/>
            <w:vAlign w:val="center"/>
          </w:tcPr>
          <w:p w14:paraId="093C735A"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034 (9.4e-5)</w:t>
            </w:r>
          </w:p>
        </w:tc>
        <w:tc>
          <w:tcPr>
            <w:tcW w:w="1328" w:type="dxa"/>
            <w:vAlign w:val="center"/>
          </w:tcPr>
          <w:p w14:paraId="6F220B4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w:t>
            </w:r>
            <w:r w:rsidR="006C071F" w:rsidRPr="00B65ED4">
              <w:rPr>
                <w:rFonts w:ascii="Times New Roman" w:eastAsia="Times New Roman" w:hAnsi="Times New Roman" w:cs="Times New Roman"/>
                <w:sz w:val="24"/>
                <w:szCs w:val="24"/>
              </w:rPr>
              <w:t>.0</w:t>
            </w:r>
            <w:r w:rsidR="00DF5532" w:rsidRPr="00B65ED4">
              <w:rPr>
                <w:rFonts w:ascii="Times New Roman" w:eastAsia="Times New Roman" w:hAnsi="Times New Roman" w:cs="Times New Roman"/>
                <w:sz w:val="24"/>
                <w:szCs w:val="24"/>
              </w:rPr>
              <w:t>000</w:t>
            </w:r>
            <w:r w:rsidR="006C071F" w:rsidRPr="00B65ED4">
              <w:rPr>
                <w:rFonts w:ascii="Times New Roman" w:eastAsia="Times New Roman" w:hAnsi="Times New Roman" w:cs="Times New Roman"/>
                <w:sz w:val="24"/>
                <w:szCs w:val="24"/>
              </w:rPr>
              <w:t xml:space="preserve"> (4.2e-5)</w:t>
            </w:r>
          </w:p>
        </w:tc>
        <w:tc>
          <w:tcPr>
            <w:tcW w:w="0" w:type="auto"/>
            <w:vAlign w:val="center"/>
          </w:tcPr>
          <w:p w14:paraId="0816820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.84</w:t>
            </w:r>
            <w:r w:rsidR="00DF5532"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 xml:space="preserve"> (2.2e-2)</w:t>
            </w:r>
          </w:p>
        </w:tc>
      </w:tr>
      <w:tr w:rsidR="006C071F" w:rsidRPr="00B65ED4" w14:paraId="7C583CE7" w14:textId="77777777" w:rsidTr="004506A6">
        <w:trPr>
          <w:trHeight w:val="350"/>
        </w:trPr>
        <w:tc>
          <w:tcPr>
            <w:tcW w:w="0" w:type="auto"/>
            <w:noWrap/>
            <w:vAlign w:val="center"/>
            <w:hideMark/>
          </w:tcPr>
          <w:p w14:paraId="481F258B"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Monona</w:t>
            </w:r>
          </w:p>
        </w:tc>
        <w:tc>
          <w:tcPr>
            <w:tcW w:w="1030" w:type="dxa"/>
            <w:noWrap/>
            <w:vAlign w:val="center"/>
            <w:hideMark/>
          </w:tcPr>
          <w:p w14:paraId="6DF0184A" w14:textId="3A9B7CA0"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1.46</w:t>
            </w:r>
          </w:p>
        </w:tc>
        <w:tc>
          <w:tcPr>
            <w:tcW w:w="803" w:type="dxa"/>
            <w:noWrap/>
            <w:vAlign w:val="center"/>
            <w:hideMark/>
          </w:tcPr>
          <w:p w14:paraId="2EE0C412" w14:textId="7487C289"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0.70</w:t>
            </w:r>
          </w:p>
        </w:tc>
        <w:tc>
          <w:tcPr>
            <w:tcW w:w="1890" w:type="dxa"/>
            <w:vAlign w:val="center"/>
          </w:tcPr>
          <w:p w14:paraId="7FCEC3AC"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DF5532" w:rsidRPr="00B65ED4">
              <w:rPr>
                <w:rFonts w:ascii="Times New Roman" w:eastAsia="Times New Roman" w:hAnsi="Times New Roman" w:cs="Times New Roman"/>
                <w:sz w:val="24"/>
                <w:szCs w:val="24"/>
              </w:rPr>
              <w:t>09</w:t>
            </w:r>
            <w:r w:rsidR="002A71A7" w:rsidRPr="00B65ED4">
              <w:rPr>
                <w:rFonts w:ascii="Times New Roman" w:eastAsia="Times New Roman" w:hAnsi="Times New Roman" w:cs="Times New Roman"/>
                <w:sz w:val="24"/>
                <w:szCs w:val="24"/>
              </w:rPr>
              <w:t xml:space="preserve"> (9.3e-5)</w:t>
            </w:r>
          </w:p>
        </w:tc>
        <w:tc>
          <w:tcPr>
            <w:tcW w:w="1980" w:type="dxa"/>
            <w:vAlign w:val="center"/>
          </w:tcPr>
          <w:p w14:paraId="3A359538" w14:textId="77777777" w:rsidR="00CD3C59" w:rsidRPr="00B65ED4" w:rsidRDefault="00CD3C59" w:rsidP="0009734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16</w:t>
            </w:r>
            <w:r w:rsidR="00DF5532" w:rsidRPr="00B65ED4">
              <w:rPr>
                <w:rFonts w:ascii="Times New Roman" w:eastAsia="Times New Roman" w:hAnsi="Times New Roman" w:cs="Times New Roman"/>
                <w:sz w:val="24"/>
                <w:szCs w:val="24"/>
              </w:rPr>
              <w:t>00</w:t>
            </w:r>
            <w:r w:rsidR="00097349" w:rsidRPr="00B65ED4">
              <w:rPr>
                <w:rFonts w:ascii="Times New Roman" w:eastAsia="Times New Roman" w:hAnsi="Times New Roman" w:cs="Times New Roman"/>
                <w:sz w:val="24"/>
                <w:szCs w:val="24"/>
              </w:rPr>
              <w:t xml:space="preserve"> (1.3e-2)</w:t>
            </w:r>
          </w:p>
        </w:tc>
        <w:tc>
          <w:tcPr>
            <w:tcW w:w="1328" w:type="dxa"/>
            <w:vAlign w:val="center"/>
          </w:tcPr>
          <w:p w14:paraId="34AA6960"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0.41</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(3.2e-2)</w:t>
            </w:r>
          </w:p>
        </w:tc>
        <w:tc>
          <w:tcPr>
            <w:tcW w:w="0" w:type="auto"/>
            <w:vAlign w:val="center"/>
          </w:tcPr>
          <w:p w14:paraId="08994E29" w14:textId="77777777" w:rsidR="00CD3C59" w:rsidRPr="00B65ED4" w:rsidRDefault="006C071F" w:rsidP="006C071F">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0.68</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(3.5e-2)</w:t>
            </w:r>
          </w:p>
        </w:tc>
      </w:tr>
      <w:tr w:rsidR="006C071F" w:rsidRPr="00B65ED4" w14:paraId="1F0D3AF4" w14:textId="77777777" w:rsidTr="004506A6">
        <w:trPr>
          <w:trHeight w:val="305"/>
        </w:trPr>
        <w:tc>
          <w:tcPr>
            <w:tcW w:w="0" w:type="auto"/>
            <w:noWrap/>
            <w:vAlign w:val="center"/>
            <w:hideMark/>
          </w:tcPr>
          <w:p w14:paraId="60256B18"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Toolik</w:t>
            </w:r>
          </w:p>
        </w:tc>
        <w:tc>
          <w:tcPr>
            <w:tcW w:w="1030" w:type="dxa"/>
            <w:noWrap/>
            <w:vAlign w:val="center"/>
            <w:hideMark/>
          </w:tcPr>
          <w:p w14:paraId="168A5741" w14:textId="37591E94"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1.21</w:t>
            </w:r>
          </w:p>
        </w:tc>
        <w:tc>
          <w:tcPr>
            <w:tcW w:w="803" w:type="dxa"/>
            <w:noWrap/>
            <w:vAlign w:val="center"/>
            <w:hideMark/>
          </w:tcPr>
          <w:p w14:paraId="544222CB" w14:textId="78BCAE27"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0.79</w:t>
            </w:r>
          </w:p>
        </w:tc>
        <w:tc>
          <w:tcPr>
            <w:tcW w:w="1890" w:type="dxa"/>
            <w:vAlign w:val="center"/>
          </w:tcPr>
          <w:p w14:paraId="083D98D8" w14:textId="77777777" w:rsidR="00CD3C59" w:rsidRPr="00B65ED4" w:rsidRDefault="00CD3C59" w:rsidP="006C6DFD">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6C6DFD" w:rsidRPr="00B65ED4">
              <w:rPr>
                <w:rFonts w:ascii="Times New Roman" w:eastAsia="Times New Roman" w:hAnsi="Times New Roman" w:cs="Times New Roman"/>
                <w:sz w:val="24"/>
                <w:szCs w:val="24"/>
              </w:rPr>
              <w:t>0025 (3.2e-5)</w:t>
            </w:r>
          </w:p>
        </w:tc>
        <w:tc>
          <w:tcPr>
            <w:tcW w:w="1980" w:type="dxa"/>
            <w:vAlign w:val="center"/>
          </w:tcPr>
          <w:p w14:paraId="3E1D5ACE"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035</w:t>
            </w:r>
            <w:r w:rsidR="00DF5532" w:rsidRPr="00B65ED4">
              <w:rPr>
                <w:rFonts w:ascii="Times New Roman" w:eastAsia="Times New Roman" w:hAnsi="Times New Roman" w:cs="Times New Roman"/>
                <w:sz w:val="24"/>
                <w:szCs w:val="24"/>
              </w:rPr>
              <w:t>0</w:t>
            </w:r>
            <w:r w:rsidR="00097349" w:rsidRPr="00B65ED4">
              <w:rPr>
                <w:rFonts w:ascii="Times New Roman" w:eastAsia="Times New Roman" w:hAnsi="Times New Roman" w:cs="Times New Roman"/>
                <w:sz w:val="24"/>
                <w:szCs w:val="24"/>
              </w:rPr>
              <w:t xml:space="preserve"> (</w:t>
            </w:r>
            <w:r w:rsidR="006C071F" w:rsidRPr="00B65ED4">
              <w:rPr>
                <w:rFonts w:ascii="Times New Roman" w:eastAsia="Times New Roman" w:hAnsi="Times New Roman" w:cs="Times New Roman"/>
                <w:sz w:val="24"/>
                <w:szCs w:val="24"/>
              </w:rPr>
              <w:t>5.6e-3)</w:t>
            </w:r>
          </w:p>
        </w:tc>
        <w:tc>
          <w:tcPr>
            <w:tcW w:w="1328" w:type="dxa"/>
            <w:vAlign w:val="center"/>
          </w:tcPr>
          <w:p w14:paraId="07315D7E"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1.0</w:t>
            </w:r>
            <w:r w:rsidR="00DF5532" w:rsidRPr="00B65ED4">
              <w:rPr>
                <w:rFonts w:ascii="Times New Roman" w:eastAsia="Times New Roman" w:hAnsi="Times New Roman" w:cs="Times New Roman"/>
                <w:sz w:val="24"/>
                <w:szCs w:val="24"/>
              </w:rPr>
              <w:t>000</w:t>
            </w:r>
            <w:r w:rsidRPr="00B65ED4">
              <w:rPr>
                <w:rFonts w:ascii="Times New Roman" w:eastAsia="Times New Roman" w:hAnsi="Times New Roman" w:cs="Times New Roman"/>
                <w:sz w:val="24"/>
                <w:szCs w:val="24"/>
              </w:rPr>
              <w:t xml:space="preserve"> (1.4e-5)</w:t>
            </w:r>
          </w:p>
        </w:tc>
        <w:tc>
          <w:tcPr>
            <w:tcW w:w="0" w:type="auto"/>
            <w:vAlign w:val="center"/>
          </w:tcPr>
          <w:p w14:paraId="0BDC5749"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31</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(1.7e-2)</w:t>
            </w:r>
          </w:p>
        </w:tc>
      </w:tr>
      <w:tr w:rsidR="006C071F" w:rsidRPr="00B65ED4" w14:paraId="49E161FD" w14:textId="77777777" w:rsidTr="004506A6">
        <w:trPr>
          <w:trHeight w:val="305"/>
        </w:trPr>
        <w:tc>
          <w:tcPr>
            <w:tcW w:w="0" w:type="auto"/>
            <w:noWrap/>
            <w:vAlign w:val="center"/>
            <w:hideMark/>
          </w:tcPr>
          <w:p w14:paraId="599B554A"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Trout</w:t>
            </w:r>
          </w:p>
        </w:tc>
        <w:tc>
          <w:tcPr>
            <w:tcW w:w="1030" w:type="dxa"/>
            <w:noWrap/>
            <w:vAlign w:val="center"/>
            <w:hideMark/>
          </w:tcPr>
          <w:p w14:paraId="3723EFFE" w14:textId="4BFF2084"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0.80</w:t>
            </w:r>
          </w:p>
        </w:tc>
        <w:tc>
          <w:tcPr>
            <w:tcW w:w="803" w:type="dxa"/>
            <w:noWrap/>
            <w:vAlign w:val="center"/>
            <w:hideMark/>
          </w:tcPr>
          <w:p w14:paraId="78BAC3A1" w14:textId="3039840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0.95</w:t>
            </w:r>
          </w:p>
        </w:tc>
        <w:tc>
          <w:tcPr>
            <w:tcW w:w="1890" w:type="dxa"/>
            <w:vAlign w:val="center"/>
          </w:tcPr>
          <w:p w14:paraId="2FEFE7F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0.001</w:t>
            </w:r>
            <w:r w:rsidR="006C6DFD" w:rsidRPr="00B65ED4">
              <w:rPr>
                <w:rFonts w:ascii="Times New Roman" w:eastAsia="Times New Roman" w:hAnsi="Times New Roman" w:cs="Times New Roman"/>
                <w:sz w:val="24"/>
                <w:szCs w:val="24"/>
              </w:rPr>
              <w:t>4 (4.7e-5)</w:t>
            </w:r>
          </w:p>
        </w:tc>
        <w:tc>
          <w:tcPr>
            <w:tcW w:w="1980" w:type="dxa"/>
            <w:vAlign w:val="center"/>
          </w:tcPr>
          <w:p w14:paraId="21A26E35" w14:textId="77777777" w:rsidR="00CD3C59" w:rsidRPr="00B65ED4" w:rsidRDefault="00CD3C59" w:rsidP="008C2BAE">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w:t>
            </w:r>
            <w:r w:rsidR="006C071F" w:rsidRPr="00B65ED4">
              <w:rPr>
                <w:rFonts w:ascii="Times New Roman" w:eastAsia="Times New Roman" w:hAnsi="Times New Roman" w:cs="Times New Roman"/>
                <w:sz w:val="24"/>
                <w:szCs w:val="24"/>
              </w:rPr>
              <w:t>32</w:t>
            </w:r>
            <w:r w:rsidR="00DF5532" w:rsidRPr="00B65ED4">
              <w:rPr>
                <w:rFonts w:ascii="Times New Roman" w:eastAsia="Times New Roman" w:hAnsi="Times New Roman" w:cs="Times New Roman"/>
                <w:sz w:val="24"/>
                <w:szCs w:val="24"/>
              </w:rPr>
              <w:t>0</w:t>
            </w:r>
            <w:r w:rsidR="006C071F" w:rsidRPr="00B65ED4">
              <w:rPr>
                <w:rFonts w:ascii="Times New Roman" w:eastAsia="Times New Roman" w:hAnsi="Times New Roman" w:cs="Times New Roman"/>
                <w:sz w:val="24"/>
                <w:szCs w:val="24"/>
              </w:rPr>
              <w:t xml:space="preserve"> (7.6e-3)</w:t>
            </w:r>
          </w:p>
        </w:tc>
        <w:tc>
          <w:tcPr>
            <w:tcW w:w="1328" w:type="dxa"/>
            <w:vAlign w:val="center"/>
          </w:tcPr>
          <w:p w14:paraId="6F6AB6A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0.93</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(2.4e-2)</w:t>
            </w:r>
          </w:p>
        </w:tc>
        <w:tc>
          <w:tcPr>
            <w:tcW w:w="0" w:type="auto"/>
            <w:vAlign w:val="center"/>
          </w:tcPr>
          <w:p w14:paraId="6BEEF95D" w14:textId="77777777" w:rsidR="00CD3C59" w:rsidRPr="00B65ED4" w:rsidRDefault="006C071F"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0.87</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(2.8e-2)</w:t>
            </w:r>
          </w:p>
        </w:tc>
      </w:tr>
      <w:tr w:rsidR="006C071F" w:rsidRPr="00B65ED4" w14:paraId="3BC7EE70" w14:textId="77777777" w:rsidTr="004506A6">
        <w:trPr>
          <w:trHeight w:val="359"/>
        </w:trPr>
        <w:tc>
          <w:tcPr>
            <w:tcW w:w="0" w:type="auto"/>
            <w:noWrap/>
            <w:vAlign w:val="center"/>
            <w:hideMark/>
          </w:tcPr>
          <w:p w14:paraId="667914D4" w14:textId="77777777" w:rsidR="00CD3C59" w:rsidRPr="00B65ED4" w:rsidRDefault="00CD3C59" w:rsidP="00CD3C59">
            <w:pPr>
              <w:jc w:val="center"/>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Vanern</w:t>
            </w:r>
          </w:p>
        </w:tc>
        <w:tc>
          <w:tcPr>
            <w:tcW w:w="1030" w:type="dxa"/>
            <w:noWrap/>
            <w:vAlign w:val="center"/>
            <w:hideMark/>
          </w:tcPr>
          <w:p w14:paraId="4E20F4C3" w14:textId="2AC815E9" w:rsidR="00CD3C59" w:rsidRPr="00B65ED4" w:rsidRDefault="00306E93"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0.72</w:t>
            </w:r>
          </w:p>
        </w:tc>
        <w:tc>
          <w:tcPr>
            <w:tcW w:w="803" w:type="dxa"/>
            <w:noWrap/>
            <w:vAlign w:val="center"/>
            <w:hideMark/>
          </w:tcPr>
          <w:p w14:paraId="615ABE52" w14:textId="526FC7BF" w:rsidR="00CD3C59" w:rsidRPr="00B65ED4" w:rsidRDefault="00A529C6" w:rsidP="00CD3C59">
            <w:pPr>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0.96</w:t>
            </w:r>
          </w:p>
        </w:tc>
        <w:tc>
          <w:tcPr>
            <w:tcW w:w="1890" w:type="dxa"/>
            <w:vAlign w:val="center"/>
          </w:tcPr>
          <w:p w14:paraId="714435B0"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0.00</w:t>
            </w:r>
            <w:r w:rsidR="00B764CC" w:rsidRPr="00B65ED4">
              <w:rPr>
                <w:rFonts w:ascii="Times New Roman" w:eastAsia="Times New Roman" w:hAnsi="Times New Roman" w:cs="Times New Roman"/>
                <w:sz w:val="24"/>
                <w:szCs w:val="24"/>
              </w:rPr>
              <w:t>11 (5.1</w:t>
            </w:r>
            <w:r w:rsidR="006C6DFD" w:rsidRPr="00B65ED4">
              <w:rPr>
                <w:rFonts w:ascii="Times New Roman" w:eastAsia="Times New Roman" w:hAnsi="Times New Roman" w:cs="Times New Roman"/>
                <w:sz w:val="24"/>
                <w:szCs w:val="24"/>
              </w:rPr>
              <w:t>e-5)</w:t>
            </w:r>
          </w:p>
        </w:tc>
        <w:tc>
          <w:tcPr>
            <w:tcW w:w="1980" w:type="dxa"/>
            <w:vAlign w:val="center"/>
          </w:tcPr>
          <w:p w14:paraId="60CCA256" w14:textId="77777777" w:rsidR="00CD3C59" w:rsidRPr="00B65ED4" w:rsidRDefault="00CD3C59"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w:t>
            </w:r>
            <w:r w:rsidR="00B764CC" w:rsidRPr="00B65ED4">
              <w:rPr>
                <w:rFonts w:ascii="Times New Roman" w:eastAsia="Times New Roman" w:hAnsi="Times New Roman" w:cs="Times New Roman"/>
                <w:sz w:val="24"/>
                <w:szCs w:val="24"/>
              </w:rPr>
              <w:t>45</w:t>
            </w:r>
            <w:r w:rsidR="00DF5532" w:rsidRPr="00B65ED4">
              <w:rPr>
                <w:rFonts w:ascii="Times New Roman" w:eastAsia="Times New Roman" w:hAnsi="Times New Roman" w:cs="Times New Roman"/>
                <w:sz w:val="24"/>
                <w:szCs w:val="24"/>
              </w:rPr>
              <w:t>00</w:t>
            </w:r>
            <w:r w:rsidR="00B764CC" w:rsidRPr="00B65ED4">
              <w:rPr>
                <w:rFonts w:ascii="Times New Roman" w:eastAsia="Times New Roman" w:hAnsi="Times New Roman" w:cs="Times New Roman"/>
                <w:sz w:val="24"/>
                <w:szCs w:val="24"/>
              </w:rPr>
              <w:t xml:space="preserve"> (8.0</w:t>
            </w:r>
            <w:r w:rsidR="006C071F" w:rsidRPr="00B65ED4">
              <w:rPr>
                <w:rFonts w:ascii="Times New Roman" w:eastAsia="Times New Roman" w:hAnsi="Times New Roman" w:cs="Times New Roman"/>
                <w:sz w:val="24"/>
                <w:szCs w:val="24"/>
              </w:rPr>
              <w:t>e-2)</w:t>
            </w:r>
          </w:p>
        </w:tc>
        <w:tc>
          <w:tcPr>
            <w:tcW w:w="1328" w:type="dxa"/>
            <w:vAlign w:val="center"/>
          </w:tcPr>
          <w:p w14:paraId="257CB1C2"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0.95</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(1.8e-2</w:t>
            </w:r>
            <w:r w:rsidR="006C071F" w:rsidRPr="00B65ED4">
              <w:rPr>
                <w:rFonts w:ascii="Times New Roman" w:eastAsia="Times New Roman" w:hAnsi="Times New Roman" w:cs="Times New Roman"/>
                <w:sz w:val="24"/>
                <w:szCs w:val="24"/>
              </w:rPr>
              <w:t>)</w:t>
            </w:r>
          </w:p>
        </w:tc>
        <w:tc>
          <w:tcPr>
            <w:tcW w:w="0" w:type="auto"/>
            <w:vAlign w:val="center"/>
          </w:tcPr>
          <w:p w14:paraId="3BBC2443" w14:textId="77777777" w:rsidR="00CD3C59" w:rsidRPr="00B65ED4" w:rsidRDefault="00B764CC" w:rsidP="00CD3C59">
            <w:pPr>
              <w:jc w:val="right"/>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0.59</w:t>
            </w:r>
            <w:r w:rsidR="00DF5532" w:rsidRPr="00B65ED4">
              <w:rPr>
                <w:rFonts w:ascii="Times New Roman" w:eastAsia="Times New Roman" w:hAnsi="Times New Roman" w:cs="Times New Roman"/>
                <w:sz w:val="24"/>
                <w:szCs w:val="24"/>
              </w:rPr>
              <w:t>00</w:t>
            </w:r>
            <w:r w:rsidRPr="00B65ED4">
              <w:rPr>
                <w:rFonts w:ascii="Times New Roman" w:eastAsia="Times New Roman" w:hAnsi="Times New Roman" w:cs="Times New Roman"/>
                <w:sz w:val="24"/>
                <w:szCs w:val="24"/>
              </w:rPr>
              <w:t xml:space="preserve"> (4.7</w:t>
            </w:r>
            <w:r w:rsidR="006C071F" w:rsidRPr="00B65ED4">
              <w:rPr>
                <w:rFonts w:ascii="Times New Roman" w:eastAsia="Times New Roman" w:hAnsi="Times New Roman" w:cs="Times New Roman"/>
                <w:sz w:val="24"/>
                <w:szCs w:val="24"/>
              </w:rPr>
              <w:t>e-2)</w:t>
            </w:r>
          </w:p>
        </w:tc>
      </w:tr>
    </w:tbl>
    <w:p w14:paraId="3ED439D2" w14:textId="28C9B985" w:rsidR="006E5DBC" w:rsidRPr="00B65ED4" w:rsidRDefault="006E5DBC">
      <w:pPr>
        <w:rPr>
          <w:rFonts w:ascii="Times New Roman" w:eastAsia="Times New Roman" w:hAnsi="Times New Roman" w:cs="Times New Roman"/>
          <w:sz w:val="24"/>
          <w:szCs w:val="24"/>
        </w:rPr>
        <w:sectPr w:rsidR="006E5DBC" w:rsidRPr="00B65ED4" w:rsidSect="006E5DBC">
          <w:pgSz w:w="15840" w:h="12240" w:orient="landscape"/>
          <w:pgMar w:top="1440" w:right="1440" w:bottom="1440" w:left="1440" w:header="720" w:footer="720" w:gutter="0"/>
          <w:cols w:space="720"/>
          <w:docGrid w:linePitch="299"/>
        </w:sectPr>
      </w:pPr>
    </w:p>
    <w:p w14:paraId="44224A24" w14:textId="69A01F0E" w:rsidR="00A64025" w:rsidRPr="005D41D3" w:rsidRDefault="00A64025">
      <w:pPr>
        <w:rPr>
          <w:rFonts w:ascii="Times New Roman" w:eastAsia="Times New Roman" w:hAnsi="Times New Roman" w:cs="Times New Roman"/>
          <w:b/>
          <w:sz w:val="24"/>
          <w:szCs w:val="24"/>
        </w:rPr>
      </w:pPr>
      <w:r w:rsidRPr="005D41D3">
        <w:rPr>
          <w:rFonts w:ascii="Times New Roman" w:eastAsia="Times New Roman" w:hAnsi="Times New Roman" w:cs="Times New Roman"/>
          <w:b/>
          <w:sz w:val="24"/>
          <w:szCs w:val="24"/>
        </w:rPr>
        <w:lastRenderedPageBreak/>
        <w:t>Table 5. Summary of annual mass balances (g m</w:t>
      </w:r>
      <w:r w:rsidRPr="005D41D3">
        <w:rPr>
          <w:rFonts w:ascii="Times New Roman" w:eastAsia="Times New Roman" w:hAnsi="Times New Roman" w:cs="Times New Roman"/>
          <w:b/>
          <w:sz w:val="24"/>
          <w:szCs w:val="24"/>
          <w:vertAlign w:val="superscript"/>
        </w:rPr>
        <w:t xml:space="preserve">-2 </w:t>
      </w:r>
      <w:r w:rsidRPr="005D41D3">
        <w:rPr>
          <w:rFonts w:ascii="Times New Roman" w:eastAsia="Times New Roman" w:hAnsi="Times New Roman" w:cs="Times New Roman"/>
          <w:b/>
          <w:sz w:val="24"/>
          <w:szCs w:val="24"/>
        </w:rPr>
        <w:t>y</w:t>
      </w:r>
      <w:r w:rsidRPr="005D41D3">
        <w:rPr>
          <w:rFonts w:ascii="Times New Roman" w:eastAsia="Times New Roman" w:hAnsi="Times New Roman" w:cs="Times New Roman"/>
          <w:b/>
          <w:sz w:val="24"/>
          <w:szCs w:val="24"/>
          <w:vertAlign w:val="superscript"/>
        </w:rPr>
        <w:t>-1</w:t>
      </w:r>
      <w:r w:rsidRPr="005D41D3">
        <w:rPr>
          <w:rFonts w:ascii="Times New Roman" w:eastAsia="Times New Roman" w:hAnsi="Times New Roman" w:cs="Times New Roman"/>
          <w:b/>
          <w:sz w:val="24"/>
          <w:szCs w:val="24"/>
        </w:rPr>
        <w:t>)</w:t>
      </w:r>
      <w:r w:rsidR="00672ADB" w:rsidRPr="005D41D3">
        <w:rPr>
          <w:rFonts w:ascii="Times New Roman" w:eastAsia="Times New Roman" w:hAnsi="Times New Roman" w:cs="Times New Roman"/>
          <w:b/>
          <w:sz w:val="24"/>
          <w:szCs w:val="24"/>
        </w:rPr>
        <w:t xml:space="preserve">, including allochthonous (Alloch) and autochthonous (Autoch) loads, respiration (Resp), burial, and export. Standard deviations (SD) of the annual </w:t>
      </w:r>
      <w:r w:rsidR="00196B38" w:rsidRPr="005D41D3">
        <w:rPr>
          <w:rFonts w:ascii="Times New Roman" w:eastAsia="Times New Roman" w:hAnsi="Times New Roman" w:cs="Times New Roman"/>
          <w:b/>
          <w:sz w:val="24"/>
          <w:szCs w:val="24"/>
        </w:rPr>
        <w:t xml:space="preserve">means </w:t>
      </w:r>
      <w:r w:rsidR="00672ADB" w:rsidRPr="005D41D3">
        <w:rPr>
          <w:rFonts w:ascii="Times New Roman" w:eastAsia="Times New Roman" w:hAnsi="Times New Roman" w:cs="Times New Roman"/>
          <w:b/>
          <w:sz w:val="24"/>
          <w:szCs w:val="24"/>
        </w:rPr>
        <w:t>are shown, as well as the proportions</w:t>
      </w:r>
      <w:r w:rsidR="0080108A" w:rsidRPr="005D41D3">
        <w:rPr>
          <w:rFonts w:ascii="Times New Roman" w:eastAsia="Times New Roman" w:hAnsi="Times New Roman" w:cs="Times New Roman"/>
          <w:b/>
          <w:sz w:val="24"/>
          <w:szCs w:val="24"/>
        </w:rPr>
        <w:t xml:space="preserve"> of load by source and</w:t>
      </w:r>
      <w:r w:rsidR="00196B38" w:rsidRPr="005D41D3">
        <w:rPr>
          <w:rFonts w:ascii="Times New Roman" w:eastAsia="Times New Roman" w:hAnsi="Times New Roman" w:cs="Times New Roman"/>
          <w:b/>
          <w:sz w:val="24"/>
          <w:szCs w:val="24"/>
        </w:rPr>
        <w:t xml:space="preserve"> fate.</w:t>
      </w:r>
    </w:p>
    <w:tbl>
      <w:tblPr>
        <w:tblW w:w="7860" w:type="dxa"/>
        <w:tblLayout w:type="fixed"/>
        <w:tblCellMar>
          <w:left w:w="0" w:type="dxa"/>
          <w:right w:w="0" w:type="dxa"/>
        </w:tblCellMar>
        <w:tblLook w:val="04A0" w:firstRow="1" w:lastRow="0" w:firstColumn="1" w:lastColumn="0" w:noHBand="0" w:noVBand="1"/>
      </w:tblPr>
      <w:tblGrid>
        <w:gridCol w:w="960"/>
        <w:gridCol w:w="1665"/>
        <w:gridCol w:w="1080"/>
        <w:gridCol w:w="1245"/>
        <w:gridCol w:w="990"/>
        <w:gridCol w:w="960"/>
        <w:gridCol w:w="960"/>
      </w:tblGrid>
      <w:tr w:rsidR="00672ADB" w:rsidRPr="00B65ED4" w14:paraId="2A06BAAF" w14:textId="77777777" w:rsidTr="00D846BF">
        <w:trPr>
          <w:trHeight w:val="270"/>
        </w:trPr>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2831E11" w14:textId="77777777" w:rsidR="00672ADB" w:rsidRPr="00B65ED4" w:rsidRDefault="00672ADB">
            <w:pPr>
              <w:jc w:val="center"/>
              <w:rPr>
                <w:rFonts w:ascii="Times New Roman" w:hAnsi="Times New Roman" w:cs="Times New Roman"/>
                <w:b/>
                <w:bCs/>
                <w:sz w:val="24"/>
                <w:szCs w:val="24"/>
              </w:rPr>
            </w:pPr>
            <w:r w:rsidRPr="00B65ED4">
              <w:rPr>
                <w:rFonts w:ascii="Times New Roman" w:hAnsi="Times New Roman" w:cs="Times New Roman"/>
                <w:b/>
                <w:bCs/>
                <w:sz w:val="24"/>
                <w:szCs w:val="24"/>
              </w:rPr>
              <w:t>Lake</w:t>
            </w:r>
          </w:p>
        </w:tc>
        <w:tc>
          <w:tcPr>
            <w:tcW w:w="166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B256DF5"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Alloch</w:t>
            </w:r>
          </w:p>
        </w:tc>
        <w:tc>
          <w:tcPr>
            <w:tcW w:w="108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55F82C8A"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Autoch</w:t>
            </w:r>
          </w:p>
        </w:tc>
        <w:tc>
          <w:tcPr>
            <w:tcW w:w="1245"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2CD1907D"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Total Load</w:t>
            </w:r>
          </w:p>
        </w:tc>
        <w:tc>
          <w:tcPr>
            <w:tcW w:w="99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A0C387"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Resp</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87A141E"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Burial</w:t>
            </w:r>
          </w:p>
        </w:tc>
        <w:tc>
          <w:tcPr>
            <w:tcW w:w="960" w:type="dxa"/>
            <w:tcBorders>
              <w:top w:val="single" w:sz="8" w:space="0" w:color="auto"/>
              <w:left w:val="nil"/>
              <w:bottom w:val="single" w:sz="8" w:space="0" w:color="auto"/>
              <w:right w:val="nil"/>
            </w:tcBorders>
            <w:shd w:val="clear" w:color="auto" w:fill="auto"/>
            <w:noWrap/>
            <w:tcMar>
              <w:top w:w="15" w:type="dxa"/>
              <w:left w:w="15" w:type="dxa"/>
              <w:bottom w:w="0" w:type="dxa"/>
              <w:right w:w="15" w:type="dxa"/>
            </w:tcMar>
            <w:vAlign w:val="bottom"/>
            <w:hideMark/>
          </w:tcPr>
          <w:p w14:paraId="7E62A952" w14:textId="77777777" w:rsidR="00672ADB" w:rsidRPr="00B65ED4" w:rsidRDefault="00672ADB" w:rsidP="00FB5C1C">
            <w:pPr>
              <w:jc w:val="right"/>
              <w:rPr>
                <w:rFonts w:ascii="Times New Roman" w:hAnsi="Times New Roman" w:cs="Times New Roman"/>
                <w:b/>
                <w:bCs/>
                <w:sz w:val="24"/>
                <w:szCs w:val="24"/>
              </w:rPr>
            </w:pPr>
            <w:r w:rsidRPr="00B65ED4">
              <w:rPr>
                <w:rFonts w:ascii="Times New Roman" w:hAnsi="Times New Roman" w:cs="Times New Roman"/>
                <w:b/>
                <w:bCs/>
                <w:sz w:val="24"/>
                <w:szCs w:val="24"/>
              </w:rPr>
              <w:t>Export</w:t>
            </w:r>
          </w:p>
        </w:tc>
      </w:tr>
      <w:tr w:rsidR="00672ADB" w:rsidRPr="00B65ED4" w14:paraId="33B1C47F" w14:textId="77777777" w:rsidTr="00D846BF">
        <w:trPr>
          <w:trHeight w:val="255"/>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5F3483D8"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Annual means</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CB2DF1D"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5266015"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C40EBE8"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1A6FADF"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DF323D0" w14:textId="77777777" w:rsidR="00672ADB" w:rsidRPr="00B65ED4" w:rsidRDefault="00672ADB">
            <w:pPr>
              <w:rPr>
                <w:rFonts w:ascii="Times New Roman" w:hAnsi="Times New Roman" w:cs="Times New Roman"/>
                <w:sz w:val="24"/>
                <w:szCs w:val="24"/>
              </w:rPr>
            </w:pPr>
          </w:p>
        </w:tc>
      </w:tr>
      <w:tr w:rsidR="00672ADB" w:rsidRPr="00B65ED4" w14:paraId="27CBFB3D"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5CBFF1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E0730F0" w14:textId="673937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40.05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34ED3783" w14:textId="65A30DE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B776BA5" w14:textId="0471A6F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72.01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F693E41" w14:textId="7AEF8EA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26.05</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3862EFD" w14:textId="34BB839E"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26.60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DC55EA0" w14:textId="71406D4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18.29</w:t>
            </w:r>
          </w:p>
        </w:tc>
      </w:tr>
      <w:tr w:rsidR="00672ADB" w:rsidRPr="00B65ED4" w14:paraId="01BAFB8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7722834"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7D32F3" w14:textId="186D1C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64.79</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868DF" w14:textId="480044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54.09</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27C0FA1" w14:textId="0D2E095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118.88</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6C703414" w14:textId="25B8D8C6"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17.14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8AE3FF" w14:textId="589E840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43.13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6597A71" w14:textId="40C3103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59.62</w:t>
            </w:r>
          </w:p>
        </w:tc>
      </w:tr>
      <w:tr w:rsidR="00672ADB" w:rsidRPr="00B65ED4" w14:paraId="13A76FB6"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4F04AF"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B73ADB4" w14:textId="76668B04"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76.06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FDBB42B" w14:textId="22977F6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11.27</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A9BD766" w14:textId="710D4AF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87.33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7A32E9C" w14:textId="788C50F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24.60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A3FE640" w14:textId="70A89F91"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5.71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70D4FB" w14:textId="1C89F4D9"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55.68</w:t>
            </w:r>
          </w:p>
        </w:tc>
      </w:tr>
      <w:tr w:rsidR="00672ADB" w:rsidRPr="00B65ED4" w14:paraId="3A7C67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755A62"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6191D18" w14:textId="2A87EC02"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15.65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C7E0419" w14:textId="0BDB1B6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28.05</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9701FE1" w14:textId="2D99311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43.69</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3CAAF" w14:textId="5A54CD4C"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33.04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4039482" w14:textId="526F1377"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7.46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8651FA8" w14:textId="1A555748"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3.96</w:t>
            </w:r>
          </w:p>
        </w:tc>
      </w:tr>
      <w:tr w:rsidR="00672ADB" w:rsidRPr="00B65ED4" w14:paraId="19D7F04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19A2E99"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2FA92C7" w14:textId="3E153B55"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31.95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01DDA50D"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26.08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F11A583" w14:textId="298A744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58.03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3075880" w14:textId="02ECBB23"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25.10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BDB0309" w14:textId="2450FE20"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19.96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C10569E" w14:textId="601D17DB" w:rsidR="00672ADB" w:rsidRPr="00B65ED4" w:rsidRDefault="008A3C62">
            <w:pPr>
              <w:jc w:val="right"/>
              <w:rPr>
                <w:rFonts w:ascii="Times New Roman" w:hAnsi="Times New Roman" w:cs="Times New Roman"/>
                <w:sz w:val="24"/>
                <w:szCs w:val="24"/>
              </w:rPr>
            </w:pPr>
            <w:r>
              <w:rPr>
                <w:rFonts w:ascii="Times New Roman" w:hAnsi="Times New Roman" w:cs="Times New Roman"/>
                <w:sz w:val="24"/>
                <w:szCs w:val="24"/>
              </w:rPr>
              <w:t>12.18</w:t>
            </w:r>
          </w:p>
        </w:tc>
      </w:tr>
      <w:tr w:rsidR="00672ADB" w:rsidRPr="00B65ED4" w14:paraId="57C4F6C4" w14:textId="77777777" w:rsidTr="00D846BF">
        <w:trPr>
          <w:trHeight w:val="255"/>
        </w:trPr>
        <w:tc>
          <w:tcPr>
            <w:tcW w:w="3705" w:type="dxa"/>
            <w:gridSpan w:val="3"/>
            <w:tcBorders>
              <w:top w:val="nil"/>
              <w:left w:val="nil"/>
              <w:bottom w:val="nil"/>
              <w:right w:val="nil"/>
            </w:tcBorders>
            <w:shd w:val="clear" w:color="auto" w:fill="auto"/>
            <w:noWrap/>
            <w:tcMar>
              <w:top w:w="15" w:type="dxa"/>
              <w:left w:w="15" w:type="dxa"/>
              <w:bottom w:w="0" w:type="dxa"/>
              <w:right w:w="15" w:type="dxa"/>
            </w:tcMar>
            <w:vAlign w:val="bottom"/>
            <w:hideMark/>
          </w:tcPr>
          <w:p w14:paraId="0C287CAD"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SD of annual means</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843BFE2" w14:textId="77777777" w:rsidR="00672ADB" w:rsidRPr="00B65ED4" w:rsidRDefault="00672ADB">
            <w:pPr>
              <w:rPr>
                <w:rFonts w:ascii="Times New Roman" w:hAnsi="Times New Roman" w:cs="Times New Roman"/>
                <w:b/>
                <w:bCs/>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A24FC12"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7E71681"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7573625" w14:textId="77777777" w:rsidR="00672ADB" w:rsidRPr="00B65ED4" w:rsidRDefault="00672ADB">
            <w:pPr>
              <w:rPr>
                <w:rFonts w:ascii="Times New Roman" w:hAnsi="Times New Roman" w:cs="Times New Roman"/>
                <w:sz w:val="24"/>
                <w:szCs w:val="24"/>
              </w:rPr>
            </w:pPr>
          </w:p>
        </w:tc>
      </w:tr>
      <w:tr w:rsidR="00672ADB" w:rsidRPr="00B65ED4" w14:paraId="5324AC7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A3BA86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1DB934AB" w14:textId="59B684A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10.85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5263A24" w14:textId="2FC0D3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8.01</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069175DC" w14:textId="3BA8BE2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11.53</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1563394A" w14:textId="564F8217"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3.01</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A99807C" w14:textId="1CCE8CF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5.38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E2DC28" w14:textId="53FDD1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4.76</w:t>
            </w:r>
          </w:p>
        </w:tc>
      </w:tr>
      <w:tr w:rsidR="00672ADB" w:rsidRPr="00B65ED4" w14:paraId="281F12A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0F94B70"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36CFEB58" w14:textId="525C73F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24.30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8458C5" w14:textId="15728DE4"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17.98</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D4E7A8C" w14:textId="10191445"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21.77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36C025CD" w14:textId="16D6C70B"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0.97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476F441" w14:textId="3C069CD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12.89</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2851FBA" w14:textId="2F1EE2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20.06</w:t>
            </w:r>
          </w:p>
        </w:tc>
      </w:tr>
      <w:tr w:rsidR="00672ADB" w:rsidRPr="00B65ED4" w14:paraId="09CD7429"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B1BD36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058A19D9" w14:textId="172F414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64.95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1E0E3DE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3.36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23687C04" w14:textId="243682E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63.07</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A6A5D6C" w14:textId="366B4A9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3.23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D8EEC5F" w14:textId="58B760C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3.73</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F0EE754" w14:textId="588EC1F0"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54.85</w:t>
            </w:r>
          </w:p>
        </w:tc>
      </w:tr>
      <w:tr w:rsidR="00672ADB" w:rsidRPr="00B65ED4" w14:paraId="134C89A1"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9EDF8E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9736022" w14:textId="61C82401"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3.70</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4A3BCF7E" w14:textId="2BE5D002"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4.56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393F820" w14:textId="25DD72A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5.75</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0EA2DE49" w14:textId="62552793"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3.57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9365756" w14:textId="2A19AAD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1.12</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4C1364A" w14:textId="0B86E91C"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0.83</w:t>
            </w:r>
          </w:p>
        </w:tc>
      </w:tr>
      <w:tr w:rsidR="00672ADB" w:rsidRPr="00B65ED4" w14:paraId="6CED4150" w14:textId="77777777" w:rsidTr="00D846BF">
        <w:trPr>
          <w:trHeight w:val="270"/>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A48A9AB"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0A21090" w14:textId="7511DF3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4623F7F" w14:textId="6996A5AF"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4.60</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782AED82" w14:textId="5EBF7C39"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5.61</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1E69687" w14:textId="17B06278"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1.87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6298E17" w14:textId="05C1695A"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3.10</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33CC20D" w14:textId="73F2160D" w:rsidR="00672ADB" w:rsidRPr="00B65ED4" w:rsidRDefault="00651D2A">
            <w:pPr>
              <w:jc w:val="right"/>
              <w:rPr>
                <w:rFonts w:ascii="Times New Roman" w:hAnsi="Times New Roman" w:cs="Times New Roman"/>
                <w:sz w:val="24"/>
                <w:szCs w:val="24"/>
              </w:rPr>
            </w:pPr>
            <w:r>
              <w:rPr>
                <w:rFonts w:ascii="Times New Roman" w:hAnsi="Times New Roman" w:cs="Times New Roman"/>
                <w:sz w:val="24"/>
                <w:szCs w:val="24"/>
              </w:rPr>
              <w:t>2.47</w:t>
            </w:r>
          </w:p>
        </w:tc>
      </w:tr>
      <w:tr w:rsidR="00672ADB" w:rsidRPr="00B65ED4" w14:paraId="53E41E9A" w14:textId="77777777" w:rsidTr="00D846BF">
        <w:trPr>
          <w:trHeight w:val="300"/>
        </w:trPr>
        <w:tc>
          <w:tcPr>
            <w:tcW w:w="2625" w:type="dxa"/>
            <w:gridSpan w:val="2"/>
            <w:tcBorders>
              <w:top w:val="nil"/>
              <w:left w:val="nil"/>
              <w:bottom w:val="nil"/>
              <w:right w:val="nil"/>
            </w:tcBorders>
            <w:shd w:val="clear" w:color="auto" w:fill="auto"/>
            <w:noWrap/>
            <w:tcMar>
              <w:top w:w="15" w:type="dxa"/>
              <w:left w:w="15" w:type="dxa"/>
              <w:bottom w:w="0" w:type="dxa"/>
              <w:right w:w="15" w:type="dxa"/>
            </w:tcMar>
            <w:vAlign w:val="bottom"/>
            <w:hideMark/>
          </w:tcPr>
          <w:p w14:paraId="64EF9D09" w14:textId="77777777" w:rsidR="00672ADB" w:rsidRPr="00B65ED4" w:rsidRDefault="00672ADB">
            <w:pPr>
              <w:rPr>
                <w:rFonts w:ascii="Times New Roman" w:hAnsi="Times New Roman" w:cs="Times New Roman"/>
                <w:b/>
                <w:bCs/>
                <w:sz w:val="24"/>
                <w:szCs w:val="24"/>
              </w:rPr>
            </w:pPr>
            <w:r w:rsidRPr="00B65ED4">
              <w:rPr>
                <w:rFonts w:ascii="Times New Roman" w:hAnsi="Times New Roman" w:cs="Times New Roman"/>
                <w:b/>
                <w:bCs/>
                <w:sz w:val="24"/>
                <w:szCs w:val="24"/>
              </w:rPr>
              <w:t>Proportion of total load</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7684F97" w14:textId="77777777" w:rsidR="00672ADB" w:rsidRPr="00B65ED4" w:rsidRDefault="00672ADB">
            <w:pPr>
              <w:rPr>
                <w:rFonts w:ascii="Times New Roman" w:hAnsi="Times New Roman" w:cs="Times New Roman"/>
                <w:b/>
                <w:bCs/>
                <w:sz w:val="24"/>
                <w:szCs w:val="24"/>
              </w:rPr>
            </w:pP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57C22E38" w14:textId="77777777" w:rsidR="00672ADB" w:rsidRPr="00B65ED4" w:rsidRDefault="00672ADB">
            <w:pPr>
              <w:rPr>
                <w:rFonts w:ascii="Times New Roman" w:hAnsi="Times New Roman" w:cs="Times New Roman"/>
                <w:sz w:val="24"/>
                <w:szCs w:val="24"/>
              </w:rPr>
            </w:pP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F73F66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2EC1BCDE" w14:textId="77777777" w:rsidR="00672ADB" w:rsidRPr="00B65ED4" w:rsidRDefault="00672ADB">
            <w:pPr>
              <w:rPr>
                <w:rFonts w:ascii="Times New Roman" w:hAnsi="Times New Roman" w:cs="Times New Roman"/>
                <w:sz w:val="24"/>
                <w:szCs w:val="24"/>
              </w:rPr>
            </w:pP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977617F" w14:textId="77777777" w:rsidR="00672ADB" w:rsidRPr="00B65ED4" w:rsidRDefault="00672ADB">
            <w:pPr>
              <w:rPr>
                <w:rFonts w:ascii="Times New Roman" w:hAnsi="Times New Roman" w:cs="Times New Roman"/>
                <w:sz w:val="24"/>
                <w:szCs w:val="24"/>
              </w:rPr>
            </w:pPr>
          </w:p>
        </w:tc>
      </w:tr>
      <w:tr w:rsidR="00672ADB" w:rsidRPr="00B65ED4" w14:paraId="425F8A08"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176CF23"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Harp</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75F55FB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1659578" w14:textId="4A513495"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123FA08"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2C3BCBCA" w14:textId="1F01198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D05D7C8" w14:textId="12D6F5C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3433CD80" w14:textId="708E17B6"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0.25</w:t>
            </w:r>
          </w:p>
        </w:tc>
      </w:tr>
      <w:tr w:rsidR="00672ADB" w:rsidRPr="00B65ED4" w14:paraId="4EDFF4E4"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63F2946" w14:textId="56A67D39"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Monona</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201F508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0.54</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6C6011D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0.46</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3C987E87"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413AE7C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0.14</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BDA4B88" w14:textId="387072F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0906783"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0.50</w:t>
            </w:r>
          </w:p>
        </w:tc>
      </w:tr>
      <w:tr w:rsidR="00672ADB" w:rsidRPr="00B65ED4" w14:paraId="35B255EA"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00C2A2AD"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Toolik</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45E78424"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0.87</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5DC522E2"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0.13</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6ED81A2E"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73714DFE" w14:textId="6FE5B841"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0.28</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5CCA1011" w14:textId="249A9487"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0.07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4ED753B0"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0.64</w:t>
            </w:r>
          </w:p>
        </w:tc>
      </w:tr>
      <w:tr w:rsidR="00672ADB" w:rsidRPr="00B65ED4" w14:paraId="2D0B0160" w14:textId="77777777" w:rsidTr="00D846BF">
        <w:trPr>
          <w:trHeight w:val="255"/>
        </w:trPr>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1596B6B8"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Trout</w:t>
            </w:r>
          </w:p>
        </w:tc>
        <w:tc>
          <w:tcPr>
            <w:tcW w:w="1665" w:type="dxa"/>
            <w:tcBorders>
              <w:top w:val="nil"/>
              <w:left w:val="nil"/>
              <w:bottom w:val="nil"/>
              <w:right w:val="nil"/>
            </w:tcBorders>
            <w:shd w:val="clear" w:color="auto" w:fill="auto"/>
            <w:noWrap/>
            <w:tcMar>
              <w:top w:w="15" w:type="dxa"/>
              <w:left w:w="15" w:type="dxa"/>
              <w:bottom w:w="0" w:type="dxa"/>
              <w:right w:w="15" w:type="dxa"/>
            </w:tcMar>
            <w:vAlign w:val="bottom"/>
            <w:hideMark/>
          </w:tcPr>
          <w:p w14:paraId="51EC79F9" w14:textId="3D0F9952"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0.36</w:t>
            </w:r>
          </w:p>
        </w:tc>
        <w:tc>
          <w:tcPr>
            <w:tcW w:w="1080" w:type="dxa"/>
            <w:tcBorders>
              <w:top w:val="nil"/>
              <w:left w:val="nil"/>
              <w:bottom w:val="nil"/>
              <w:right w:val="nil"/>
            </w:tcBorders>
            <w:shd w:val="clear" w:color="auto" w:fill="auto"/>
            <w:noWrap/>
            <w:tcMar>
              <w:top w:w="15" w:type="dxa"/>
              <w:left w:w="15" w:type="dxa"/>
              <w:bottom w:w="0" w:type="dxa"/>
              <w:right w:w="15" w:type="dxa"/>
            </w:tcMar>
            <w:vAlign w:val="bottom"/>
            <w:hideMark/>
          </w:tcPr>
          <w:p w14:paraId="78102A15" w14:textId="60FD2844"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0.64</w:t>
            </w:r>
          </w:p>
        </w:tc>
        <w:tc>
          <w:tcPr>
            <w:tcW w:w="1245" w:type="dxa"/>
            <w:tcBorders>
              <w:top w:val="nil"/>
              <w:left w:val="nil"/>
              <w:bottom w:val="nil"/>
              <w:right w:val="nil"/>
            </w:tcBorders>
            <w:shd w:val="clear" w:color="auto" w:fill="auto"/>
            <w:noWrap/>
            <w:tcMar>
              <w:top w:w="15" w:type="dxa"/>
              <w:left w:w="15" w:type="dxa"/>
              <w:bottom w:w="0" w:type="dxa"/>
              <w:right w:w="15" w:type="dxa"/>
            </w:tcMar>
            <w:vAlign w:val="bottom"/>
            <w:hideMark/>
          </w:tcPr>
          <w:p w14:paraId="1F2B65A9"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nil"/>
              <w:right w:val="nil"/>
            </w:tcBorders>
            <w:shd w:val="clear" w:color="auto" w:fill="auto"/>
            <w:noWrap/>
            <w:tcMar>
              <w:top w:w="15" w:type="dxa"/>
              <w:left w:w="15" w:type="dxa"/>
              <w:bottom w:w="0" w:type="dxa"/>
              <w:right w:w="15" w:type="dxa"/>
            </w:tcMar>
            <w:vAlign w:val="bottom"/>
            <w:hideMark/>
          </w:tcPr>
          <w:p w14:paraId="5EE7CBF3" w14:textId="3A7E7BBF"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0.76</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7D881505" w14:textId="6463C96B"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0.17</w:t>
            </w:r>
          </w:p>
        </w:tc>
        <w:tc>
          <w:tcPr>
            <w:tcW w:w="960" w:type="dxa"/>
            <w:tcBorders>
              <w:top w:val="nil"/>
              <w:left w:val="nil"/>
              <w:bottom w:val="nil"/>
              <w:right w:val="nil"/>
            </w:tcBorders>
            <w:shd w:val="clear" w:color="auto" w:fill="auto"/>
            <w:noWrap/>
            <w:tcMar>
              <w:top w:w="15" w:type="dxa"/>
              <w:left w:w="15" w:type="dxa"/>
              <w:bottom w:w="0" w:type="dxa"/>
              <w:right w:w="15" w:type="dxa"/>
            </w:tcMar>
            <w:vAlign w:val="bottom"/>
            <w:hideMark/>
          </w:tcPr>
          <w:p w14:paraId="689B68A9" w14:textId="16D3E43A" w:rsidR="00672ADB" w:rsidRPr="00B65ED4" w:rsidRDefault="00E31D9B">
            <w:pPr>
              <w:jc w:val="right"/>
              <w:rPr>
                <w:rFonts w:ascii="Times New Roman" w:hAnsi="Times New Roman" w:cs="Times New Roman"/>
                <w:sz w:val="24"/>
                <w:szCs w:val="24"/>
              </w:rPr>
            </w:pPr>
            <w:r>
              <w:rPr>
                <w:rFonts w:ascii="Times New Roman" w:hAnsi="Times New Roman" w:cs="Times New Roman"/>
                <w:sz w:val="24"/>
                <w:szCs w:val="24"/>
              </w:rPr>
              <w:t>0.09</w:t>
            </w:r>
          </w:p>
        </w:tc>
      </w:tr>
      <w:tr w:rsidR="00672ADB" w:rsidRPr="00B65ED4" w14:paraId="717F0A67" w14:textId="77777777" w:rsidTr="00D846BF">
        <w:trPr>
          <w:trHeight w:val="270"/>
        </w:trPr>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A407B85" w14:textId="77777777" w:rsidR="00672ADB" w:rsidRPr="00B65ED4" w:rsidRDefault="00672ADB">
            <w:pPr>
              <w:rPr>
                <w:rFonts w:ascii="Times New Roman" w:hAnsi="Times New Roman" w:cs="Times New Roman"/>
                <w:sz w:val="24"/>
                <w:szCs w:val="24"/>
              </w:rPr>
            </w:pPr>
            <w:r w:rsidRPr="00B65ED4">
              <w:rPr>
                <w:rFonts w:ascii="Times New Roman" w:hAnsi="Times New Roman" w:cs="Times New Roman"/>
                <w:sz w:val="24"/>
                <w:szCs w:val="24"/>
              </w:rPr>
              <w:t>Vanern</w:t>
            </w:r>
          </w:p>
        </w:tc>
        <w:tc>
          <w:tcPr>
            <w:tcW w:w="166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36CF6746"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0.55</w:t>
            </w:r>
          </w:p>
        </w:tc>
        <w:tc>
          <w:tcPr>
            <w:tcW w:w="108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4DB9A69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0.45</w:t>
            </w:r>
          </w:p>
        </w:tc>
        <w:tc>
          <w:tcPr>
            <w:tcW w:w="1245"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6639F275"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1.00</w:t>
            </w:r>
          </w:p>
        </w:tc>
        <w:tc>
          <w:tcPr>
            <w:tcW w:w="99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58176465" w14:textId="31A75EA0" w:rsidR="00672ADB" w:rsidRPr="00B65ED4" w:rsidRDefault="00676CDB">
            <w:pPr>
              <w:jc w:val="right"/>
              <w:rPr>
                <w:rFonts w:ascii="Times New Roman" w:hAnsi="Times New Roman" w:cs="Times New Roman"/>
                <w:sz w:val="24"/>
                <w:szCs w:val="24"/>
              </w:rPr>
            </w:pPr>
            <w:r>
              <w:rPr>
                <w:rFonts w:ascii="Times New Roman" w:hAnsi="Times New Roman" w:cs="Times New Roman"/>
                <w:sz w:val="24"/>
                <w:szCs w:val="24"/>
              </w:rPr>
              <w:t>0.43</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14735421"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0.34</w:t>
            </w:r>
          </w:p>
        </w:tc>
        <w:tc>
          <w:tcPr>
            <w:tcW w:w="960" w:type="dxa"/>
            <w:tcBorders>
              <w:top w:val="nil"/>
              <w:left w:val="nil"/>
              <w:bottom w:val="single" w:sz="8" w:space="0" w:color="auto"/>
              <w:right w:val="nil"/>
            </w:tcBorders>
            <w:shd w:val="clear" w:color="auto" w:fill="auto"/>
            <w:noWrap/>
            <w:tcMar>
              <w:top w:w="15" w:type="dxa"/>
              <w:left w:w="15" w:type="dxa"/>
              <w:bottom w:w="0" w:type="dxa"/>
              <w:right w:w="15" w:type="dxa"/>
            </w:tcMar>
            <w:vAlign w:val="bottom"/>
            <w:hideMark/>
          </w:tcPr>
          <w:p w14:paraId="276F3CDF" w14:textId="77777777" w:rsidR="00672ADB" w:rsidRPr="00B65ED4" w:rsidRDefault="00672ADB">
            <w:pPr>
              <w:jc w:val="right"/>
              <w:rPr>
                <w:rFonts w:ascii="Times New Roman" w:hAnsi="Times New Roman" w:cs="Times New Roman"/>
                <w:sz w:val="24"/>
                <w:szCs w:val="24"/>
              </w:rPr>
            </w:pPr>
            <w:r w:rsidRPr="00B65ED4">
              <w:rPr>
                <w:rFonts w:ascii="Times New Roman" w:hAnsi="Times New Roman" w:cs="Times New Roman"/>
                <w:sz w:val="24"/>
                <w:szCs w:val="24"/>
              </w:rPr>
              <w:t>0.21</w:t>
            </w:r>
          </w:p>
        </w:tc>
      </w:tr>
    </w:tbl>
    <w:p w14:paraId="0B082772" w14:textId="1A845EAF" w:rsidR="000233C2" w:rsidRPr="00B65ED4" w:rsidRDefault="000233C2">
      <w:pPr>
        <w:rPr>
          <w:rFonts w:ascii="Times New Roman" w:eastAsia="Times New Roman" w:hAnsi="Times New Roman" w:cs="Times New Roman"/>
          <w:sz w:val="24"/>
          <w:szCs w:val="24"/>
        </w:rPr>
        <w:sectPr w:rsidR="000233C2" w:rsidRPr="00B65ED4" w:rsidSect="009E6D7D">
          <w:pgSz w:w="12240" w:h="15840"/>
          <w:pgMar w:top="1440" w:right="1440" w:bottom="1440" w:left="1440" w:header="720" w:footer="720" w:gutter="0"/>
          <w:cols w:space="720"/>
          <w:docGrid w:linePitch="299"/>
        </w:sectPr>
      </w:pPr>
      <w:r w:rsidRPr="00B65ED4">
        <w:rPr>
          <w:rFonts w:ascii="Times New Roman" w:eastAsia="Times New Roman" w:hAnsi="Times New Roman" w:cs="Times New Roman"/>
          <w:sz w:val="24"/>
          <w:szCs w:val="24"/>
        </w:rPr>
        <w:br w:type="page"/>
      </w:r>
    </w:p>
    <w:p w14:paraId="27106CF1" w14:textId="77777777" w:rsidR="000233C2" w:rsidRPr="00B65ED4" w:rsidRDefault="000233C2" w:rsidP="000233C2">
      <w:pPr>
        <w:spacing w:line="480" w:lineRule="auto"/>
        <w:rPr>
          <w:rFonts w:ascii="Times New Roman" w:eastAsia="Times New Roman" w:hAnsi="Times New Roman" w:cs="Times New Roman"/>
          <w:sz w:val="24"/>
          <w:szCs w:val="24"/>
        </w:rPr>
      </w:pPr>
    </w:p>
    <w:p w14:paraId="666C8B66" w14:textId="6E9974E4" w:rsidR="00FB5C1C" w:rsidRPr="00B8246F" w:rsidRDefault="00801593" w:rsidP="00B8246F">
      <w:pPr>
        <w:rPr>
          <w:rFonts w:ascii="Times New Roman" w:eastAsia="Times New Roman" w:hAnsi="Times New Roman" w:cs="Times New Roman"/>
          <w:sz w:val="24"/>
          <w:szCs w:val="24"/>
        </w:rPr>
      </w:pPr>
      <w:r w:rsidRPr="00B8246F">
        <w:rPr>
          <w:rFonts w:ascii="Times New Roman" w:hAnsi="Times New Roman" w:cs="Times New Roman"/>
          <w:b/>
          <w:sz w:val="24"/>
          <w:szCs w:val="24"/>
        </w:rPr>
        <w:t>FIGURES</w:t>
      </w:r>
      <w:r w:rsidR="00FB5C1C" w:rsidRPr="00B8246F">
        <w:rPr>
          <w:rFonts w:ascii="Times New Roman" w:hAnsi="Times New Roman" w:cs="Times New Roman"/>
          <w:b/>
          <w:sz w:val="24"/>
          <w:szCs w:val="24"/>
        </w:rPr>
        <w:t xml:space="preserve"> </w:t>
      </w:r>
    </w:p>
    <w:p w14:paraId="19E88EEE" w14:textId="4EB3E532" w:rsidR="00FB5C1C" w:rsidRPr="00B65ED4" w:rsidRDefault="00FB5C1C" w:rsidP="00FB5C1C">
      <w:pPr>
        <w:pStyle w:val="NormalWeb"/>
        <w:spacing w:before="0" w:beforeAutospacing="0" w:after="0" w:afterAutospacing="0" w:line="480" w:lineRule="auto"/>
        <w:rPr>
          <w:b/>
        </w:rPr>
      </w:pPr>
      <w:r w:rsidRPr="00B65ED4">
        <w:rPr>
          <w:b/>
        </w:rPr>
        <w:t>Figure 1.</w:t>
      </w:r>
    </w:p>
    <w:p w14:paraId="1F364041" w14:textId="77777777" w:rsidR="00801593" w:rsidRPr="00B65ED4" w:rsidRDefault="00801593" w:rsidP="000233C2">
      <w:pPr>
        <w:pStyle w:val="NormalWeb"/>
        <w:spacing w:before="0" w:beforeAutospacing="0" w:after="0" w:afterAutospacing="0" w:line="480" w:lineRule="auto"/>
        <w:rPr>
          <w:b/>
        </w:rPr>
      </w:pPr>
    </w:p>
    <w:p w14:paraId="7F4BBDE6" w14:textId="77777777" w:rsidR="00664D73" w:rsidRPr="00B65ED4" w:rsidRDefault="00BE2E7F" w:rsidP="000233C2">
      <w:pPr>
        <w:pStyle w:val="NormalWeb"/>
        <w:spacing w:before="0" w:beforeAutospacing="0" w:after="0" w:afterAutospacing="0" w:line="480" w:lineRule="auto"/>
      </w:pPr>
      <w:r w:rsidRPr="00B65ED4">
        <w:rPr>
          <w:noProof/>
        </w:rPr>
        <w:drawing>
          <wp:inline distT="0" distB="0" distL="0" distR="0" wp14:anchorId="7B042560" wp14:editId="691ADF64">
            <wp:extent cx="5943600" cy="259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S_model-03.png"/>
                    <pic:cNvPicPr/>
                  </pic:nvPicPr>
                  <pic:blipFill>
                    <a:blip r:embed="rId16"/>
                    <a:stretch>
                      <a:fillRect/>
                    </a:stretch>
                  </pic:blipFill>
                  <pic:spPr>
                    <a:xfrm>
                      <a:off x="0" y="0"/>
                      <a:ext cx="5943600" cy="2593975"/>
                    </a:xfrm>
                    <a:prstGeom prst="rect">
                      <a:avLst/>
                    </a:prstGeom>
                  </pic:spPr>
                </pic:pic>
              </a:graphicData>
            </a:graphic>
          </wp:inline>
        </w:drawing>
      </w:r>
    </w:p>
    <w:p w14:paraId="32F31B98" w14:textId="66628137" w:rsidR="0004438D" w:rsidRPr="00B65ED4" w:rsidRDefault="0004438D" w:rsidP="00FB5C1C">
      <w:pPr>
        <w:spacing w:line="480" w:lineRule="auto"/>
        <w:rPr>
          <w:rFonts w:ascii="Times New Roman" w:hAnsi="Times New Roman" w:cs="Times New Roman"/>
          <w:b/>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1. Conceptual diagram of</w:t>
      </w:r>
      <w:r w:rsidR="006F4FA3" w:rsidRPr="00B65ED4">
        <w:rPr>
          <w:rFonts w:ascii="Times New Roman" w:eastAsia="Times New Roman" w:hAnsi="Times New Roman" w:cs="Times New Roman"/>
          <w:sz w:val="24"/>
          <w:szCs w:val="24"/>
        </w:rPr>
        <w:t xml:space="preserve"> the</w:t>
      </w:r>
      <w:r w:rsidRPr="00B65ED4">
        <w:rPr>
          <w:rFonts w:ascii="Times New Roman" w:eastAsia="Times New Roman" w:hAnsi="Times New Roman" w:cs="Times New Roman"/>
          <w:sz w:val="24"/>
          <w:szCs w:val="24"/>
        </w:rPr>
        <w:t xml:space="preserve"> organic carbon</w:t>
      </w:r>
      <w:r w:rsidR="006F4FA3" w:rsidRPr="00B65ED4">
        <w:rPr>
          <w:rFonts w:ascii="Times New Roman" w:eastAsia="Times New Roman" w:hAnsi="Times New Roman" w:cs="Times New Roman"/>
          <w:sz w:val="24"/>
          <w:szCs w:val="24"/>
        </w:rPr>
        <w:t xml:space="preserve"> lake model depicting</w:t>
      </w:r>
      <w:r w:rsidRPr="00B65ED4">
        <w:rPr>
          <w:rFonts w:ascii="Times New Roman" w:eastAsia="Times New Roman" w:hAnsi="Times New Roman" w:cs="Times New Roman"/>
          <w:sz w:val="24"/>
          <w:szCs w:val="24"/>
        </w:rPr>
        <w:t xml:space="preserve"> fluxes based on alloc</w:t>
      </w:r>
      <w:r w:rsidR="005D41D3">
        <w:rPr>
          <w:rFonts w:ascii="Times New Roman" w:eastAsia="Times New Roman" w:hAnsi="Times New Roman" w:cs="Times New Roman"/>
          <w:sz w:val="24"/>
          <w:szCs w:val="24"/>
        </w:rPr>
        <w:t>h</w:t>
      </w:r>
      <w:r w:rsidRPr="00B65ED4">
        <w:rPr>
          <w:rFonts w:ascii="Times New Roman" w:eastAsia="Times New Roman" w:hAnsi="Times New Roman" w:cs="Times New Roman"/>
          <w:sz w:val="24"/>
          <w:szCs w:val="24"/>
        </w:rPr>
        <w:t>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 xml:space="preserve">alloch; </w:t>
      </w:r>
      <w:r w:rsidR="00684F69" w:rsidRPr="00B65ED4">
        <w:rPr>
          <w:rFonts w:ascii="Times New Roman" w:eastAsia="Times New Roman" w:hAnsi="Times New Roman" w:cs="Times New Roman"/>
          <w:sz w:val="24"/>
          <w:szCs w:val="24"/>
        </w:rPr>
        <w:t>externally derived</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autochthonous</w:t>
      </w:r>
      <w:r w:rsidR="006F4FA3" w:rsidRPr="00B65ED4">
        <w:rPr>
          <w:rFonts w:ascii="Times New Roman" w:eastAsia="Times New Roman" w:hAnsi="Times New Roman" w:cs="Times New Roman"/>
          <w:sz w:val="24"/>
          <w:szCs w:val="24"/>
        </w:rPr>
        <w:t xml:space="preserve"> </w:t>
      </w:r>
      <w:r w:rsidR="002C01C0" w:rsidRPr="00B65ED4">
        <w:rPr>
          <w:rFonts w:ascii="Times New Roman" w:eastAsia="Times New Roman" w:hAnsi="Times New Roman" w:cs="Times New Roman"/>
          <w:sz w:val="24"/>
          <w:szCs w:val="24"/>
        </w:rPr>
        <w:t>(autoch</w:t>
      </w:r>
      <w:r w:rsidR="0057628F" w:rsidRPr="00B65ED4">
        <w:rPr>
          <w:rFonts w:ascii="Times New Roman" w:eastAsia="Times New Roman" w:hAnsi="Times New Roman" w:cs="Times New Roman"/>
          <w:sz w:val="24"/>
          <w:szCs w:val="24"/>
        </w:rPr>
        <w:t xml:space="preserve">; internally derived; </w:t>
      </w:r>
      <w:r w:rsidR="006F4FA3" w:rsidRPr="00B65ED4">
        <w:rPr>
          <w:rFonts w:ascii="Times New Roman" w:eastAsia="Times New Roman" w:hAnsi="Times New Roman" w:cs="Times New Roman"/>
          <w:sz w:val="24"/>
          <w:szCs w:val="24"/>
        </w:rPr>
        <w:t>NPP)</w:t>
      </w:r>
      <w:r w:rsidRPr="00B65ED4">
        <w:rPr>
          <w:rFonts w:ascii="Times New Roman" w:eastAsia="Times New Roman" w:hAnsi="Times New Roman" w:cs="Times New Roman"/>
          <w:sz w:val="24"/>
          <w:szCs w:val="24"/>
        </w:rPr>
        <w:t xml:space="preserve"> inputs</w:t>
      </w:r>
      <w:r w:rsidR="006F4FA3" w:rsidRPr="00B65ED4">
        <w:rPr>
          <w:rFonts w:ascii="Times New Roman" w:eastAsia="Times New Roman" w:hAnsi="Times New Roman" w:cs="Times New Roman"/>
          <w:sz w:val="24"/>
          <w:szCs w:val="24"/>
        </w:rPr>
        <w:t xml:space="preserve"> of organic carbon</w:t>
      </w:r>
      <w:r w:rsidRPr="00B65ED4">
        <w:rPr>
          <w:rFonts w:ascii="Times New Roman" w:eastAsia="Times New Roman" w:hAnsi="Times New Roman" w:cs="Times New Roman"/>
          <w:sz w:val="24"/>
          <w:szCs w:val="24"/>
        </w:rPr>
        <w:t xml:space="preserve">, </w:t>
      </w:r>
      <w:r w:rsidR="006F4FA3" w:rsidRPr="00B65ED4">
        <w:rPr>
          <w:rFonts w:ascii="Times New Roman" w:eastAsia="Times New Roman" w:hAnsi="Times New Roman" w:cs="Times New Roman"/>
          <w:sz w:val="24"/>
          <w:szCs w:val="24"/>
        </w:rPr>
        <w:t xml:space="preserve">long-term </w:t>
      </w:r>
      <w:r w:rsidRPr="00B65ED4">
        <w:rPr>
          <w:rFonts w:ascii="Times New Roman" w:eastAsia="Times New Roman" w:hAnsi="Times New Roman" w:cs="Times New Roman"/>
          <w:sz w:val="24"/>
          <w:szCs w:val="24"/>
        </w:rPr>
        <w:t>burial, leaching of particulate organic carbon (POC) to dissolved organic carbon (DOC)</w:t>
      </w:r>
      <w:r w:rsidR="006F4FA3" w:rsidRPr="00B65ED4">
        <w:rPr>
          <w:rFonts w:ascii="Times New Roman" w:eastAsia="Times New Roman" w:hAnsi="Times New Roman" w:cs="Times New Roman"/>
          <w:sz w:val="24"/>
          <w:szCs w:val="24"/>
        </w:rPr>
        <w:t>, respiration of DOC to CO</w:t>
      </w:r>
      <w:r w:rsidR="006F4FA3" w:rsidRPr="00B65ED4">
        <w:rPr>
          <w:rFonts w:ascii="Times New Roman" w:eastAsia="Times New Roman" w:hAnsi="Times New Roman" w:cs="Times New Roman"/>
          <w:sz w:val="24"/>
          <w:szCs w:val="24"/>
          <w:vertAlign w:val="subscript"/>
        </w:rPr>
        <w:t>2</w:t>
      </w:r>
      <w:r w:rsidR="006F4FA3" w:rsidRPr="00B65ED4">
        <w:rPr>
          <w:rFonts w:ascii="Times New Roman" w:eastAsia="Times New Roman" w:hAnsi="Times New Roman" w:cs="Times New Roman"/>
          <w:sz w:val="24"/>
          <w:szCs w:val="24"/>
        </w:rPr>
        <w:t>,</w:t>
      </w:r>
      <w:r w:rsidRPr="00B65ED4">
        <w:rPr>
          <w:rFonts w:ascii="Times New Roman" w:eastAsia="Times New Roman" w:hAnsi="Times New Roman" w:cs="Times New Roman"/>
          <w:sz w:val="24"/>
          <w:szCs w:val="24"/>
        </w:rPr>
        <w:t xml:space="preserve"> and export</w:t>
      </w:r>
      <w:r w:rsidR="006F4FA3" w:rsidRPr="00B65ED4">
        <w:rPr>
          <w:rFonts w:ascii="Times New Roman" w:eastAsia="Times New Roman" w:hAnsi="Times New Roman" w:cs="Times New Roman"/>
          <w:sz w:val="24"/>
          <w:szCs w:val="24"/>
        </w:rPr>
        <w:t xml:space="preserve"> via outflow</w:t>
      </w:r>
      <w:r w:rsidRPr="00B65ED4">
        <w:rPr>
          <w:rFonts w:ascii="Times New Roman" w:eastAsia="Times New Roman" w:hAnsi="Times New Roman" w:cs="Times New Roman"/>
          <w:sz w:val="24"/>
          <w:szCs w:val="24"/>
        </w:rPr>
        <w:t>.</w:t>
      </w:r>
      <w:r w:rsidR="00590BA0" w:rsidRPr="00B65ED4">
        <w:rPr>
          <w:rFonts w:ascii="Times New Roman" w:eastAsia="Times New Roman" w:hAnsi="Times New Roman" w:cs="Times New Roman"/>
          <w:sz w:val="24"/>
          <w:szCs w:val="24"/>
        </w:rPr>
        <w:t xml:space="preserve"> Four parameters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Autoch</w:t>
      </w:r>
      <w:r w:rsidRPr="00B65ED4">
        <w:rPr>
          <w:rFonts w:ascii="Times New Roman" w:eastAsia="Times New Roman" w:hAnsi="Times New Roman" w:cs="Times New Roman"/>
          <w:sz w:val="24"/>
          <w:szCs w:val="24"/>
        </w:rPr>
        <w:t xml:space="preserve">, and </w:t>
      </w:r>
      <w:r w:rsidR="008B57EF">
        <w:rPr>
          <w:rFonts w:ascii="Times New Roman" w:eastAsia="Times New Roman" w:hAnsi="Times New Roman" w:cs="Times New Roman"/>
          <w:sz w:val="24"/>
          <w:szCs w:val="24"/>
        </w:rPr>
        <w:t>BPOC</w:t>
      </w:r>
      <w:r w:rsidR="002C01C0" w:rsidRPr="00B65ED4">
        <w:rPr>
          <w:rFonts w:ascii="Times New Roman" w:eastAsia="Times New Roman" w:hAnsi="Times New Roman" w:cs="Times New Roman"/>
          <w:sz w:val="24"/>
          <w:szCs w:val="24"/>
          <w:vertAlign w:val="subscript"/>
        </w:rPr>
        <w:t>Alloch</w:t>
      </w:r>
      <w:r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we</w:t>
      </w:r>
      <w:r w:rsidRPr="00B65ED4">
        <w:rPr>
          <w:rFonts w:ascii="Times New Roman" w:eastAsia="Times New Roman" w:hAnsi="Times New Roman" w:cs="Times New Roman"/>
          <w:sz w:val="24"/>
          <w:szCs w:val="24"/>
        </w:rPr>
        <w:t xml:space="preserve">re </w:t>
      </w:r>
      <w:r w:rsidR="002C76D4" w:rsidRPr="00B65ED4">
        <w:rPr>
          <w:rFonts w:ascii="Times New Roman" w:eastAsia="Times New Roman" w:hAnsi="Times New Roman" w:cs="Times New Roman"/>
          <w:sz w:val="24"/>
          <w:szCs w:val="24"/>
        </w:rPr>
        <w:t xml:space="preserve">calibrated </w:t>
      </w:r>
      <w:r w:rsidRPr="00B65ED4">
        <w:rPr>
          <w:rFonts w:ascii="Times New Roman" w:eastAsia="Times New Roman" w:hAnsi="Times New Roman" w:cs="Times New Roman"/>
          <w:sz w:val="24"/>
          <w:szCs w:val="24"/>
        </w:rPr>
        <w:t>for each</w:t>
      </w:r>
      <w:r w:rsidR="005D41D3">
        <w:rPr>
          <w:rFonts w:ascii="Times New Roman" w:eastAsia="Times New Roman" w:hAnsi="Times New Roman" w:cs="Times New Roman"/>
          <w:sz w:val="24"/>
          <w:szCs w:val="24"/>
        </w:rPr>
        <w:t xml:space="preserve"> </w:t>
      </w:r>
      <w:r w:rsidRPr="00B65ED4">
        <w:rPr>
          <w:rFonts w:ascii="Times New Roman" w:eastAsia="Times New Roman" w:hAnsi="Times New Roman" w:cs="Times New Roman"/>
          <w:sz w:val="24"/>
          <w:szCs w:val="24"/>
        </w:rPr>
        <w:t xml:space="preserve">lake. </w:t>
      </w:r>
      <w:r w:rsidR="0018401D" w:rsidRPr="00B65ED4">
        <w:rPr>
          <w:rFonts w:ascii="Times New Roman" w:eastAsia="Times New Roman" w:hAnsi="Times New Roman" w:cs="Times New Roman"/>
          <w:sz w:val="24"/>
          <w:szCs w:val="24"/>
        </w:rPr>
        <w:t>Parameters and equations are defined in Tables 2 and 3.</w:t>
      </w:r>
    </w:p>
    <w:p w14:paraId="68695330" w14:textId="77777777" w:rsidR="00FB5C1C" w:rsidRDefault="009048FB" w:rsidP="009048FB">
      <w:pPr>
        <w:rPr>
          <w:rFonts w:ascii="Times New Roman" w:hAnsi="Times New Roman" w:cs="Times New Roman"/>
          <w:sz w:val="24"/>
          <w:szCs w:val="24"/>
        </w:rPr>
        <w:sectPr w:rsidR="00FB5C1C" w:rsidSect="0018401D">
          <w:pgSz w:w="12240" w:h="15840"/>
          <w:pgMar w:top="1440" w:right="1440" w:bottom="1440" w:left="1440" w:header="720" w:footer="720" w:gutter="0"/>
          <w:cols w:space="720"/>
          <w:docGrid w:linePitch="299"/>
        </w:sectPr>
      </w:pPr>
      <w:r w:rsidRPr="00B65ED4">
        <w:rPr>
          <w:rFonts w:ascii="Times New Roman" w:hAnsi="Times New Roman" w:cs="Times New Roman"/>
          <w:sz w:val="24"/>
          <w:szCs w:val="24"/>
        </w:rPr>
        <w:t xml:space="preserve"> </w:t>
      </w:r>
    </w:p>
    <w:p w14:paraId="39EEBE1C"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2.</w:t>
      </w:r>
    </w:p>
    <w:p w14:paraId="33766977" w14:textId="1BB29819" w:rsidR="00B90A7A" w:rsidRPr="00B65ED4" w:rsidRDefault="007C62C1" w:rsidP="009048FB">
      <w:pPr>
        <w:rPr>
          <w:rFonts w:ascii="Times New Roman" w:eastAsia="Times New Roman" w:hAnsi="Times New Roman" w:cs="Times New Roman"/>
          <w:color w:val="auto"/>
          <w:sz w:val="24"/>
          <w:szCs w:val="24"/>
        </w:rPr>
      </w:pPr>
      <w:r>
        <w:rPr>
          <w:rFonts w:ascii="Times New Roman" w:eastAsia="Times New Roman" w:hAnsi="Times New Roman" w:cs="Times New Roman"/>
          <w:noProof/>
          <w:color w:val="auto"/>
          <w:sz w:val="24"/>
          <w:szCs w:val="24"/>
        </w:rPr>
        <w:drawing>
          <wp:inline distT="0" distB="0" distL="0" distR="0" wp14:anchorId="2D81BCC4" wp14:editId="692C7754">
            <wp:extent cx="4620491" cy="635317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MEfit_all3.png"/>
                    <pic:cNvPicPr/>
                  </pic:nvPicPr>
                  <pic:blipFill>
                    <a:blip r:embed="rId17">
                      <a:extLst>
                        <a:ext uri="{28A0092B-C50C-407E-A947-70E740481C1C}">
                          <a14:useLocalDpi xmlns:a14="http://schemas.microsoft.com/office/drawing/2010/main" val="0"/>
                        </a:ext>
                      </a:extLst>
                    </a:blip>
                    <a:stretch>
                      <a:fillRect/>
                    </a:stretch>
                  </pic:blipFill>
                  <pic:spPr>
                    <a:xfrm>
                      <a:off x="0" y="0"/>
                      <a:ext cx="4623241" cy="6356956"/>
                    </a:xfrm>
                    <a:prstGeom prst="rect">
                      <a:avLst/>
                    </a:prstGeom>
                  </pic:spPr>
                </pic:pic>
              </a:graphicData>
            </a:graphic>
          </wp:inline>
        </w:drawing>
      </w:r>
    </w:p>
    <w:p w14:paraId="2C8A3546" w14:textId="26F68399" w:rsidR="0004438D" w:rsidRPr="00B65ED4" w:rsidRDefault="0004438D" w:rsidP="0004438D">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2. </w:t>
      </w:r>
      <w:r w:rsidR="00590BA0" w:rsidRPr="00B65ED4">
        <w:rPr>
          <w:rFonts w:ascii="Times New Roman" w:eastAsia="Times New Roman" w:hAnsi="Times New Roman" w:cs="Times New Roman"/>
          <w:sz w:val="24"/>
          <w:szCs w:val="24"/>
        </w:rPr>
        <w:t>Observed dissolved organic carbon (DOC) and dissolved oxygen</w:t>
      </w:r>
      <w:r w:rsidR="00653233" w:rsidRPr="00B65ED4">
        <w:rPr>
          <w:rFonts w:ascii="Times New Roman" w:eastAsia="Times New Roman" w:hAnsi="Times New Roman" w:cs="Times New Roman"/>
          <w:sz w:val="24"/>
          <w:szCs w:val="24"/>
        </w:rPr>
        <w:t xml:space="preserve"> (DO)</w:t>
      </w:r>
      <w:r w:rsidR="00590BA0" w:rsidRPr="00B65ED4">
        <w:rPr>
          <w:rFonts w:ascii="Times New Roman" w:eastAsia="Times New Roman" w:hAnsi="Times New Roman" w:cs="Times New Roman"/>
          <w:sz w:val="24"/>
          <w:szCs w:val="24"/>
        </w:rPr>
        <w:t xml:space="preserve"> concentrations in </w:t>
      </w:r>
      <w:r w:rsidR="002C01C0" w:rsidRPr="00B65ED4">
        <w:rPr>
          <w:rFonts w:ascii="Times New Roman" w:eastAsia="Times New Roman" w:hAnsi="Times New Roman" w:cs="Times New Roman"/>
          <w:sz w:val="24"/>
          <w:szCs w:val="24"/>
        </w:rPr>
        <w:t>each lake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teal squares</w:t>
      </w:r>
      <w:r w:rsidR="00590BA0" w:rsidRPr="00B65ED4">
        <w:rPr>
          <w:rFonts w:ascii="Times New Roman" w:eastAsia="Times New Roman" w:hAnsi="Times New Roman" w:cs="Times New Roman"/>
          <w:sz w:val="24"/>
          <w:szCs w:val="24"/>
        </w:rPr>
        <w:t xml:space="preserve">) compared </w:t>
      </w:r>
      <w:r w:rsidR="002C01C0" w:rsidRPr="00B65ED4">
        <w:rPr>
          <w:rFonts w:ascii="Times New Roman" w:eastAsia="Times New Roman" w:hAnsi="Times New Roman" w:cs="Times New Roman"/>
          <w:sz w:val="24"/>
          <w:szCs w:val="24"/>
        </w:rPr>
        <w:t>to</w:t>
      </w:r>
      <w:r w:rsidR="00590BA0" w:rsidRPr="00B65ED4">
        <w:rPr>
          <w:rFonts w:ascii="Times New Roman" w:eastAsia="Times New Roman" w:hAnsi="Times New Roman" w:cs="Times New Roman"/>
          <w:sz w:val="24"/>
          <w:szCs w:val="24"/>
        </w:rPr>
        <w:t xml:space="preserve"> modeled concentrations (</w:t>
      </w:r>
      <w:r w:rsidR="005D41D3">
        <w:rPr>
          <w:rFonts w:ascii="Times New Roman" w:eastAsia="Times New Roman" w:hAnsi="Times New Roman" w:cs="Times New Roman"/>
          <w:sz w:val="24"/>
          <w:szCs w:val="24"/>
        </w:rPr>
        <w:t>purple</w:t>
      </w:r>
      <w:r w:rsidR="00590BA0" w:rsidRPr="00B65ED4">
        <w:rPr>
          <w:rFonts w:ascii="Times New Roman" w:eastAsia="Times New Roman" w:hAnsi="Times New Roman" w:cs="Times New Roman"/>
          <w:sz w:val="24"/>
          <w:szCs w:val="24"/>
        </w:rPr>
        <w:t xml:space="preserve"> </w:t>
      </w:r>
      <w:r w:rsidR="005D41D3">
        <w:rPr>
          <w:rFonts w:ascii="Times New Roman" w:eastAsia="Times New Roman" w:hAnsi="Times New Roman" w:cs="Times New Roman"/>
          <w:sz w:val="24"/>
          <w:szCs w:val="24"/>
        </w:rPr>
        <w:t>circle</w:t>
      </w:r>
      <w:r w:rsidR="00590BA0" w:rsidRPr="00B65ED4">
        <w:rPr>
          <w:rFonts w:ascii="Times New Roman" w:eastAsia="Times New Roman" w:hAnsi="Times New Roman" w:cs="Times New Roman"/>
          <w:sz w:val="24"/>
          <w:szCs w:val="24"/>
        </w:rPr>
        <w:t xml:space="preserve">s) </w:t>
      </w:r>
      <w:r w:rsidR="002C01C0" w:rsidRPr="00B65ED4">
        <w:rPr>
          <w:rFonts w:ascii="Times New Roman" w:eastAsia="Times New Roman" w:hAnsi="Times New Roman" w:cs="Times New Roman"/>
          <w:sz w:val="24"/>
          <w:szCs w:val="24"/>
        </w:rPr>
        <w:t>for</w:t>
      </w:r>
      <w:r w:rsidR="00590BA0" w:rsidRPr="00B65ED4">
        <w:rPr>
          <w:rFonts w:ascii="Times New Roman" w:eastAsia="Times New Roman" w:hAnsi="Times New Roman" w:cs="Times New Roman"/>
          <w:sz w:val="24"/>
          <w:szCs w:val="24"/>
        </w:rPr>
        <w:t xml:space="preserve"> the same date. </w:t>
      </w:r>
      <w:r w:rsidR="00801E3B" w:rsidRPr="00B65ED4">
        <w:rPr>
          <w:rFonts w:ascii="Times New Roman" w:eastAsia="Times New Roman" w:hAnsi="Times New Roman" w:cs="Times New Roman"/>
          <w:sz w:val="24"/>
          <w:szCs w:val="24"/>
        </w:rPr>
        <w:t xml:space="preserve">For some lakes, years differed between DOC and DO based on </w:t>
      </w:r>
      <w:r w:rsidR="004177CF" w:rsidRPr="00B65ED4">
        <w:rPr>
          <w:rFonts w:ascii="Times New Roman" w:eastAsia="Times New Roman" w:hAnsi="Times New Roman" w:cs="Times New Roman"/>
          <w:sz w:val="24"/>
          <w:szCs w:val="24"/>
        </w:rPr>
        <w:t>availability of observed data (</w:t>
      </w:r>
      <w:r w:rsidR="00D846BF">
        <w:rPr>
          <w:rFonts w:ascii="Times New Roman" w:eastAsia="Times New Roman" w:hAnsi="Times New Roman" w:cs="Times New Roman"/>
          <w:sz w:val="24"/>
          <w:szCs w:val="24"/>
        </w:rPr>
        <w:t>Appendix S1</w:t>
      </w:r>
      <w:r w:rsidR="004177CF" w:rsidRPr="00B65ED4">
        <w:rPr>
          <w:rFonts w:ascii="Times New Roman" w:eastAsia="Times New Roman" w:hAnsi="Times New Roman" w:cs="Times New Roman"/>
          <w:sz w:val="24"/>
          <w:szCs w:val="24"/>
        </w:rPr>
        <w:t>)</w:t>
      </w:r>
      <w:r w:rsidR="00801E3B" w:rsidRPr="00B65ED4">
        <w:rPr>
          <w:rFonts w:ascii="Times New Roman" w:eastAsia="Times New Roman" w:hAnsi="Times New Roman" w:cs="Times New Roman"/>
          <w:sz w:val="24"/>
          <w:szCs w:val="24"/>
        </w:rPr>
        <w:t>.</w:t>
      </w:r>
      <w:r w:rsidR="006628ED" w:rsidRPr="00B65ED4">
        <w:rPr>
          <w:rFonts w:ascii="Times New Roman" w:eastAsia="Times New Roman" w:hAnsi="Times New Roman" w:cs="Times New Roman"/>
          <w:sz w:val="24"/>
          <w:szCs w:val="24"/>
        </w:rPr>
        <w:t xml:space="preserve"> Toolik data are temporally clustered due to </w:t>
      </w:r>
      <w:r w:rsidR="000170F5">
        <w:rPr>
          <w:rFonts w:ascii="Times New Roman" w:eastAsia="Times New Roman" w:hAnsi="Times New Roman" w:cs="Times New Roman"/>
          <w:sz w:val="24"/>
          <w:szCs w:val="24"/>
        </w:rPr>
        <w:t xml:space="preserve">the </w:t>
      </w:r>
      <w:r w:rsidR="006628ED" w:rsidRPr="00B65ED4">
        <w:rPr>
          <w:rFonts w:ascii="Times New Roman" w:eastAsia="Times New Roman" w:hAnsi="Times New Roman" w:cs="Times New Roman"/>
          <w:sz w:val="24"/>
          <w:szCs w:val="24"/>
        </w:rPr>
        <w:t>short ice-free season.</w:t>
      </w:r>
    </w:p>
    <w:p w14:paraId="300282E3" w14:textId="1F402F98"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7E7B9431" w14:textId="612DAAE8" w:rsidR="00FB5C1C" w:rsidRPr="00B65ED4" w:rsidRDefault="00FB5C1C" w:rsidP="00FB5C1C">
      <w:pPr>
        <w:pStyle w:val="NormalWeb"/>
        <w:spacing w:before="0" w:beforeAutospacing="0" w:after="0" w:afterAutospacing="0" w:line="480" w:lineRule="auto"/>
        <w:rPr>
          <w:b/>
        </w:rPr>
      </w:pPr>
      <w:r w:rsidRPr="00B65ED4">
        <w:rPr>
          <w:b/>
        </w:rPr>
        <w:lastRenderedPageBreak/>
        <w:t>Figure 3.</w:t>
      </w:r>
    </w:p>
    <w:p w14:paraId="1257B721" w14:textId="4D49DFDA" w:rsidR="00B90A7A" w:rsidRPr="00B65ED4" w:rsidRDefault="00104564" w:rsidP="000233C2">
      <w:pPr>
        <w:pStyle w:val="NormalWeb"/>
        <w:spacing w:before="0" w:beforeAutospacing="0" w:after="0" w:afterAutospacing="0" w:line="480" w:lineRule="auto"/>
        <w:rPr>
          <w:b/>
        </w:rPr>
      </w:pPr>
      <w:r>
        <w:rPr>
          <w:b/>
          <w:noProof/>
        </w:rPr>
        <w:drawing>
          <wp:inline distT="0" distB="0" distL="0" distR="0" wp14:anchorId="261D8F4E" wp14:editId="6CE63995">
            <wp:extent cx="2834640" cy="70866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lotSensitivity_all2.png"/>
                    <pic:cNvPicPr/>
                  </pic:nvPicPr>
                  <pic:blipFill>
                    <a:blip r:embed="rId18">
                      <a:extLst>
                        <a:ext uri="{28A0092B-C50C-407E-A947-70E740481C1C}">
                          <a14:useLocalDpi xmlns:a14="http://schemas.microsoft.com/office/drawing/2010/main" val="0"/>
                        </a:ext>
                      </a:extLst>
                    </a:blip>
                    <a:stretch>
                      <a:fillRect/>
                    </a:stretch>
                  </pic:blipFill>
                  <pic:spPr>
                    <a:xfrm>
                      <a:off x="0" y="0"/>
                      <a:ext cx="2834640" cy="7086600"/>
                    </a:xfrm>
                    <a:prstGeom prst="rect">
                      <a:avLst/>
                    </a:prstGeom>
                  </pic:spPr>
                </pic:pic>
              </a:graphicData>
            </a:graphic>
          </wp:inline>
        </w:drawing>
      </w:r>
      <w:bookmarkStart w:id="60" w:name="_GoBack"/>
      <w:bookmarkEnd w:id="60"/>
    </w:p>
    <w:p w14:paraId="405E4E25" w14:textId="3FAF75F1" w:rsidR="0004438D" w:rsidRPr="00B65ED4" w:rsidRDefault="0004438D" w:rsidP="000719D0">
      <w:pPr>
        <w:spacing w:line="480" w:lineRule="auto"/>
        <w:rPr>
          <w:rFonts w:ascii="Times New Roman" w:eastAsia="Times New Roman" w:hAnsi="Times New Roman" w:cs="Times New Roman"/>
          <w:sz w:val="24"/>
          <w:szCs w:val="24"/>
        </w:rPr>
      </w:pPr>
      <w:r w:rsidRPr="00B65ED4">
        <w:rPr>
          <w:rFonts w:ascii="Times New Roman" w:eastAsia="Times New Roman" w:hAnsi="Times New Roman" w:cs="Times New Roman"/>
          <w:sz w:val="24"/>
          <w:szCs w:val="24"/>
        </w:rPr>
        <w:t>Fig</w:t>
      </w:r>
      <w:r w:rsidR="00EF6860" w:rsidRPr="00B65ED4">
        <w:rPr>
          <w:rFonts w:ascii="Times New Roman" w:eastAsia="Times New Roman" w:hAnsi="Times New Roman" w:cs="Times New Roman"/>
          <w:sz w:val="24"/>
          <w:szCs w:val="24"/>
        </w:rPr>
        <w:t>ure</w:t>
      </w:r>
      <w:r w:rsidRPr="00B65ED4">
        <w:rPr>
          <w:rFonts w:ascii="Times New Roman" w:eastAsia="Times New Roman" w:hAnsi="Times New Roman" w:cs="Times New Roman"/>
          <w:sz w:val="24"/>
          <w:szCs w:val="24"/>
        </w:rPr>
        <w:t xml:space="preserve"> 3. Sensitivity </w:t>
      </w:r>
      <w:r w:rsidR="00196059" w:rsidRPr="00B65ED4">
        <w:rPr>
          <w:rFonts w:ascii="Times New Roman" w:eastAsia="Times New Roman" w:hAnsi="Times New Roman" w:cs="Times New Roman"/>
          <w:sz w:val="24"/>
          <w:szCs w:val="24"/>
        </w:rPr>
        <w:t>of</w:t>
      </w:r>
      <w:r w:rsidR="00A80309">
        <w:rPr>
          <w:rFonts w:ascii="Times New Roman" w:eastAsia="Times New Roman" w:hAnsi="Times New Roman" w:cs="Times New Roman"/>
          <w:sz w:val="24"/>
          <w:szCs w:val="24"/>
        </w:rPr>
        <w:t xml:space="preserve"> modeled</w:t>
      </w:r>
      <w:r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dissolved organic carbon (</w:t>
      </w:r>
      <w:r w:rsidR="007A4A0C" w:rsidRPr="00B65ED4">
        <w:rPr>
          <w:rFonts w:ascii="Times New Roman" w:eastAsia="Times New Roman" w:hAnsi="Times New Roman" w:cs="Times New Roman"/>
          <w:sz w:val="24"/>
          <w:szCs w:val="24"/>
        </w:rPr>
        <w:t>DOC</w:t>
      </w:r>
      <w:r w:rsidR="00A80309">
        <w:rPr>
          <w:rFonts w:ascii="Times New Roman" w:eastAsia="Times New Roman" w:hAnsi="Times New Roman" w:cs="Times New Roman"/>
          <w:sz w:val="24"/>
          <w:szCs w:val="24"/>
        </w:rPr>
        <w:t>)</w:t>
      </w:r>
      <w:r w:rsidR="007A4A0C" w:rsidRPr="00B65ED4">
        <w:rPr>
          <w:rFonts w:ascii="Times New Roman" w:eastAsia="Times New Roman" w:hAnsi="Times New Roman" w:cs="Times New Roman"/>
          <w:sz w:val="24"/>
          <w:szCs w:val="24"/>
        </w:rPr>
        <w:t xml:space="preserve"> </w:t>
      </w:r>
      <w:r w:rsidR="00A80309">
        <w:rPr>
          <w:rFonts w:ascii="Times New Roman" w:eastAsia="Times New Roman" w:hAnsi="Times New Roman" w:cs="Times New Roman"/>
          <w:sz w:val="24"/>
          <w:szCs w:val="24"/>
        </w:rPr>
        <w:t>concentrations</w:t>
      </w:r>
      <w:r w:rsidR="007A4A0C" w:rsidRPr="00B65ED4">
        <w:rPr>
          <w:rFonts w:ascii="Times New Roman" w:eastAsia="Times New Roman" w:hAnsi="Times New Roman" w:cs="Times New Roman"/>
          <w:sz w:val="24"/>
          <w:szCs w:val="24"/>
        </w:rPr>
        <w:t xml:space="preserve"> to free </w:t>
      </w:r>
      <w:r w:rsidRPr="00B65ED4">
        <w:rPr>
          <w:rFonts w:ascii="Times New Roman" w:eastAsia="Times New Roman" w:hAnsi="Times New Roman" w:cs="Times New Roman"/>
          <w:sz w:val="24"/>
          <w:szCs w:val="24"/>
        </w:rPr>
        <w:t>parameters</w:t>
      </w:r>
      <w:r w:rsidR="007A4A0C" w:rsidRPr="00B65ED4">
        <w:rPr>
          <w:rFonts w:ascii="Times New Roman" w:eastAsia="Times New Roman" w:hAnsi="Times New Roman" w:cs="Times New Roman"/>
          <w:sz w:val="24"/>
          <w:szCs w:val="24"/>
        </w:rPr>
        <w:t xml:space="preserve"> in the model</w:t>
      </w:r>
      <w:r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Each parameter</w:t>
      </w:r>
      <w:r w:rsidR="005D41D3">
        <w:rPr>
          <w:rStyle w:val="CommentReference"/>
        </w:rPr>
        <w:t xml:space="preserve"> </w:t>
      </w:r>
      <w:r w:rsidR="000719D0" w:rsidRPr="00B65ED4">
        <w:rPr>
          <w:rFonts w:ascii="Times New Roman" w:eastAsia="Times New Roman" w:hAnsi="Times New Roman" w:cs="Times New Roman"/>
          <w:sz w:val="24"/>
          <w:szCs w:val="24"/>
        </w:rPr>
        <w:t>was varied across a given range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sz w:val="24"/>
          <w:szCs w:val="24"/>
          <w:vertAlign w:val="subscript"/>
        </w:rPr>
        <w:t>Alloch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0.0003-</w:t>
      </w:r>
      <w:r w:rsidR="000719D0" w:rsidRPr="00B65ED4">
        <w:rPr>
          <w:rFonts w:ascii="Times New Roman" w:eastAsia="Times New Roman" w:hAnsi="Times New Roman" w:cs="Times New Roman"/>
          <w:sz w:val="24"/>
          <w:szCs w:val="24"/>
        </w:rPr>
        <w:lastRenderedPageBreak/>
        <w:t>0.003</w:t>
      </w:r>
      <w:r w:rsidR="00A80309" w:rsidRPr="00A80309">
        <w:rPr>
          <w:rFonts w:ascii="Times New Roman" w:eastAsia="Times New Roman" w:hAnsi="Times New Roman" w:cs="Times New Roman"/>
          <w:sz w:val="24"/>
          <w:szCs w:val="24"/>
        </w:rPr>
        <w:t xml:space="preserve"> </w:t>
      </w:r>
      <w:r w:rsidR="00A80309" w:rsidRPr="00B65ED4">
        <w:rPr>
          <w:rFonts w:ascii="Times New Roman" w:eastAsia="Times New Roman" w:hAnsi="Times New Roman" w:cs="Times New Roman"/>
          <w:sz w:val="24"/>
          <w:szCs w:val="24"/>
        </w:rPr>
        <w:t>d</w:t>
      </w:r>
      <w:r w:rsidR="00A80309" w:rsidRPr="00B65ED4">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RDOC</w:t>
      </w:r>
      <w:r w:rsidR="002F729A" w:rsidRPr="00B65ED4">
        <w:rPr>
          <w:rFonts w:ascii="Times New Roman" w:eastAsia="Times New Roman" w:hAnsi="Times New Roman" w:cs="Times New Roman"/>
          <w:bCs/>
          <w:sz w:val="24"/>
          <w:szCs w:val="24"/>
          <w:vertAlign w:val="subscript"/>
        </w:rPr>
        <w:t>Autoch</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0.003-0.3</w:t>
      </w:r>
      <w:r w:rsidR="00A80309">
        <w:rPr>
          <w:rFonts w:ascii="Times New Roman" w:eastAsia="Times New Roman" w:hAnsi="Times New Roman" w:cs="Times New Roman"/>
          <w:sz w:val="24"/>
          <w:szCs w:val="24"/>
        </w:rPr>
        <w:t xml:space="preserve"> d</w:t>
      </w:r>
      <w:r w:rsidR="00A80309">
        <w:rPr>
          <w:rFonts w:ascii="Times New Roman" w:eastAsia="Times New Roman" w:hAnsi="Times New Roman" w:cs="Times New Roman"/>
          <w:sz w:val="24"/>
          <w:szCs w:val="24"/>
          <w:vertAlign w:val="superscript"/>
        </w:rPr>
        <w:t>-1</w:t>
      </w:r>
      <w:r w:rsidR="000719D0" w:rsidRPr="00B65ED4">
        <w:rPr>
          <w:rFonts w:ascii="Times New Roman" w:eastAsia="Times New Roman" w:hAnsi="Times New Roman" w:cs="Times New Roman"/>
          <w:sz w:val="24"/>
          <w:szCs w:val="24"/>
        </w:rPr>
        <w:t xml:space="preserve">,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Alloch</w:t>
      </w:r>
      <w:r w:rsidR="002F729A" w:rsidRPr="00B65ED4">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t>
      </w:r>
      <w:r w:rsidR="008B57EF">
        <w:rPr>
          <w:rFonts w:ascii="Times New Roman" w:eastAsia="Times New Roman" w:hAnsi="Times New Roman" w:cs="Times New Roman"/>
          <w:sz w:val="24"/>
          <w:szCs w:val="24"/>
        </w:rPr>
        <w:t>BPOC</w:t>
      </w:r>
      <w:r w:rsidR="002F729A" w:rsidRPr="00B65ED4">
        <w:rPr>
          <w:rFonts w:ascii="Times New Roman" w:eastAsia="Times New Roman" w:hAnsi="Times New Roman" w:cs="Times New Roman"/>
          <w:sz w:val="24"/>
          <w:szCs w:val="24"/>
          <w:vertAlign w:val="subscript"/>
        </w:rPr>
        <w:t>Autoch</w:t>
      </w:r>
      <w:r w:rsidR="002F729A" w:rsidRPr="00B65ED4">
        <w:rPr>
          <w:rFonts w:ascii="Times New Roman" w:eastAsia="Times New Roman" w:hAnsi="Times New Roman" w:cs="Times New Roman"/>
          <w:sz w:val="24"/>
          <w:szCs w:val="24"/>
        </w:rPr>
        <w:t>,</w:t>
      </w:r>
      <w:r w:rsidR="002F729A" w:rsidRPr="00B65ED4" w:rsidDel="002F729A">
        <w:rPr>
          <w:rFonts w:ascii="Times New Roman" w:eastAsia="Times New Roman" w:hAnsi="Times New Roman" w:cs="Times New Roman"/>
          <w:sz w:val="24"/>
          <w:szCs w:val="24"/>
        </w:rPr>
        <w:t xml:space="preserve"> </w:t>
      </w:r>
      <w:r w:rsidR="000719D0" w:rsidRPr="00B65ED4">
        <w:rPr>
          <w:rFonts w:ascii="Times New Roman" w:eastAsia="Times New Roman" w:hAnsi="Times New Roman" w:cs="Times New Roman"/>
          <w:sz w:val="24"/>
          <w:szCs w:val="24"/>
        </w:rPr>
        <w:t xml:space="preserve">0-1) while the other three parameters remained fixed at their calibrated values. Shaded areas represent the range of modeled DOC concentrations as each parameter </w:t>
      </w:r>
      <w:r w:rsidR="005D41D3">
        <w:rPr>
          <w:rFonts w:ascii="Times New Roman" w:eastAsia="Times New Roman" w:hAnsi="Times New Roman" w:cs="Times New Roman"/>
          <w:sz w:val="24"/>
          <w:szCs w:val="24"/>
        </w:rPr>
        <w:t>wa</w:t>
      </w:r>
      <w:r w:rsidR="000719D0" w:rsidRPr="00B65ED4">
        <w:rPr>
          <w:rFonts w:ascii="Times New Roman" w:eastAsia="Times New Roman" w:hAnsi="Times New Roman" w:cs="Times New Roman"/>
          <w:sz w:val="24"/>
          <w:szCs w:val="24"/>
        </w:rPr>
        <w:t xml:space="preserve">s varied. </w:t>
      </w:r>
      <w:r w:rsidR="002C01C0" w:rsidRPr="00B65ED4">
        <w:rPr>
          <w:rFonts w:ascii="Times New Roman" w:eastAsia="Times New Roman" w:hAnsi="Times New Roman" w:cs="Times New Roman"/>
          <w:sz w:val="24"/>
          <w:szCs w:val="24"/>
        </w:rPr>
        <w:t>Black circles represent</w:t>
      </w:r>
      <w:r w:rsidR="002577C0" w:rsidRPr="00B65ED4">
        <w:rPr>
          <w:rFonts w:ascii="Times New Roman" w:eastAsia="Times New Roman" w:hAnsi="Times New Roman" w:cs="Times New Roman"/>
          <w:sz w:val="24"/>
          <w:szCs w:val="24"/>
        </w:rPr>
        <w:t xml:space="preserve"> observed in-lake DOC concentrations. </w:t>
      </w:r>
    </w:p>
    <w:p w14:paraId="7CE8BB6D" w14:textId="77777777" w:rsidR="00B90A7A" w:rsidRPr="00B65ED4" w:rsidRDefault="00B90A7A">
      <w:pPr>
        <w:rPr>
          <w:rFonts w:ascii="Times New Roman" w:eastAsia="Times New Roman" w:hAnsi="Times New Roman" w:cs="Times New Roman"/>
          <w:b/>
          <w:color w:val="auto"/>
          <w:sz w:val="24"/>
          <w:szCs w:val="24"/>
        </w:rPr>
      </w:pPr>
    </w:p>
    <w:p w14:paraId="1AC256D9" w14:textId="77777777" w:rsidR="00FB5C1C" w:rsidRDefault="00FB5C1C" w:rsidP="00FB5C1C">
      <w:pPr>
        <w:pStyle w:val="NormalWeb"/>
        <w:spacing w:before="0" w:beforeAutospacing="0" w:after="0" w:afterAutospacing="0" w:line="480" w:lineRule="auto"/>
        <w:rPr>
          <w:b/>
        </w:rPr>
        <w:sectPr w:rsidR="00FB5C1C" w:rsidSect="0018401D">
          <w:pgSz w:w="12240" w:h="15840"/>
          <w:pgMar w:top="1440" w:right="1440" w:bottom="1440" w:left="1440" w:header="720" w:footer="720" w:gutter="0"/>
          <w:cols w:space="720"/>
          <w:docGrid w:linePitch="299"/>
        </w:sectPr>
      </w:pPr>
    </w:p>
    <w:p w14:paraId="22FE723C" w14:textId="5280301B" w:rsidR="00FB5C1C" w:rsidRPr="00B65ED4" w:rsidRDefault="00FB5C1C" w:rsidP="00FB5C1C">
      <w:pPr>
        <w:pStyle w:val="NormalWeb"/>
        <w:spacing w:before="0" w:beforeAutospacing="0" w:after="0" w:afterAutospacing="0"/>
        <w:rPr>
          <w:b/>
        </w:rPr>
      </w:pPr>
      <w:r w:rsidRPr="00B65ED4">
        <w:rPr>
          <w:b/>
        </w:rPr>
        <w:lastRenderedPageBreak/>
        <w:t>Figure 4.</w:t>
      </w:r>
    </w:p>
    <w:p w14:paraId="076B4A93" w14:textId="5721B3B5" w:rsidR="00B90A7A" w:rsidRPr="00B65ED4" w:rsidRDefault="002E2AF6" w:rsidP="000233C2">
      <w:pPr>
        <w:pStyle w:val="NormalWeb"/>
        <w:spacing w:before="0" w:beforeAutospacing="0" w:after="0" w:afterAutospacing="0" w:line="480" w:lineRule="auto"/>
        <w:rPr>
          <w:b/>
        </w:rPr>
      </w:pPr>
      <w:r>
        <w:rPr>
          <w:b/>
          <w:noProof/>
        </w:rPr>
        <w:drawing>
          <wp:inline distT="0" distB="0" distL="0" distR="0" wp14:anchorId="42F7FB45" wp14:editId="416D8FC1">
            <wp:extent cx="5784273" cy="79533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Cfates_fluxesAllLakes2.png"/>
                    <pic:cNvPicPr/>
                  </pic:nvPicPr>
                  <pic:blipFill>
                    <a:blip r:embed="rId19">
                      <a:extLst>
                        <a:ext uri="{28A0092B-C50C-407E-A947-70E740481C1C}">
                          <a14:useLocalDpi xmlns:a14="http://schemas.microsoft.com/office/drawing/2010/main" val="0"/>
                        </a:ext>
                      </a:extLst>
                    </a:blip>
                    <a:stretch>
                      <a:fillRect/>
                    </a:stretch>
                  </pic:blipFill>
                  <pic:spPr>
                    <a:xfrm>
                      <a:off x="0" y="0"/>
                      <a:ext cx="5784894" cy="7954229"/>
                    </a:xfrm>
                    <a:prstGeom prst="rect">
                      <a:avLst/>
                    </a:prstGeom>
                  </pic:spPr>
                </pic:pic>
              </a:graphicData>
            </a:graphic>
          </wp:inline>
        </w:drawing>
      </w:r>
    </w:p>
    <w:p w14:paraId="5BF9C469" w14:textId="21284CAC" w:rsidR="00B90A7A" w:rsidRPr="00B65ED4" w:rsidRDefault="0004438D" w:rsidP="0004438D">
      <w:pPr>
        <w:pStyle w:val="NormalWeb"/>
        <w:spacing w:before="0" w:beforeAutospacing="0" w:after="0" w:afterAutospacing="0" w:line="480" w:lineRule="auto"/>
        <w:rPr>
          <w:color w:val="000000"/>
        </w:rPr>
      </w:pPr>
      <w:r w:rsidRPr="00B65ED4">
        <w:lastRenderedPageBreak/>
        <w:t>Fig</w:t>
      </w:r>
      <w:r w:rsidR="00EF6860" w:rsidRPr="00B65ED4">
        <w:t>ure</w:t>
      </w:r>
      <w:r w:rsidRPr="00B65ED4">
        <w:t xml:space="preserve"> 4. </w:t>
      </w:r>
      <w:r w:rsidRPr="00B65ED4">
        <w:rPr>
          <w:color w:val="000000"/>
        </w:rPr>
        <w:t xml:space="preserve">Time series of organic carbon fluxes and fates. </w:t>
      </w:r>
      <w:r w:rsidR="00562DD6" w:rsidRPr="00B65ED4">
        <w:rPr>
          <w:color w:val="000000"/>
        </w:rPr>
        <w:t>a</w:t>
      </w:r>
      <w:r w:rsidR="002577C0" w:rsidRPr="00B65ED4">
        <w:rPr>
          <w:color w:val="000000"/>
        </w:rPr>
        <w:t xml:space="preserve">) </w:t>
      </w:r>
      <w:r w:rsidRPr="00B65ED4">
        <w:rPr>
          <w:color w:val="000000"/>
        </w:rPr>
        <w:t xml:space="preserve">Colored areas represent magnitudes </w:t>
      </w:r>
      <w:r w:rsidR="00F25CE2" w:rsidRPr="00B65ED4">
        <w:rPr>
          <w:color w:val="000000"/>
        </w:rPr>
        <w:t xml:space="preserve">of </w:t>
      </w:r>
      <w:r w:rsidR="002577C0" w:rsidRPr="00B65ED4">
        <w:rPr>
          <w:color w:val="000000"/>
        </w:rPr>
        <w:t>input (allochthonous and autochthonous) and output fluxes (export, burial, and respiration)</w:t>
      </w:r>
      <w:r w:rsidRPr="00B65ED4">
        <w:rPr>
          <w:color w:val="000000"/>
        </w:rPr>
        <w:t xml:space="preserve">. </w:t>
      </w:r>
      <w:r w:rsidR="00F25CE2" w:rsidRPr="00B65ED4">
        <w:rPr>
          <w:color w:val="000000"/>
        </w:rPr>
        <w:t xml:space="preserve">All </w:t>
      </w:r>
      <w:r w:rsidR="002577C0" w:rsidRPr="00B65ED4">
        <w:rPr>
          <w:color w:val="000000"/>
        </w:rPr>
        <w:t>lines</w:t>
      </w:r>
      <w:r w:rsidR="00F25CE2" w:rsidRPr="00B65ED4">
        <w:rPr>
          <w:color w:val="000000"/>
        </w:rPr>
        <w:t xml:space="preserve"> are stacked to </w:t>
      </w:r>
      <w:r w:rsidR="002577C0" w:rsidRPr="00B65ED4">
        <w:rPr>
          <w:color w:val="000000"/>
        </w:rPr>
        <w:t>show</w:t>
      </w:r>
      <w:r w:rsidR="00F25CE2" w:rsidRPr="00B65ED4">
        <w:rPr>
          <w:color w:val="000000"/>
        </w:rPr>
        <w:t xml:space="preserve"> cumulative magnitudes. </w:t>
      </w:r>
      <w:r w:rsidR="002577C0" w:rsidRPr="00B65ED4">
        <w:rPr>
          <w:color w:val="000000"/>
        </w:rPr>
        <w:t>b) A</w:t>
      </w:r>
      <w:r w:rsidR="00AA777F" w:rsidRPr="00B65ED4">
        <w:rPr>
          <w:color w:val="000000"/>
        </w:rPr>
        <w:t xml:space="preserve">bsolute values of burial, </w:t>
      </w:r>
      <w:r w:rsidRPr="00B65ED4">
        <w:rPr>
          <w:color w:val="000000"/>
        </w:rPr>
        <w:t>respiration</w:t>
      </w:r>
      <w:r w:rsidR="00832704" w:rsidRPr="00B65ED4">
        <w:rPr>
          <w:color w:val="000000"/>
        </w:rPr>
        <w:t xml:space="preserve">, and </w:t>
      </w:r>
      <w:r w:rsidR="000B7541" w:rsidRPr="00B65ED4">
        <w:rPr>
          <w:color w:val="000000"/>
        </w:rPr>
        <w:t>input fluxes</w:t>
      </w:r>
      <w:r w:rsidR="003A1DB2" w:rsidRPr="00B65ED4">
        <w:rPr>
          <w:color w:val="000000"/>
        </w:rPr>
        <w:t>. Vertical axes for Toolik Lake plots were truncated to enable visualization of relat</w:t>
      </w:r>
      <w:r w:rsidR="007F4D86">
        <w:rPr>
          <w:color w:val="000000"/>
        </w:rPr>
        <w:t>ively lower fluxes. Maximum allo</w:t>
      </w:r>
      <w:r w:rsidR="003A1DB2" w:rsidRPr="00B65ED4">
        <w:rPr>
          <w:color w:val="000000"/>
        </w:rPr>
        <w:t xml:space="preserve">chthony and </w:t>
      </w:r>
      <w:r w:rsidR="007F4D86">
        <w:rPr>
          <w:color w:val="000000"/>
        </w:rPr>
        <w:t>export for Toolik Lake were 1378</w:t>
      </w:r>
      <w:r w:rsidR="003A1DB2" w:rsidRPr="00B65ED4">
        <w:rPr>
          <w:color w:val="000000"/>
        </w:rPr>
        <w:t xml:space="preserve"> </w:t>
      </w:r>
      <w:r w:rsidR="003A1DB2" w:rsidRPr="00B65ED4">
        <w:t xml:space="preserve">and </w:t>
      </w:r>
      <w:r w:rsidR="002F30EF" w:rsidRPr="00B65ED4">
        <w:t>-</w:t>
      </w:r>
      <w:r w:rsidR="007F4D86">
        <w:t>86</w:t>
      </w:r>
      <w:r w:rsidR="003A1DB2" w:rsidRPr="00B65ED4">
        <w:t>8 g m</w:t>
      </w:r>
      <w:r w:rsidR="003A1DB2" w:rsidRPr="00B65ED4">
        <w:rPr>
          <w:vertAlign w:val="superscript"/>
        </w:rPr>
        <w:t xml:space="preserve">-2 </w:t>
      </w:r>
      <w:r w:rsidR="003A1DB2" w:rsidRPr="00B65ED4">
        <w:t>y</w:t>
      </w:r>
      <w:r w:rsidR="003A1DB2" w:rsidRPr="00B65ED4">
        <w:rPr>
          <w:vertAlign w:val="superscript"/>
        </w:rPr>
        <w:t>-1</w:t>
      </w:r>
      <w:r w:rsidR="003A1DB2" w:rsidRPr="00B65ED4">
        <w:t>, respectively (May 2003).</w:t>
      </w:r>
      <w:r w:rsidR="00B90A7A" w:rsidRPr="00B65ED4">
        <w:rPr>
          <w:b/>
        </w:rPr>
        <w:br w:type="page"/>
      </w:r>
    </w:p>
    <w:p w14:paraId="0DA78529" w14:textId="77777777" w:rsidR="00FB5C1C" w:rsidRPr="00B65ED4" w:rsidRDefault="00FB5C1C" w:rsidP="00FB5C1C">
      <w:pPr>
        <w:pStyle w:val="NormalWeb"/>
        <w:spacing w:before="0" w:beforeAutospacing="0" w:after="0" w:afterAutospacing="0" w:line="480" w:lineRule="auto"/>
        <w:rPr>
          <w:b/>
        </w:rPr>
      </w:pPr>
      <w:r w:rsidRPr="00B65ED4">
        <w:rPr>
          <w:b/>
        </w:rPr>
        <w:lastRenderedPageBreak/>
        <w:t>Figure 5.</w:t>
      </w:r>
    </w:p>
    <w:p w14:paraId="17F0DB38" w14:textId="276958B4" w:rsidR="00B90A7A" w:rsidRPr="00B65ED4" w:rsidRDefault="007C62C1" w:rsidP="000233C2">
      <w:pPr>
        <w:pStyle w:val="NormalWeb"/>
        <w:spacing w:before="0" w:beforeAutospacing="0" w:after="0" w:afterAutospacing="0" w:line="480" w:lineRule="auto"/>
        <w:rPr>
          <w:b/>
        </w:rPr>
      </w:pPr>
      <w:r>
        <w:rPr>
          <w:b/>
          <w:noProof/>
        </w:rPr>
        <w:drawing>
          <wp:inline distT="0" distB="0" distL="0" distR="0" wp14:anchorId="0F7CB847" wp14:editId="69302F2A">
            <wp:extent cx="5943600" cy="29718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eardplot2.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2971800"/>
                    </a:xfrm>
                    <a:prstGeom prst="rect">
                      <a:avLst/>
                    </a:prstGeom>
                  </pic:spPr>
                </pic:pic>
              </a:graphicData>
            </a:graphic>
          </wp:inline>
        </w:drawing>
      </w:r>
    </w:p>
    <w:p w14:paraId="19495297" w14:textId="36C4A5A8" w:rsidR="00E64447" w:rsidRPr="00B65ED4" w:rsidRDefault="0004438D" w:rsidP="0004438D">
      <w:pPr>
        <w:pStyle w:val="NormalWeb"/>
        <w:spacing w:before="0" w:beforeAutospacing="0" w:after="0" w:afterAutospacing="0" w:line="480" w:lineRule="auto"/>
        <w:rPr>
          <w:color w:val="000000"/>
        </w:rPr>
      </w:pPr>
      <w:r w:rsidRPr="00B65ED4">
        <w:rPr>
          <w:color w:val="000000"/>
        </w:rPr>
        <w:t>Fig</w:t>
      </w:r>
      <w:r w:rsidR="00EF6860" w:rsidRPr="00B65ED4">
        <w:rPr>
          <w:color w:val="000000"/>
        </w:rPr>
        <w:t>ure</w:t>
      </w:r>
      <w:r w:rsidRPr="00B65ED4">
        <w:rPr>
          <w:color w:val="000000"/>
        </w:rPr>
        <w:t xml:space="preserve"> 5. </w:t>
      </w:r>
      <w:r w:rsidR="00F54AAB">
        <w:rPr>
          <w:color w:val="000000"/>
        </w:rPr>
        <w:t>R</w:t>
      </w:r>
      <w:r w:rsidRPr="00B65ED4">
        <w:rPr>
          <w:color w:val="000000"/>
        </w:rPr>
        <w:t>elationship between log</w:t>
      </w:r>
      <w:r w:rsidR="00E2149D" w:rsidRPr="00B65ED4">
        <w:rPr>
          <w:color w:val="000000"/>
          <w:vertAlign w:val="subscript"/>
        </w:rPr>
        <w:t>10</w:t>
      </w:r>
      <w:r w:rsidRPr="00B65ED4">
        <w:rPr>
          <w:color w:val="000000"/>
        </w:rPr>
        <w:t>-transformed allochthony/autochthony and respiration/burial (g m</w:t>
      </w:r>
      <w:r w:rsidRPr="00B65ED4">
        <w:rPr>
          <w:color w:val="000000"/>
          <w:vertAlign w:val="superscript"/>
        </w:rPr>
        <w:t xml:space="preserve">-2 </w:t>
      </w:r>
      <w:r w:rsidRPr="00B65ED4">
        <w:rPr>
          <w:color w:val="000000"/>
        </w:rPr>
        <w:t>yr</w:t>
      </w:r>
      <w:r w:rsidRPr="00B65ED4">
        <w:rPr>
          <w:color w:val="000000"/>
          <w:vertAlign w:val="superscript"/>
        </w:rPr>
        <w:t>-1</w:t>
      </w:r>
      <w:r w:rsidRPr="00B65ED4">
        <w:rPr>
          <w:color w:val="000000"/>
        </w:rPr>
        <w:t>) of organic carbon</w:t>
      </w:r>
      <w:r w:rsidR="00EF6860" w:rsidRPr="00B65ED4">
        <w:rPr>
          <w:color w:val="000000"/>
        </w:rPr>
        <w:t>, colored by</w:t>
      </w:r>
      <w:r w:rsidR="00B864A0" w:rsidRPr="00B65ED4">
        <w:rPr>
          <w:color w:val="000000"/>
        </w:rPr>
        <w:t xml:space="preserve"> epilimnion</w:t>
      </w:r>
      <w:r w:rsidR="00EF6860" w:rsidRPr="00B65ED4">
        <w:rPr>
          <w:color w:val="000000"/>
        </w:rPr>
        <w:t xml:space="preserve"> water temperature</w:t>
      </w:r>
      <w:r w:rsidRPr="00B65ED4">
        <w:rPr>
          <w:color w:val="000000"/>
        </w:rPr>
        <w:t xml:space="preserve">. The four quadrants in each figure represent </w:t>
      </w:r>
      <w:r w:rsidR="007B7D1F" w:rsidRPr="00B65ED4">
        <w:rPr>
          <w:color w:val="000000"/>
        </w:rPr>
        <w:t xml:space="preserve">the </w:t>
      </w:r>
      <w:r w:rsidRPr="00B65ED4">
        <w:rPr>
          <w:color w:val="000000"/>
        </w:rPr>
        <w:t>dominant processes</w:t>
      </w:r>
      <w:r w:rsidR="00CE4FBB" w:rsidRPr="00B65ED4">
        <w:rPr>
          <w:color w:val="000000"/>
        </w:rPr>
        <w:t xml:space="preserve"> </w:t>
      </w:r>
      <w:r w:rsidR="00462978">
        <w:rPr>
          <w:color w:val="000000"/>
        </w:rPr>
        <w:t>in</w:t>
      </w:r>
      <w:r w:rsidR="00462978" w:rsidRPr="00B65ED4">
        <w:rPr>
          <w:color w:val="000000"/>
        </w:rPr>
        <w:t xml:space="preserve"> each lake </w:t>
      </w:r>
      <w:r w:rsidR="00CE4FBB" w:rsidRPr="00B65ED4">
        <w:rPr>
          <w:color w:val="000000"/>
        </w:rPr>
        <w:t>(</w:t>
      </w:r>
      <w:r w:rsidR="00F54AAB">
        <w:rPr>
          <w:color w:val="000000"/>
        </w:rPr>
        <w:t xml:space="preserve">Vertical </w:t>
      </w:r>
      <w:r w:rsidR="00462978">
        <w:rPr>
          <w:color w:val="000000"/>
        </w:rPr>
        <w:t xml:space="preserve">axis: dominant OC fate; </w:t>
      </w:r>
      <w:r w:rsidR="00F54AAB">
        <w:rPr>
          <w:color w:val="000000"/>
        </w:rPr>
        <w:t xml:space="preserve">horizontal </w:t>
      </w:r>
      <w:r w:rsidR="00462978">
        <w:rPr>
          <w:color w:val="000000"/>
        </w:rPr>
        <w:t>axis: dominant OC input</w:t>
      </w:r>
      <w:r w:rsidR="007B7D1F" w:rsidRPr="00B65ED4">
        <w:rPr>
          <w:color w:val="000000"/>
        </w:rPr>
        <w:t>)</w:t>
      </w:r>
      <w:r w:rsidR="002577C0" w:rsidRPr="00B65ED4">
        <w:rPr>
          <w:color w:val="000000"/>
        </w:rPr>
        <w:t xml:space="preserve">. </w:t>
      </w:r>
    </w:p>
    <w:p w14:paraId="2CF21C29" w14:textId="77777777" w:rsidR="00A15A39" w:rsidRPr="00B65ED4" w:rsidRDefault="00A15A39" w:rsidP="0004438D">
      <w:pPr>
        <w:pStyle w:val="NormalWeb"/>
        <w:spacing w:before="0" w:beforeAutospacing="0" w:after="0" w:afterAutospacing="0" w:line="480" w:lineRule="auto"/>
        <w:rPr>
          <w:color w:val="000000"/>
        </w:rPr>
      </w:pPr>
    </w:p>
    <w:p w14:paraId="5F2F184D" w14:textId="77777777" w:rsidR="00A15A39" w:rsidRPr="00B65ED4" w:rsidRDefault="00A15A39">
      <w:pPr>
        <w:rPr>
          <w:rFonts w:ascii="Times New Roman" w:eastAsia="Times New Roman" w:hAnsi="Times New Roman" w:cs="Times New Roman"/>
          <w:sz w:val="24"/>
          <w:szCs w:val="24"/>
        </w:rPr>
      </w:pPr>
    </w:p>
    <w:sectPr w:rsidR="00A15A39" w:rsidRPr="00B65ED4" w:rsidSect="0018401D">
      <w:pgSz w:w="12240" w:h="15840"/>
      <w:pgMar w:top="1440" w:right="1440" w:bottom="1440" w:left="1440" w:header="720" w:footer="720" w:gutter="0"/>
      <w:cols w:space="720"/>
      <w:docGrid w:linePitch="299"/>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7" w:author="HILARY A DUGAN" w:date="2018-05-07T10:09:00Z" w:initials="HAD">
    <w:p w14:paraId="0F20F971" w14:textId="77777777" w:rsidR="003446FB" w:rsidRDefault="003446FB" w:rsidP="00F84B22">
      <w:pPr>
        <w:pStyle w:val="Heading1"/>
        <w:shd w:val="clear" w:color="auto" w:fill="FFFFFF"/>
        <w:spacing w:before="0" w:after="375"/>
        <w:rPr>
          <w:color w:val="111111"/>
        </w:rPr>
      </w:pPr>
      <w:r>
        <w:rPr>
          <w:rStyle w:val="CommentReference"/>
        </w:rPr>
        <w:annotationRef/>
      </w:r>
      <w:r>
        <w:rPr>
          <w:b/>
          <w:bCs/>
          <w:color w:val="111111"/>
        </w:rPr>
        <w:t>Phase-space reconstruction and self-exciting threshold modeling approach to forecast lake water levels</w:t>
      </w:r>
    </w:p>
    <w:p w14:paraId="7F0E2336" w14:textId="77777777" w:rsidR="003446FB" w:rsidRDefault="003446FB" w:rsidP="00F84B22">
      <w:pPr>
        <w:shd w:val="clear" w:color="auto" w:fill="FFFFFF"/>
        <w:rPr>
          <w:color w:val="555555"/>
        </w:rPr>
      </w:pPr>
      <w:r>
        <w:rPr>
          <w:rStyle w:val="Strong"/>
          <w:color w:val="333333"/>
        </w:rPr>
        <w:t>Article (PDF Available) </w:t>
      </w:r>
      <w:r>
        <w:rPr>
          <w:rStyle w:val="publication-meta-journal"/>
          <w:color w:val="555555"/>
        </w:rPr>
        <w:t> </w:t>
      </w:r>
      <w:r>
        <w:rPr>
          <w:rStyle w:val="publication-meta-separator"/>
          <w:i/>
          <w:iCs/>
          <w:color w:val="888888"/>
        </w:rPr>
        <w:t>in</w:t>
      </w:r>
      <w:r>
        <w:rPr>
          <w:rStyle w:val="publication-meta-journal"/>
          <w:color w:val="555555"/>
        </w:rPr>
        <w:t> </w:t>
      </w:r>
      <w:hyperlink r:id="rId1" w:history="1">
        <w:r>
          <w:rPr>
            <w:rStyle w:val="Hyperlink"/>
            <w:color w:val="0080FF"/>
          </w:rPr>
          <w:t>Stochastic Environmental Research and Risk Assessment</w:t>
        </w:r>
      </w:hyperlink>
      <w:r>
        <w:rPr>
          <w:rStyle w:val="publication-meta-journal"/>
          <w:color w:val="555555"/>
        </w:rPr>
        <w:t> 28(4):1-17</w:t>
      </w:r>
      <w:r>
        <w:rPr>
          <w:rStyle w:val="publication-meta-date"/>
          <w:color w:val="555555"/>
        </w:rPr>
        <w:t> · May 2013</w:t>
      </w:r>
      <w:r>
        <w:rPr>
          <w:color w:val="555555"/>
        </w:rPr>
        <w:t> </w:t>
      </w:r>
      <w:r>
        <w:rPr>
          <w:rStyle w:val="publication-meta-separator"/>
          <w:i/>
          <w:iCs/>
          <w:color w:val="888888"/>
        </w:rPr>
        <w:t>with</w:t>
      </w:r>
      <w:r>
        <w:rPr>
          <w:color w:val="555555"/>
        </w:rPr>
        <w:t> </w:t>
      </w:r>
      <w:r>
        <w:rPr>
          <w:rStyle w:val="publication-meta-stats"/>
          <w:color w:val="555555"/>
        </w:rPr>
        <w:t>103 Reads</w:t>
      </w:r>
    </w:p>
    <w:p w14:paraId="5C69D38A" w14:textId="77777777" w:rsidR="003446FB" w:rsidRDefault="003446FB" w:rsidP="00F84B22">
      <w:pPr>
        <w:shd w:val="clear" w:color="auto" w:fill="FFFFFF"/>
        <w:rPr>
          <w:color w:val="888888"/>
        </w:rPr>
      </w:pPr>
      <w:r>
        <w:rPr>
          <w:color w:val="888888"/>
        </w:rPr>
        <w:t>DOI: 10.1007/s00477-013-0795-x</w:t>
      </w:r>
    </w:p>
    <w:p w14:paraId="35DFCE41" w14:textId="65F86B94" w:rsidR="003446FB" w:rsidRDefault="003446FB">
      <w:pPr>
        <w:pStyle w:val="CommentText"/>
      </w:pPr>
    </w:p>
  </w:comment>
  <w:comment w:id="18" w:author="HILARY A DUGAN" w:date="2018-05-07T10:54:00Z" w:initials="HAD">
    <w:p w14:paraId="61F14397" w14:textId="77777777" w:rsidR="003446FB" w:rsidRDefault="003446FB" w:rsidP="00DA2920">
      <w:pPr>
        <w:pStyle w:val="NormalWeb"/>
      </w:pPr>
      <w:r>
        <w:rPr>
          <w:rStyle w:val="CommentReference"/>
        </w:rPr>
        <w:annotationRef/>
      </w:r>
      <w:r>
        <w:rPr>
          <w:rFonts w:ascii="JgjxdmAdvTT3713a231" w:hAnsi="JgjxdmAdvTT3713a231"/>
          <w:color w:val="111111"/>
          <w:sz w:val="16"/>
          <w:szCs w:val="16"/>
        </w:rPr>
        <w:t xml:space="preserve">Appling, A. P., Leon, M. C., &amp; McDowell, W. H. (2015). Reducing bias and quantifying uncertainty in watershed flux estimates: the R package loadflex. </w:t>
      </w:r>
      <w:r>
        <w:rPr>
          <w:rFonts w:ascii="QtkwlgAdvTT50a2f13e.I" w:hAnsi="QtkwlgAdvTT50a2f13e.I"/>
          <w:color w:val="111111"/>
          <w:sz w:val="16"/>
          <w:szCs w:val="16"/>
        </w:rPr>
        <w:t>Ecosphere, 6</w:t>
      </w:r>
      <w:r>
        <w:rPr>
          <w:rFonts w:ascii="JgjxdmAdvTT3713a231" w:hAnsi="JgjxdmAdvTT3713a231"/>
          <w:color w:val="111111"/>
          <w:sz w:val="16"/>
          <w:szCs w:val="16"/>
        </w:rPr>
        <w:t xml:space="preserve">(12), art269. </w:t>
      </w:r>
      <w:r>
        <w:rPr>
          <w:rFonts w:ascii="JgjxdmAdvTT3713a231" w:hAnsi="JgjxdmAdvTT3713a231"/>
          <w:color w:val="382896"/>
          <w:sz w:val="16"/>
          <w:szCs w:val="16"/>
        </w:rPr>
        <w:t xml:space="preserve">https://doi.org/10.1890/ES14-00517.1 </w:t>
      </w:r>
    </w:p>
    <w:p w14:paraId="21094B4C" w14:textId="7C9A6C43" w:rsidR="003446FB" w:rsidRDefault="003446FB">
      <w:pPr>
        <w:pStyle w:val="CommentText"/>
      </w:pPr>
    </w:p>
  </w:comment>
  <w:comment w:id="19" w:author="HILARY A DUGAN" w:date="2018-05-07T10:54:00Z" w:initials="HAD">
    <w:p w14:paraId="450D31E5" w14:textId="77777777" w:rsidR="003446FB" w:rsidRDefault="003446FB" w:rsidP="00DA2920">
      <w:pPr>
        <w:pStyle w:val="NormalWeb"/>
      </w:pPr>
      <w:r>
        <w:rPr>
          <w:rStyle w:val="CommentReference"/>
        </w:rPr>
        <w:annotationRef/>
      </w:r>
      <w:r>
        <w:rPr>
          <w:rFonts w:ascii="JgjxdmAdvTT3713a231" w:hAnsi="JgjxdmAdvTT3713a231"/>
          <w:color w:val="111111"/>
          <w:sz w:val="16"/>
          <w:szCs w:val="16"/>
        </w:rPr>
        <w:t xml:space="preserve">Aulenbach, B. T. (2013). Improving regression-model-based streamwater constituent load estimates derived from serially correlated data. </w:t>
      </w:r>
      <w:r>
        <w:rPr>
          <w:rFonts w:ascii="QtkwlgAdvTT50a2f13e.I" w:hAnsi="QtkwlgAdvTT50a2f13e.I"/>
          <w:color w:val="111111"/>
          <w:sz w:val="16"/>
          <w:szCs w:val="16"/>
        </w:rPr>
        <w:t>Journal of Hydrology, 503</w:t>
      </w:r>
      <w:r>
        <w:rPr>
          <w:rFonts w:ascii="JgjxdmAdvTT3713a231" w:hAnsi="JgjxdmAdvTT3713a231"/>
          <w:color w:val="111111"/>
          <w:sz w:val="16"/>
          <w:szCs w:val="16"/>
        </w:rPr>
        <w:t>, 55</w:t>
      </w:r>
      <w:r>
        <w:rPr>
          <w:rFonts w:ascii="CrpdrmAdvTT3713a231+20" w:hAnsi="CrpdrmAdvTT3713a231+20"/>
          <w:color w:val="111111"/>
          <w:sz w:val="16"/>
          <w:szCs w:val="16"/>
        </w:rPr>
        <w:t>–</w:t>
      </w:r>
      <w:r>
        <w:rPr>
          <w:rFonts w:ascii="JgjxdmAdvTT3713a231" w:hAnsi="JgjxdmAdvTT3713a231"/>
          <w:color w:val="111111"/>
          <w:sz w:val="16"/>
          <w:szCs w:val="16"/>
        </w:rPr>
        <w:t xml:space="preserve">66. </w:t>
      </w:r>
      <w:r>
        <w:rPr>
          <w:rFonts w:ascii="JgjxdmAdvTT3713a231" w:hAnsi="JgjxdmAdvTT3713a231"/>
          <w:color w:val="382896"/>
          <w:sz w:val="16"/>
          <w:szCs w:val="16"/>
        </w:rPr>
        <w:t xml:space="preserve">https://doi.org/10.1016/j.jhydrol.2013.09.001 </w:t>
      </w:r>
    </w:p>
    <w:p w14:paraId="4682CEE5" w14:textId="23480AD9" w:rsidR="003446FB" w:rsidRDefault="003446FB">
      <w:pPr>
        <w:pStyle w:val="CommentText"/>
      </w:pPr>
    </w:p>
  </w:comment>
  <w:comment w:id="20" w:author="HILARY A DUGAN" w:date="2018-05-07T10:55:00Z" w:initials="HAD">
    <w:p w14:paraId="61282068" w14:textId="77777777" w:rsidR="003446FB" w:rsidRDefault="003446FB" w:rsidP="00DA2920">
      <w:pPr>
        <w:pStyle w:val="NormalWeb"/>
      </w:pPr>
      <w:r>
        <w:rPr>
          <w:rStyle w:val="CommentReference"/>
        </w:rPr>
        <w:annotationRef/>
      </w:r>
      <w:r>
        <w:rPr>
          <w:rFonts w:ascii="JgjxdmAdvTT3713a231" w:hAnsi="JgjxdmAdvTT3713a231"/>
          <w:color w:val="111111"/>
          <w:sz w:val="16"/>
          <w:szCs w:val="16"/>
        </w:rPr>
        <w:t xml:space="preserve">https://doi.org/10.1007/s10661-018-6470-4 </w:t>
      </w:r>
    </w:p>
    <w:p w14:paraId="30D8EE9B" w14:textId="0D467BB1" w:rsidR="003446FB" w:rsidRDefault="003446FB">
      <w:pPr>
        <w:pStyle w:val="CommentText"/>
      </w:pPr>
    </w:p>
  </w:comment>
  <w:comment w:id="21" w:author="immccull@gmail.com" w:date="2018-05-11T10:21:00Z" w:initials="i">
    <w:p w14:paraId="7528271C" w14:textId="29125939" w:rsidR="00A93F56" w:rsidRDefault="00A93F56">
      <w:pPr>
        <w:pStyle w:val="CommentText"/>
      </w:pPr>
      <w:r>
        <w:rPr>
          <w:rStyle w:val="CommentReference"/>
        </w:rPr>
        <w:annotationRef/>
      </w:r>
      <w:r>
        <w:t xml:space="preserve">We could maybe say more about the 9 models rather than simply referring to Kelly. How do the various models differ? </w:t>
      </w:r>
    </w:p>
  </w:comment>
  <w:comment w:id="56" w:author="immccull@gmail.com" w:date="2018-05-11T10:47:00Z" w:initials="i">
    <w:p w14:paraId="7EECFB38" w14:textId="4EF2349C" w:rsidR="00BD3E5B" w:rsidRDefault="00BD3E5B">
      <w:pPr>
        <w:pStyle w:val="CommentText"/>
      </w:pPr>
      <w:r>
        <w:rPr>
          <w:rStyle w:val="CommentReference"/>
        </w:rPr>
        <w:annotationRef/>
      </w:r>
      <w:r>
        <w:t>Is this still a major research need if we think POC doesn’t have a large effect on long-term budgets?</w:t>
      </w:r>
    </w:p>
  </w:comment>
  <w:comment w:id="59" w:author="immccull@gmail.com" w:date="2018-05-09T14:52:00Z" w:initials="i">
    <w:p w14:paraId="6D61B8A5" w14:textId="34DE2A03" w:rsidR="003446FB" w:rsidRDefault="003446FB">
      <w:pPr>
        <w:pStyle w:val="CommentText"/>
      </w:pPr>
      <w:r>
        <w:rPr>
          <w:rStyle w:val="CommentReference"/>
        </w:rPr>
        <w:annotationRef/>
      </w:r>
      <w:r>
        <w:t>this is still 10 after we tried varying it, correct?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5DFCE41" w15:done="0"/>
  <w15:commentEx w15:paraId="21094B4C" w15:done="0"/>
  <w15:commentEx w15:paraId="4682CEE5" w15:done="0"/>
  <w15:commentEx w15:paraId="30D8EE9B" w15:done="0"/>
  <w15:commentEx w15:paraId="7528271C" w15:done="0"/>
  <w15:commentEx w15:paraId="7EECFB38" w15:done="0"/>
  <w15:commentEx w15:paraId="6D61B8A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5DFCE41" w16cid:durableId="1E9AA472"/>
  <w16cid:commentId w16cid:paraId="21094B4C" w16cid:durableId="1E9AAEEE"/>
  <w16cid:commentId w16cid:paraId="4682CEE5" w16cid:durableId="1E9AAF02"/>
  <w16cid:commentId w16cid:paraId="30D8EE9B" w16cid:durableId="1E9AAF0E"/>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308EF5B" w14:textId="77777777" w:rsidR="001E7167" w:rsidRDefault="001E7167">
      <w:pPr>
        <w:spacing w:line="240" w:lineRule="auto"/>
      </w:pPr>
      <w:r>
        <w:separator/>
      </w:r>
    </w:p>
  </w:endnote>
  <w:endnote w:type="continuationSeparator" w:id="0">
    <w:p w14:paraId="4BA79381" w14:textId="77777777" w:rsidR="001E7167" w:rsidRDefault="001E716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JgjxdmAdvTT3713a231">
    <w:altName w:val="Cambria"/>
    <w:panose1 w:val="00000000000000000000"/>
    <w:charset w:val="00"/>
    <w:family w:val="roman"/>
    <w:notTrueType/>
    <w:pitch w:val="default"/>
  </w:font>
  <w:font w:name="QtkwlgAdvTT50a2f13e.I">
    <w:altName w:val="Cambria"/>
    <w:panose1 w:val="00000000000000000000"/>
    <w:charset w:val="00"/>
    <w:family w:val="roman"/>
    <w:notTrueType/>
    <w:pitch w:val="default"/>
  </w:font>
  <w:font w:name="CrpdrmAdvTT3713a231+20">
    <w:altName w:val="Cambria"/>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3E27073" w14:textId="77777777" w:rsidR="001E7167" w:rsidRDefault="001E7167">
      <w:pPr>
        <w:spacing w:line="240" w:lineRule="auto"/>
      </w:pPr>
      <w:r>
        <w:separator/>
      </w:r>
    </w:p>
  </w:footnote>
  <w:footnote w:type="continuationSeparator" w:id="0">
    <w:p w14:paraId="04511F98" w14:textId="77777777" w:rsidR="001E7167" w:rsidRDefault="001E7167">
      <w:pPr>
        <w:spacing w:line="240" w:lineRule="auto"/>
      </w:pPr>
      <w:r>
        <w:continuationSeparator/>
      </w:r>
    </w:p>
  </w:footnote>
  <w:footnote w:id="1">
    <w:p w14:paraId="6318265D" w14:textId="77777777" w:rsidR="003446FB" w:rsidRDefault="003446FB">
      <w:pPr>
        <w:pStyle w:val="FootnoteText"/>
      </w:pPr>
      <w:r w:rsidRPr="00B32522">
        <w:rPr>
          <w:rStyle w:val="FootnoteReference"/>
        </w:rPr>
        <w:sym w:font="Symbol" w:char="F0D9"/>
      </w:r>
      <w:r>
        <w:t xml:space="preserve"> </w:t>
      </w:r>
      <w:r>
        <w:rPr>
          <w:rFonts w:ascii="Times New Roman" w:eastAsia="Times New Roman" w:hAnsi="Times New Roman" w:cs="Times New Roman"/>
          <w:sz w:val="24"/>
          <w:szCs w:val="24"/>
        </w:rPr>
        <w:t>Current address: Department of Biological Sciences, Virginia Tech, 926 West Campus Drive, Blacksburg, VA, 24061, US.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4819940"/>
      <w:docPartObj>
        <w:docPartGallery w:val="Page Numbers (Top of Page)"/>
        <w:docPartUnique/>
      </w:docPartObj>
    </w:sdtPr>
    <w:sdtEndPr>
      <w:rPr>
        <w:noProof/>
      </w:rPr>
    </w:sdtEndPr>
    <w:sdtContent>
      <w:p w14:paraId="22EFEEEC" w14:textId="04B23E10" w:rsidR="003446FB" w:rsidRDefault="003446FB">
        <w:pPr>
          <w:pStyle w:val="Header"/>
          <w:jc w:val="right"/>
        </w:pPr>
        <w:r>
          <w:fldChar w:fldCharType="begin"/>
        </w:r>
        <w:r>
          <w:instrText xml:space="preserve"> PAGE   \* MERGEFORMAT </w:instrText>
        </w:r>
        <w:r>
          <w:fldChar w:fldCharType="separate"/>
        </w:r>
        <w:r w:rsidR="00104564">
          <w:rPr>
            <w:noProof/>
          </w:rPr>
          <w:t>45</w:t>
        </w:r>
        <w:r>
          <w:rPr>
            <w:noProof/>
          </w:rPr>
          <w:fldChar w:fldCharType="end"/>
        </w:r>
      </w:p>
    </w:sdtContent>
  </w:sdt>
  <w:p w14:paraId="69AD8F9A" w14:textId="77777777" w:rsidR="003446FB" w:rsidRDefault="003446FB">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618"/>
    <w:multiLevelType w:val="multilevel"/>
    <w:tmpl w:val="CB36544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lef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lef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left"/>
      <w:pPr>
        <w:ind w:left="6480" w:firstLine="6120"/>
      </w:pPr>
      <w:rPr>
        <w:u w:val="none"/>
      </w:rPr>
    </w:lvl>
  </w:abstractNum>
  <w:abstractNum w:abstractNumId="1" w15:restartNumberingAfterBreak="0">
    <w:nsid w:val="0D617B4F"/>
    <w:multiLevelType w:val="hybridMultilevel"/>
    <w:tmpl w:val="A7B8B4F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7747A93"/>
    <w:multiLevelType w:val="hybridMultilevel"/>
    <w:tmpl w:val="7CCABE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mmccull@gmail.com">
    <w15:presenceInfo w15:providerId="Windows Live" w15:userId="78f0df2372ec28c1"/>
  </w15:person>
  <w15:person w15:author="HILARY A DUGAN">
    <w15:presenceInfo w15:providerId="Windows Live" w15:userId="8f1f271f-de84-4cc1-9c55-ab788813647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US" w:vendorID="64" w:dllVersion="6" w:nlCheck="1" w:checkStyle="0"/>
  <w:activeWritingStyle w:appName="MSWord" w:lang="es-AR" w:vendorID="64" w:dllVersion="6" w:nlCheck="1" w:checkStyle="0"/>
  <w:activeWritingStyle w:appName="MSWord" w:lang="es-AR" w:vendorID="64" w:dllVersion="0" w:nlCheck="1" w:checkStyle="0"/>
  <w:activeWritingStyle w:appName="MSWord" w:lang="en-US" w:vendorID="64" w:dllVersion="4096" w:nlCheck="1" w:checkStyle="0"/>
  <w:activeWritingStyle w:appName="MSWord" w:lang="es-AR" w:vendorID="64" w:dllVersion="4096" w:nlCheck="1" w:checkStyle="0"/>
  <w:activeWritingStyle w:appName="MSWord" w:lang="en-US" w:vendorID="64" w:dllVersion="131078" w:nlCheck="1" w:checkStyle="1"/>
  <w:activeWritingStyle w:appName="MSWord" w:lang="es-AR" w:vendorID="64" w:dllVersion="131078" w:nlCheck="1" w:checkStyle="0"/>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009C"/>
    <w:rsid w:val="00002D44"/>
    <w:rsid w:val="0000458B"/>
    <w:rsid w:val="00005F46"/>
    <w:rsid w:val="000060E3"/>
    <w:rsid w:val="000062A3"/>
    <w:rsid w:val="00006463"/>
    <w:rsid w:val="000108A1"/>
    <w:rsid w:val="00013149"/>
    <w:rsid w:val="0001345B"/>
    <w:rsid w:val="000170F5"/>
    <w:rsid w:val="000204C4"/>
    <w:rsid w:val="000219DF"/>
    <w:rsid w:val="0002338E"/>
    <w:rsid w:val="000233C2"/>
    <w:rsid w:val="000238AE"/>
    <w:rsid w:val="000238DD"/>
    <w:rsid w:val="000247C7"/>
    <w:rsid w:val="00024AC8"/>
    <w:rsid w:val="00030915"/>
    <w:rsid w:val="00031C1B"/>
    <w:rsid w:val="00031CE8"/>
    <w:rsid w:val="0003294D"/>
    <w:rsid w:val="00032ED8"/>
    <w:rsid w:val="00034A7C"/>
    <w:rsid w:val="00034BD1"/>
    <w:rsid w:val="00034D1A"/>
    <w:rsid w:val="0003575B"/>
    <w:rsid w:val="0003621D"/>
    <w:rsid w:val="00036C4D"/>
    <w:rsid w:val="000418B5"/>
    <w:rsid w:val="0004438D"/>
    <w:rsid w:val="0005465B"/>
    <w:rsid w:val="000547F8"/>
    <w:rsid w:val="00054DE8"/>
    <w:rsid w:val="0005793C"/>
    <w:rsid w:val="00057977"/>
    <w:rsid w:val="00060563"/>
    <w:rsid w:val="000611E3"/>
    <w:rsid w:val="00063091"/>
    <w:rsid w:val="000642CF"/>
    <w:rsid w:val="0006490F"/>
    <w:rsid w:val="000651D7"/>
    <w:rsid w:val="00065A7C"/>
    <w:rsid w:val="00066948"/>
    <w:rsid w:val="00070658"/>
    <w:rsid w:val="00070A15"/>
    <w:rsid w:val="000719D0"/>
    <w:rsid w:val="000722C3"/>
    <w:rsid w:val="000757F6"/>
    <w:rsid w:val="000772AC"/>
    <w:rsid w:val="000779E8"/>
    <w:rsid w:val="00080925"/>
    <w:rsid w:val="00081882"/>
    <w:rsid w:val="00081D37"/>
    <w:rsid w:val="000820AD"/>
    <w:rsid w:val="00084915"/>
    <w:rsid w:val="0008600F"/>
    <w:rsid w:val="00086B05"/>
    <w:rsid w:val="000873FC"/>
    <w:rsid w:val="00091DDF"/>
    <w:rsid w:val="000928B1"/>
    <w:rsid w:val="00092956"/>
    <w:rsid w:val="00092D76"/>
    <w:rsid w:val="0009374C"/>
    <w:rsid w:val="00094235"/>
    <w:rsid w:val="000942A2"/>
    <w:rsid w:val="0009582B"/>
    <w:rsid w:val="00095B17"/>
    <w:rsid w:val="00097017"/>
    <w:rsid w:val="00097349"/>
    <w:rsid w:val="000A23CF"/>
    <w:rsid w:val="000A2CEB"/>
    <w:rsid w:val="000A2CF1"/>
    <w:rsid w:val="000A2E4B"/>
    <w:rsid w:val="000A2EAC"/>
    <w:rsid w:val="000B0493"/>
    <w:rsid w:val="000B0860"/>
    <w:rsid w:val="000B0CAD"/>
    <w:rsid w:val="000B1503"/>
    <w:rsid w:val="000B4C16"/>
    <w:rsid w:val="000B53D5"/>
    <w:rsid w:val="000B5E17"/>
    <w:rsid w:val="000B7541"/>
    <w:rsid w:val="000C2988"/>
    <w:rsid w:val="000C2F61"/>
    <w:rsid w:val="000C7670"/>
    <w:rsid w:val="000C7A1B"/>
    <w:rsid w:val="000C7E80"/>
    <w:rsid w:val="000D0C63"/>
    <w:rsid w:val="000D0D2C"/>
    <w:rsid w:val="000D12C7"/>
    <w:rsid w:val="000D1FD8"/>
    <w:rsid w:val="000D295F"/>
    <w:rsid w:val="000D2AA3"/>
    <w:rsid w:val="000D5154"/>
    <w:rsid w:val="000D77C1"/>
    <w:rsid w:val="000E47C5"/>
    <w:rsid w:val="000F0C0A"/>
    <w:rsid w:val="000F16AD"/>
    <w:rsid w:val="000F1C64"/>
    <w:rsid w:val="000F2BC7"/>
    <w:rsid w:val="000F4672"/>
    <w:rsid w:val="000F52F8"/>
    <w:rsid w:val="000F60A6"/>
    <w:rsid w:val="000F711B"/>
    <w:rsid w:val="000F7586"/>
    <w:rsid w:val="001028AD"/>
    <w:rsid w:val="00103EAE"/>
    <w:rsid w:val="00104564"/>
    <w:rsid w:val="0010548D"/>
    <w:rsid w:val="00105A5B"/>
    <w:rsid w:val="00112CE8"/>
    <w:rsid w:val="00114584"/>
    <w:rsid w:val="00115A20"/>
    <w:rsid w:val="00115D98"/>
    <w:rsid w:val="00117C8D"/>
    <w:rsid w:val="0012032C"/>
    <w:rsid w:val="00121AC6"/>
    <w:rsid w:val="00123E44"/>
    <w:rsid w:val="00126562"/>
    <w:rsid w:val="00130526"/>
    <w:rsid w:val="00130884"/>
    <w:rsid w:val="00130BE6"/>
    <w:rsid w:val="001313E1"/>
    <w:rsid w:val="00131564"/>
    <w:rsid w:val="0013159D"/>
    <w:rsid w:val="00132174"/>
    <w:rsid w:val="001326CD"/>
    <w:rsid w:val="00135EB2"/>
    <w:rsid w:val="00141410"/>
    <w:rsid w:val="001424EB"/>
    <w:rsid w:val="00145DAA"/>
    <w:rsid w:val="00152F60"/>
    <w:rsid w:val="001607F9"/>
    <w:rsid w:val="0016127A"/>
    <w:rsid w:val="0016597D"/>
    <w:rsid w:val="0017143C"/>
    <w:rsid w:val="00175E38"/>
    <w:rsid w:val="001775B1"/>
    <w:rsid w:val="001801B2"/>
    <w:rsid w:val="0018140B"/>
    <w:rsid w:val="0018273A"/>
    <w:rsid w:val="0018401D"/>
    <w:rsid w:val="00186AD4"/>
    <w:rsid w:val="00190FC1"/>
    <w:rsid w:val="00191220"/>
    <w:rsid w:val="00191702"/>
    <w:rsid w:val="00191DFF"/>
    <w:rsid w:val="0019247B"/>
    <w:rsid w:val="001934AC"/>
    <w:rsid w:val="00194614"/>
    <w:rsid w:val="00194B1A"/>
    <w:rsid w:val="00195C20"/>
    <w:rsid w:val="00196059"/>
    <w:rsid w:val="00196B38"/>
    <w:rsid w:val="001A34D6"/>
    <w:rsid w:val="001A707C"/>
    <w:rsid w:val="001A732B"/>
    <w:rsid w:val="001B0F53"/>
    <w:rsid w:val="001B1AFA"/>
    <w:rsid w:val="001B333C"/>
    <w:rsid w:val="001B7100"/>
    <w:rsid w:val="001C13C7"/>
    <w:rsid w:val="001C1B04"/>
    <w:rsid w:val="001C1CDA"/>
    <w:rsid w:val="001C2EB7"/>
    <w:rsid w:val="001C5A74"/>
    <w:rsid w:val="001C6316"/>
    <w:rsid w:val="001D1622"/>
    <w:rsid w:val="001D1AE7"/>
    <w:rsid w:val="001D3328"/>
    <w:rsid w:val="001D3422"/>
    <w:rsid w:val="001D3A1D"/>
    <w:rsid w:val="001D3F59"/>
    <w:rsid w:val="001D4A4A"/>
    <w:rsid w:val="001D5C98"/>
    <w:rsid w:val="001D5F81"/>
    <w:rsid w:val="001D6093"/>
    <w:rsid w:val="001D625C"/>
    <w:rsid w:val="001D6273"/>
    <w:rsid w:val="001E1D97"/>
    <w:rsid w:val="001E2626"/>
    <w:rsid w:val="001E4E4D"/>
    <w:rsid w:val="001E679F"/>
    <w:rsid w:val="001E7167"/>
    <w:rsid w:val="001F3340"/>
    <w:rsid w:val="001F5903"/>
    <w:rsid w:val="001F7BAA"/>
    <w:rsid w:val="0020072F"/>
    <w:rsid w:val="002034E1"/>
    <w:rsid w:val="00204693"/>
    <w:rsid w:val="00204A01"/>
    <w:rsid w:val="00205F1F"/>
    <w:rsid w:val="0020790D"/>
    <w:rsid w:val="00210349"/>
    <w:rsid w:val="0021065D"/>
    <w:rsid w:val="002156D6"/>
    <w:rsid w:val="0021674B"/>
    <w:rsid w:val="00216C17"/>
    <w:rsid w:val="0021720D"/>
    <w:rsid w:val="0022016C"/>
    <w:rsid w:val="00220D72"/>
    <w:rsid w:val="0022113F"/>
    <w:rsid w:val="00222217"/>
    <w:rsid w:val="00224097"/>
    <w:rsid w:val="0022758F"/>
    <w:rsid w:val="002276CE"/>
    <w:rsid w:val="00227D54"/>
    <w:rsid w:val="00230399"/>
    <w:rsid w:val="002310A7"/>
    <w:rsid w:val="00231A1D"/>
    <w:rsid w:val="00231C87"/>
    <w:rsid w:val="00235477"/>
    <w:rsid w:val="00237336"/>
    <w:rsid w:val="0024160D"/>
    <w:rsid w:val="00241CCD"/>
    <w:rsid w:val="00242C45"/>
    <w:rsid w:val="00243CD3"/>
    <w:rsid w:val="00244C82"/>
    <w:rsid w:val="002462F7"/>
    <w:rsid w:val="00247969"/>
    <w:rsid w:val="0025112D"/>
    <w:rsid w:val="0025116D"/>
    <w:rsid w:val="00251EB1"/>
    <w:rsid w:val="00252097"/>
    <w:rsid w:val="002529BF"/>
    <w:rsid w:val="002565E5"/>
    <w:rsid w:val="00257303"/>
    <w:rsid w:val="002577C0"/>
    <w:rsid w:val="00261DF2"/>
    <w:rsid w:val="00264BB6"/>
    <w:rsid w:val="00265B7B"/>
    <w:rsid w:val="00267687"/>
    <w:rsid w:val="00272E8E"/>
    <w:rsid w:val="002730E8"/>
    <w:rsid w:val="0027392A"/>
    <w:rsid w:val="00274190"/>
    <w:rsid w:val="00274206"/>
    <w:rsid w:val="002746E7"/>
    <w:rsid w:val="00282305"/>
    <w:rsid w:val="00283AF1"/>
    <w:rsid w:val="0028403D"/>
    <w:rsid w:val="00284F61"/>
    <w:rsid w:val="002864BD"/>
    <w:rsid w:val="00286855"/>
    <w:rsid w:val="00286C93"/>
    <w:rsid w:val="002878F8"/>
    <w:rsid w:val="00287F73"/>
    <w:rsid w:val="0029096A"/>
    <w:rsid w:val="00291EF7"/>
    <w:rsid w:val="00292577"/>
    <w:rsid w:val="002927F2"/>
    <w:rsid w:val="002933B5"/>
    <w:rsid w:val="00296D3D"/>
    <w:rsid w:val="002A0000"/>
    <w:rsid w:val="002A3618"/>
    <w:rsid w:val="002A71A7"/>
    <w:rsid w:val="002B082E"/>
    <w:rsid w:val="002B22AB"/>
    <w:rsid w:val="002C01C0"/>
    <w:rsid w:val="002C0749"/>
    <w:rsid w:val="002C1596"/>
    <w:rsid w:val="002C1FB8"/>
    <w:rsid w:val="002C26A5"/>
    <w:rsid w:val="002C4056"/>
    <w:rsid w:val="002C41ED"/>
    <w:rsid w:val="002C431B"/>
    <w:rsid w:val="002C4954"/>
    <w:rsid w:val="002C52D1"/>
    <w:rsid w:val="002C53DC"/>
    <w:rsid w:val="002C6CF9"/>
    <w:rsid w:val="002C76D4"/>
    <w:rsid w:val="002C7A14"/>
    <w:rsid w:val="002D27C8"/>
    <w:rsid w:val="002D27EE"/>
    <w:rsid w:val="002D28EA"/>
    <w:rsid w:val="002D2EBE"/>
    <w:rsid w:val="002D35AE"/>
    <w:rsid w:val="002D3FDD"/>
    <w:rsid w:val="002D508A"/>
    <w:rsid w:val="002D6B2C"/>
    <w:rsid w:val="002D739C"/>
    <w:rsid w:val="002D7AA1"/>
    <w:rsid w:val="002E0B60"/>
    <w:rsid w:val="002E2102"/>
    <w:rsid w:val="002E2AF6"/>
    <w:rsid w:val="002E36D7"/>
    <w:rsid w:val="002E3AD9"/>
    <w:rsid w:val="002F0947"/>
    <w:rsid w:val="002F1392"/>
    <w:rsid w:val="002F1D1D"/>
    <w:rsid w:val="002F30EF"/>
    <w:rsid w:val="002F35B3"/>
    <w:rsid w:val="002F709E"/>
    <w:rsid w:val="002F729A"/>
    <w:rsid w:val="002F7782"/>
    <w:rsid w:val="00300D1E"/>
    <w:rsid w:val="00301945"/>
    <w:rsid w:val="00302B90"/>
    <w:rsid w:val="00306E93"/>
    <w:rsid w:val="003071E2"/>
    <w:rsid w:val="00307267"/>
    <w:rsid w:val="00307F27"/>
    <w:rsid w:val="0031151D"/>
    <w:rsid w:val="00313D45"/>
    <w:rsid w:val="003147D4"/>
    <w:rsid w:val="00316799"/>
    <w:rsid w:val="0031798E"/>
    <w:rsid w:val="00317B4F"/>
    <w:rsid w:val="0032009C"/>
    <w:rsid w:val="00320449"/>
    <w:rsid w:val="0032269B"/>
    <w:rsid w:val="00322B5F"/>
    <w:rsid w:val="00323BCF"/>
    <w:rsid w:val="00323DC5"/>
    <w:rsid w:val="003244A5"/>
    <w:rsid w:val="00324768"/>
    <w:rsid w:val="00324A39"/>
    <w:rsid w:val="00325EAC"/>
    <w:rsid w:val="003266D7"/>
    <w:rsid w:val="00326F3D"/>
    <w:rsid w:val="00333E62"/>
    <w:rsid w:val="00334E20"/>
    <w:rsid w:val="003374B3"/>
    <w:rsid w:val="00340869"/>
    <w:rsid w:val="00342DAD"/>
    <w:rsid w:val="0034314A"/>
    <w:rsid w:val="00343469"/>
    <w:rsid w:val="00343492"/>
    <w:rsid w:val="003446FB"/>
    <w:rsid w:val="00344999"/>
    <w:rsid w:val="00344E90"/>
    <w:rsid w:val="003455CE"/>
    <w:rsid w:val="0035160A"/>
    <w:rsid w:val="00351EE6"/>
    <w:rsid w:val="0035245F"/>
    <w:rsid w:val="00352A4D"/>
    <w:rsid w:val="00353CEB"/>
    <w:rsid w:val="003543FC"/>
    <w:rsid w:val="00355090"/>
    <w:rsid w:val="0035552A"/>
    <w:rsid w:val="0035554E"/>
    <w:rsid w:val="00355975"/>
    <w:rsid w:val="00356DBB"/>
    <w:rsid w:val="00361837"/>
    <w:rsid w:val="003618F9"/>
    <w:rsid w:val="0036294F"/>
    <w:rsid w:val="00363C56"/>
    <w:rsid w:val="003647D3"/>
    <w:rsid w:val="003648FA"/>
    <w:rsid w:val="00365809"/>
    <w:rsid w:val="00366556"/>
    <w:rsid w:val="00370373"/>
    <w:rsid w:val="00370B48"/>
    <w:rsid w:val="00373276"/>
    <w:rsid w:val="00381FE6"/>
    <w:rsid w:val="00383EE0"/>
    <w:rsid w:val="00384BFB"/>
    <w:rsid w:val="00385FCA"/>
    <w:rsid w:val="003870E6"/>
    <w:rsid w:val="00387B57"/>
    <w:rsid w:val="0039062A"/>
    <w:rsid w:val="0039414A"/>
    <w:rsid w:val="003946F4"/>
    <w:rsid w:val="0039601A"/>
    <w:rsid w:val="003A0D4C"/>
    <w:rsid w:val="003A1DB2"/>
    <w:rsid w:val="003A1E78"/>
    <w:rsid w:val="003A3E2C"/>
    <w:rsid w:val="003A4445"/>
    <w:rsid w:val="003A46BE"/>
    <w:rsid w:val="003A6F00"/>
    <w:rsid w:val="003B0A3E"/>
    <w:rsid w:val="003B114D"/>
    <w:rsid w:val="003B19A6"/>
    <w:rsid w:val="003B2083"/>
    <w:rsid w:val="003B291C"/>
    <w:rsid w:val="003B4358"/>
    <w:rsid w:val="003B5B84"/>
    <w:rsid w:val="003B6814"/>
    <w:rsid w:val="003B6F6D"/>
    <w:rsid w:val="003C049B"/>
    <w:rsid w:val="003C0581"/>
    <w:rsid w:val="003C62A7"/>
    <w:rsid w:val="003D0B57"/>
    <w:rsid w:val="003D0EC4"/>
    <w:rsid w:val="003D3BA1"/>
    <w:rsid w:val="003D3D1B"/>
    <w:rsid w:val="003D494C"/>
    <w:rsid w:val="003E2335"/>
    <w:rsid w:val="003E2346"/>
    <w:rsid w:val="003E5013"/>
    <w:rsid w:val="003E6401"/>
    <w:rsid w:val="003E7E13"/>
    <w:rsid w:val="003E7F6E"/>
    <w:rsid w:val="003F00CA"/>
    <w:rsid w:val="003F309C"/>
    <w:rsid w:val="003F30A5"/>
    <w:rsid w:val="003F3A81"/>
    <w:rsid w:val="003F4BD2"/>
    <w:rsid w:val="00400B1D"/>
    <w:rsid w:val="004014B0"/>
    <w:rsid w:val="00401618"/>
    <w:rsid w:val="00402B63"/>
    <w:rsid w:val="00403280"/>
    <w:rsid w:val="004032ED"/>
    <w:rsid w:val="00403D04"/>
    <w:rsid w:val="00413341"/>
    <w:rsid w:val="00413E34"/>
    <w:rsid w:val="004177CF"/>
    <w:rsid w:val="0042042D"/>
    <w:rsid w:val="00420B74"/>
    <w:rsid w:val="00420E53"/>
    <w:rsid w:val="0042238D"/>
    <w:rsid w:val="00422866"/>
    <w:rsid w:val="004230F8"/>
    <w:rsid w:val="00423667"/>
    <w:rsid w:val="00423770"/>
    <w:rsid w:val="00423D1F"/>
    <w:rsid w:val="00424B61"/>
    <w:rsid w:val="00426BF6"/>
    <w:rsid w:val="004271D5"/>
    <w:rsid w:val="00427402"/>
    <w:rsid w:val="00430173"/>
    <w:rsid w:val="00431DAE"/>
    <w:rsid w:val="00432C53"/>
    <w:rsid w:val="00433041"/>
    <w:rsid w:val="004372E1"/>
    <w:rsid w:val="00437C7B"/>
    <w:rsid w:val="00437E80"/>
    <w:rsid w:val="00441288"/>
    <w:rsid w:val="00441BA7"/>
    <w:rsid w:val="00444FA6"/>
    <w:rsid w:val="004453CF"/>
    <w:rsid w:val="00446257"/>
    <w:rsid w:val="00447F0A"/>
    <w:rsid w:val="004506A6"/>
    <w:rsid w:val="00450B34"/>
    <w:rsid w:val="00452288"/>
    <w:rsid w:val="004561A2"/>
    <w:rsid w:val="004567B2"/>
    <w:rsid w:val="00457CF5"/>
    <w:rsid w:val="00462978"/>
    <w:rsid w:val="0046490A"/>
    <w:rsid w:val="00465914"/>
    <w:rsid w:val="00466D3A"/>
    <w:rsid w:val="00470DE9"/>
    <w:rsid w:val="00470E18"/>
    <w:rsid w:val="004718C6"/>
    <w:rsid w:val="004725D4"/>
    <w:rsid w:val="00473547"/>
    <w:rsid w:val="004744C9"/>
    <w:rsid w:val="00476F5F"/>
    <w:rsid w:val="0048112C"/>
    <w:rsid w:val="004816DC"/>
    <w:rsid w:val="00481736"/>
    <w:rsid w:val="004823F9"/>
    <w:rsid w:val="004826C1"/>
    <w:rsid w:val="00484047"/>
    <w:rsid w:val="00491124"/>
    <w:rsid w:val="00492203"/>
    <w:rsid w:val="00492471"/>
    <w:rsid w:val="004938F9"/>
    <w:rsid w:val="004A055B"/>
    <w:rsid w:val="004A199D"/>
    <w:rsid w:val="004A2486"/>
    <w:rsid w:val="004A2F22"/>
    <w:rsid w:val="004A33AA"/>
    <w:rsid w:val="004A4028"/>
    <w:rsid w:val="004A4AE6"/>
    <w:rsid w:val="004A5CEE"/>
    <w:rsid w:val="004A6540"/>
    <w:rsid w:val="004A788A"/>
    <w:rsid w:val="004B0406"/>
    <w:rsid w:val="004B0C7A"/>
    <w:rsid w:val="004B4238"/>
    <w:rsid w:val="004B4BFF"/>
    <w:rsid w:val="004B5404"/>
    <w:rsid w:val="004B6547"/>
    <w:rsid w:val="004B6E1C"/>
    <w:rsid w:val="004B7FDA"/>
    <w:rsid w:val="004C56B4"/>
    <w:rsid w:val="004C6DED"/>
    <w:rsid w:val="004C7B82"/>
    <w:rsid w:val="004D2505"/>
    <w:rsid w:val="004D2538"/>
    <w:rsid w:val="004D38EC"/>
    <w:rsid w:val="004D6AB9"/>
    <w:rsid w:val="004E20B1"/>
    <w:rsid w:val="004E3080"/>
    <w:rsid w:val="004E35A1"/>
    <w:rsid w:val="004E5110"/>
    <w:rsid w:val="004E6102"/>
    <w:rsid w:val="004E644A"/>
    <w:rsid w:val="004E6F7E"/>
    <w:rsid w:val="004E71F4"/>
    <w:rsid w:val="004E77EB"/>
    <w:rsid w:val="004E7902"/>
    <w:rsid w:val="004F0CFA"/>
    <w:rsid w:val="004F3AD6"/>
    <w:rsid w:val="004F662F"/>
    <w:rsid w:val="004F66AB"/>
    <w:rsid w:val="005009AE"/>
    <w:rsid w:val="005024E3"/>
    <w:rsid w:val="005024FD"/>
    <w:rsid w:val="00503A44"/>
    <w:rsid w:val="00504087"/>
    <w:rsid w:val="005064A6"/>
    <w:rsid w:val="005074D2"/>
    <w:rsid w:val="005103D3"/>
    <w:rsid w:val="005114B7"/>
    <w:rsid w:val="00512D98"/>
    <w:rsid w:val="00513F0F"/>
    <w:rsid w:val="005146F8"/>
    <w:rsid w:val="005149BE"/>
    <w:rsid w:val="00514EF2"/>
    <w:rsid w:val="00517950"/>
    <w:rsid w:val="00517F61"/>
    <w:rsid w:val="005207B6"/>
    <w:rsid w:val="00522DCD"/>
    <w:rsid w:val="00524A88"/>
    <w:rsid w:val="005255DD"/>
    <w:rsid w:val="00525933"/>
    <w:rsid w:val="00525E73"/>
    <w:rsid w:val="0053086A"/>
    <w:rsid w:val="00530EF1"/>
    <w:rsid w:val="00531ECA"/>
    <w:rsid w:val="005322CE"/>
    <w:rsid w:val="0053282F"/>
    <w:rsid w:val="005338DE"/>
    <w:rsid w:val="00534540"/>
    <w:rsid w:val="00535FF0"/>
    <w:rsid w:val="0053770E"/>
    <w:rsid w:val="005405AB"/>
    <w:rsid w:val="00540918"/>
    <w:rsid w:val="00543B13"/>
    <w:rsid w:val="005440C8"/>
    <w:rsid w:val="00546075"/>
    <w:rsid w:val="005466DF"/>
    <w:rsid w:val="0054781B"/>
    <w:rsid w:val="00550653"/>
    <w:rsid w:val="00550BDB"/>
    <w:rsid w:val="00551251"/>
    <w:rsid w:val="0055166D"/>
    <w:rsid w:val="005524A9"/>
    <w:rsid w:val="005528D6"/>
    <w:rsid w:val="00553387"/>
    <w:rsid w:val="005557AB"/>
    <w:rsid w:val="005564BB"/>
    <w:rsid w:val="005571E5"/>
    <w:rsid w:val="005578C0"/>
    <w:rsid w:val="00560220"/>
    <w:rsid w:val="00560B5E"/>
    <w:rsid w:val="00561CFB"/>
    <w:rsid w:val="00562027"/>
    <w:rsid w:val="00562DD6"/>
    <w:rsid w:val="0056334C"/>
    <w:rsid w:val="00563E07"/>
    <w:rsid w:val="00564156"/>
    <w:rsid w:val="0057091E"/>
    <w:rsid w:val="005711D2"/>
    <w:rsid w:val="0057429A"/>
    <w:rsid w:val="00574466"/>
    <w:rsid w:val="00574AC1"/>
    <w:rsid w:val="00575324"/>
    <w:rsid w:val="0057628F"/>
    <w:rsid w:val="005807D7"/>
    <w:rsid w:val="00583110"/>
    <w:rsid w:val="00586F8F"/>
    <w:rsid w:val="00590316"/>
    <w:rsid w:val="00590BA0"/>
    <w:rsid w:val="00592FE6"/>
    <w:rsid w:val="00593006"/>
    <w:rsid w:val="00593740"/>
    <w:rsid w:val="005938FB"/>
    <w:rsid w:val="00593BF4"/>
    <w:rsid w:val="0059427B"/>
    <w:rsid w:val="00595AD7"/>
    <w:rsid w:val="005A0AD5"/>
    <w:rsid w:val="005A1166"/>
    <w:rsid w:val="005A151E"/>
    <w:rsid w:val="005A1B8D"/>
    <w:rsid w:val="005A24E4"/>
    <w:rsid w:val="005A467E"/>
    <w:rsid w:val="005A47BF"/>
    <w:rsid w:val="005A5F47"/>
    <w:rsid w:val="005A6824"/>
    <w:rsid w:val="005A6F29"/>
    <w:rsid w:val="005A7724"/>
    <w:rsid w:val="005A7FAB"/>
    <w:rsid w:val="005B125F"/>
    <w:rsid w:val="005B2664"/>
    <w:rsid w:val="005B26E0"/>
    <w:rsid w:val="005B4433"/>
    <w:rsid w:val="005B59BD"/>
    <w:rsid w:val="005B6576"/>
    <w:rsid w:val="005C2152"/>
    <w:rsid w:val="005C2389"/>
    <w:rsid w:val="005C37E5"/>
    <w:rsid w:val="005C3E30"/>
    <w:rsid w:val="005C41E9"/>
    <w:rsid w:val="005C4CE4"/>
    <w:rsid w:val="005C4FAB"/>
    <w:rsid w:val="005C6DD8"/>
    <w:rsid w:val="005C7EBB"/>
    <w:rsid w:val="005D022D"/>
    <w:rsid w:val="005D06E6"/>
    <w:rsid w:val="005D206D"/>
    <w:rsid w:val="005D41D3"/>
    <w:rsid w:val="005D4A9E"/>
    <w:rsid w:val="005D5969"/>
    <w:rsid w:val="005D758E"/>
    <w:rsid w:val="005D7FB7"/>
    <w:rsid w:val="005E1E31"/>
    <w:rsid w:val="005E3BC0"/>
    <w:rsid w:val="005E4D88"/>
    <w:rsid w:val="005E4D89"/>
    <w:rsid w:val="005E6104"/>
    <w:rsid w:val="005E77BA"/>
    <w:rsid w:val="005E7B71"/>
    <w:rsid w:val="005F1FFA"/>
    <w:rsid w:val="005F3206"/>
    <w:rsid w:val="005F5210"/>
    <w:rsid w:val="005F5211"/>
    <w:rsid w:val="005F5433"/>
    <w:rsid w:val="005F66F9"/>
    <w:rsid w:val="005F7F3E"/>
    <w:rsid w:val="00600B15"/>
    <w:rsid w:val="00606B70"/>
    <w:rsid w:val="0060710A"/>
    <w:rsid w:val="006074D3"/>
    <w:rsid w:val="0061096A"/>
    <w:rsid w:val="00612B1F"/>
    <w:rsid w:val="00614236"/>
    <w:rsid w:val="006149A4"/>
    <w:rsid w:val="006157D6"/>
    <w:rsid w:val="006167DF"/>
    <w:rsid w:val="00616887"/>
    <w:rsid w:val="00627559"/>
    <w:rsid w:val="0063315F"/>
    <w:rsid w:val="00634522"/>
    <w:rsid w:val="00635222"/>
    <w:rsid w:val="00636CED"/>
    <w:rsid w:val="00640159"/>
    <w:rsid w:val="0064154F"/>
    <w:rsid w:val="0064771A"/>
    <w:rsid w:val="0065142A"/>
    <w:rsid w:val="00651D2A"/>
    <w:rsid w:val="00653233"/>
    <w:rsid w:val="006535DD"/>
    <w:rsid w:val="0065369D"/>
    <w:rsid w:val="0065377B"/>
    <w:rsid w:val="00654ABC"/>
    <w:rsid w:val="00655213"/>
    <w:rsid w:val="00656127"/>
    <w:rsid w:val="00656E9C"/>
    <w:rsid w:val="0065707F"/>
    <w:rsid w:val="006574D3"/>
    <w:rsid w:val="00657C84"/>
    <w:rsid w:val="00657FE2"/>
    <w:rsid w:val="006602FE"/>
    <w:rsid w:val="00660A44"/>
    <w:rsid w:val="00660F33"/>
    <w:rsid w:val="00660F4B"/>
    <w:rsid w:val="006615FD"/>
    <w:rsid w:val="006628ED"/>
    <w:rsid w:val="006631BF"/>
    <w:rsid w:val="00664D73"/>
    <w:rsid w:val="00665075"/>
    <w:rsid w:val="00665918"/>
    <w:rsid w:val="00670EA0"/>
    <w:rsid w:val="00672ADB"/>
    <w:rsid w:val="00673144"/>
    <w:rsid w:val="00674147"/>
    <w:rsid w:val="00674400"/>
    <w:rsid w:val="00676CDB"/>
    <w:rsid w:val="0068107E"/>
    <w:rsid w:val="00681FDB"/>
    <w:rsid w:val="00682298"/>
    <w:rsid w:val="006829C0"/>
    <w:rsid w:val="006835EB"/>
    <w:rsid w:val="00684F69"/>
    <w:rsid w:val="00687ECB"/>
    <w:rsid w:val="00692587"/>
    <w:rsid w:val="00692F30"/>
    <w:rsid w:val="00693691"/>
    <w:rsid w:val="00693AEA"/>
    <w:rsid w:val="00694AAD"/>
    <w:rsid w:val="00695F23"/>
    <w:rsid w:val="0069681C"/>
    <w:rsid w:val="0069736F"/>
    <w:rsid w:val="006A06E3"/>
    <w:rsid w:val="006A2521"/>
    <w:rsid w:val="006A32E6"/>
    <w:rsid w:val="006A3FD5"/>
    <w:rsid w:val="006A428B"/>
    <w:rsid w:val="006A59A4"/>
    <w:rsid w:val="006A6003"/>
    <w:rsid w:val="006A6054"/>
    <w:rsid w:val="006A79B4"/>
    <w:rsid w:val="006A7F0F"/>
    <w:rsid w:val="006B04E1"/>
    <w:rsid w:val="006B3937"/>
    <w:rsid w:val="006B3D97"/>
    <w:rsid w:val="006C071F"/>
    <w:rsid w:val="006C0B26"/>
    <w:rsid w:val="006C18F5"/>
    <w:rsid w:val="006C246B"/>
    <w:rsid w:val="006C400F"/>
    <w:rsid w:val="006C4BC8"/>
    <w:rsid w:val="006C6DFD"/>
    <w:rsid w:val="006C7950"/>
    <w:rsid w:val="006C79BB"/>
    <w:rsid w:val="006D085C"/>
    <w:rsid w:val="006D293A"/>
    <w:rsid w:val="006D3063"/>
    <w:rsid w:val="006D3ABD"/>
    <w:rsid w:val="006D3F62"/>
    <w:rsid w:val="006D7E44"/>
    <w:rsid w:val="006E07BD"/>
    <w:rsid w:val="006E1798"/>
    <w:rsid w:val="006E190E"/>
    <w:rsid w:val="006E5828"/>
    <w:rsid w:val="006E5DBC"/>
    <w:rsid w:val="006E6BFA"/>
    <w:rsid w:val="006F064B"/>
    <w:rsid w:val="006F4C36"/>
    <w:rsid w:val="006F4EC1"/>
    <w:rsid w:val="006F4FA3"/>
    <w:rsid w:val="006F641F"/>
    <w:rsid w:val="007013F2"/>
    <w:rsid w:val="007017C9"/>
    <w:rsid w:val="007052DE"/>
    <w:rsid w:val="0070626F"/>
    <w:rsid w:val="00706822"/>
    <w:rsid w:val="00710DE7"/>
    <w:rsid w:val="00713698"/>
    <w:rsid w:val="00713F10"/>
    <w:rsid w:val="00713FF4"/>
    <w:rsid w:val="007141AF"/>
    <w:rsid w:val="007144D6"/>
    <w:rsid w:val="007148EB"/>
    <w:rsid w:val="0071536B"/>
    <w:rsid w:val="00716669"/>
    <w:rsid w:val="00716E85"/>
    <w:rsid w:val="00717167"/>
    <w:rsid w:val="0072257C"/>
    <w:rsid w:val="00722EDD"/>
    <w:rsid w:val="00723980"/>
    <w:rsid w:val="00724FCF"/>
    <w:rsid w:val="00725DD4"/>
    <w:rsid w:val="0073204D"/>
    <w:rsid w:val="00732723"/>
    <w:rsid w:val="00732B1B"/>
    <w:rsid w:val="00733C30"/>
    <w:rsid w:val="007351D8"/>
    <w:rsid w:val="00735D13"/>
    <w:rsid w:val="007363C3"/>
    <w:rsid w:val="00740A97"/>
    <w:rsid w:val="00741306"/>
    <w:rsid w:val="00743504"/>
    <w:rsid w:val="007445CA"/>
    <w:rsid w:val="0074502F"/>
    <w:rsid w:val="007463D8"/>
    <w:rsid w:val="00750233"/>
    <w:rsid w:val="00750AD2"/>
    <w:rsid w:val="00751653"/>
    <w:rsid w:val="00755DEE"/>
    <w:rsid w:val="0075674A"/>
    <w:rsid w:val="00757E5A"/>
    <w:rsid w:val="00760B47"/>
    <w:rsid w:val="00760CD9"/>
    <w:rsid w:val="00761959"/>
    <w:rsid w:val="0076281F"/>
    <w:rsid w:val="00762884"/>
    <w:rsid w:val="00763311"/>
    <w:rsid w:val="0076454E"/>
    <w:rsid w:val="00765734"/>
    <w:rsid w:val="0077021A"/>
    <w:rsid w:val="00770DFB"/>
    <w:rsid w:val="007728A8"/>
    <w:rsid w:val="00777AFE"/>
    <w:rsid w:val="007811FB"/>
    <w:rsid w:val="007832E3"/>
    <w:rsid w:val="00784081"/>
    <w:rsid w:val="007851CE"/>
    <w:rsid w:val="007857DD"/>
    <w:rsid w:val="00787E06"/>
    <w:rsid w:val="0079056D"/>
    <w:rsid w:val="00791B38"/>
    <w:rsid w:val="00793A49"/>
    <w:rsid w:val="00794881"/>
    <w:rsid w:val="00796693"/>
    <w:rsid w:val="00796923"/>
    <w:rsid w:val="00797426"/>
    <w:rsid w:val="00797C4C"/>
    <w:rsid w:val="007A2173"/>
    <w:rsid w:val="007A237A"/>
    <w:rsid w:val="007A30E1"/>
    <w:rsid w:val="007A4A0C"/>
    <w:rsid w:val="007A51DC"/>
    <w:rsid w:val="007A75D4"/>
    <w:rsid w:val="007B1D2F"/>
    <w:rsid w:val="007B1F16"/>
    <w:rsid w:val="007B2ACE"/>
    <w:rsid w:val="007B528B"/>
    <w:rsid w:val="007B59E6"/>
    <w:rsid w:val="007B5FBF"/>
    <w:rsid w:val="007B7D1F"/>
    <w:rsid w:val="007C0E52"/>
    <w:rsid w:val="007C3BD2"/>
    <w:rsid w:val="007C5B3F"/>
    <w:rsid w:val="007C5E94"/>
    <w:rsid w:val="007C62C1"/>
    <w:rsid w:val="007D101A"/>
    <w:rsid w:val="007D17EC"/>
    <w:rsid w:val="007D2588"/>
    <w:rsid w:val="007D3039"/>
    <w:rsid w:val="007D3858"/>
    <w:rsid w:val="007D3D0C"/>
    <w:rsid w:val="007D4291"/>
    <w:rsid w:val="007D690D"/>
    <w:rsid w:val="007E0D86"/>
    <w:rsid w:val="007E13C6"/>
    <w:rsid w:val="007E19B2"/>
    <w:rsid w:val="007E21B8"/>
    <w:rsid w:val="007E24F7"/>
    <w:rsid w:val="007E3AB7"/>
    <w:rsid w:val="007E4525"/>
    <w:rsid w:val="007E4FDA"/>
    <w:rsid w:val="007E5BC6"/>
    <w:rsid w:val="007E6187"/>
    <w:rsid w:val="007E652C"/>
    <w:rsid w:val="007E7173"/>
    <w:rsid w:val="007F132D"/>
    <w:rsid w:val="007F31D4"/>
    <w:rsid w:val="007F4D86"/>
    <w:rsid w:val="007F6933"/>
    <w:rsid w:val="0080108A"/>
    <w:rsid w:val="00801593"/>
    <w:rsid w:val="00801E3B"/>
    <w:rsid w:val="00804377"/>
    <w:rsid w:val="00804CF3"/>
    <w:rsid w:val="00805661"/>
    <w:rsid w:val="00806A18"/>
    <w:rsid w:val="00810640"/>
    <w:rsid w:val="00812E63"/>
    <w:rsid w:val="0081311E"/>
    <w:rsid w:val="00813828"/>
    <w:rsid w:val="00814E86"/>
    <w:rsid w:val="00817925"/>
    <w:rsid w:val="00817BB2"/>
    <w:rsid w:val="008203A4"/>
    <w:rsid w:val="008218BE"/>
    <w:rsid w:val="008239E8"/>
    <w:rsid w:val="00825E8B"/>
    <w:rsid w:val="00826C0C"/>
    <w:rsid w:val="0082775A"/>
    <w:rsid w:val="00827DD2"/>
    <w:rsid w:val="00830EA6"/>
    <w:rsid w:val="0083120A"/>
    <w:rsid w:val="00832318"/>
    <w:rsid w:val="00832704"/>
    <w:rsid w:val="0083517A"/>
    <w:rsid w:val="00840678"/>
    <w:rsid w:val="0084170F"/>
    <w:rsid w:val="00841D06"/>
    <w:rsid w:val="0084468C"/>
    <w:rsid w:val="008458EE"/>
    <w:rsid w:val="00846D7B"/>
    <w:rsid w:val="00851A5F"/>
    <w:rsid w:val="00851E7C"/>
    <w:rsid w:val="008526C1"/>
    <w:rsid w:val="00852C67"/>
    <w:rsid w:val="008535B2"/>
    <w:rsid w:val="0085523A"/>
    <w:rsid w:val="008615D0"/>
    <w:rsid w:val="008625CB"/>
    <w:rsid w:val="00862A3A"/>
    <w:rsid w:val="0086581A"/>
    <w:rsid w:val="00865AE5"/>
    <w:rsid w:val="00865E07"/>
    <w:rsid w:val="008673DC"/>
    <w:rsid w:val="008679D2"/>
    <w:rsid w:val="00871C60"/>
    <w:rsid w:val="008727D6"/>
    <w:rsid w:val="00873270"/>
    <w:rsid w:val="008750A7"/>
    <w:rsid w:val="00876487"/>
    <w:rsid w:val="008765EF"/>
    <w:rsid w:val="008769D4"/>
    <w:rsid w:val="00880D40"/>
    <w:rsid w:val="00883827"/>
    <w:rsid w:val="008848BE"/>
    <w:rsid w:val="00884BD2"/>
    <w:rsid w:val="00885327"/>
    <w:rsid w:val="0088566A"/>
    <w:rsid w:val="008863B4"/>
    <w:rsid w:val="00886AA3"/>
    <w:rsid w:val="00887860"/>
    <w:rsid w:val="00891A7E"/>
    <w:rsid w:val="00892371"/>
    <w:rsid w:val="00893D4B"/>
    <w:rsid w:val="00894618"/>
    <w:rsid w:val="0089679F"/>
    <w:rsid w:val="00896EBC"/>
    <w:rsid w:val="008A25D2"/>
    <w:rsid w:val="008A28F8"/>
    <w:rsid w:val="008A3C62"/>
    <w:rsid w:val="008A4137"/>
    <w:rsid w:val="008A50E3"/>
    <w:rsid w:val="008A61F4"/>
    <w:rsid w:val="008A695B"/>
    <w:rsid w:val="008B13D9"/>
    <w:rsid w:val="008B522E"/>
    <w:rsid w:val="008B547F"/>
    <w:rsid w:val="008B57C5"/>
    <w:rsid w:val="008B57EF"/>
    <w:rsid w:val="008B72EC"/>
    <w:rsid w:val="008C0046"/>
    <w:rsid w:val="008C2BAE"/>
    <w:rsid w:val="008C3A7D"/>
    <w:rsid w:val="008C6372"/>
    <w:rsid w:val="008C6DD5"/>
    <w:rsid w:val="008C6EF3"/>
    <w:rsid w:val="008D23F0"/>
    <w:rsid w:val="008D2A7D"/>
    <w:rsid w:val="008D2E53"/>
    <w:rsid w:val="008D467A"/>
    <w:rsid w:val="008D4F7F"/>
    <w:rsid w:val="008D5DAA"/>
    <w:rsid w:val="008D70A2"/>
    <w:rsid w:val="008E01D6"/>
    <w:rsid w:val="008E12EB"/>
    <w:rsid w:val="008E2573"/>
    <w:rsid w:val="008E4639"/>
    <w:rsid w:val="008E712B"/>
    <w:rsid w:val="008F266D"/>
    <w:rsid w:val="008F4085"/>
    <w:rsid w:val="008F474E"/>
    <w:rsid w:val="008F606D"/>
    <w:rsid w:val="008F6A65"/>
    <w:rsid w:val="008F6F4B"/>
    <w:rsid w:val="009029E7"/>
    <w:rsid w:val="009038F7"/>
    <w:rsid w:val="009048FB"/>
    <w:rsid w:val="0091453F"/>
    <w:rsid w:val="009147CB"/>
    <w:rsid w:val="0091605E"/>
    <w:rsid w:val="0091765A"/>
    <w:rsid w:val="00917B72"/>
    <w:rsid w:val="00922FBC"/>
    <w:rsid w:val="009232BA"/>
    <w:rsid w:val="00927CBB"/>
    <w:rsid w:val="00932812"/>
    <w:rsid w:val="0093314B"/>
    <w:rsid w:val="0094040E"/>
    <w:rsid w:val="00944E90"/>
    <w:rsid w:val="009468AB"/>
    <w:rsid w:val="0094764C"/>
    <w:rsid w:val="009538B4"/>
    <w:rsid w:val="00954B00"/>
    <w:rsid w:val="00955C09"/>
    <w:rsid w:val="0096075B"/>
    <w:rsid w:val="00961449"/>
    <w:rsid w:val="009618D3"/>
    <w:rsid w:val="0096235B"/>
    <w:rsid w:val="009634CE"/>
    <w:rsid w:val="00963B9D"/>
    <w:rsid w:val="00964861"/>
    <w:rsid w:val="0096518E"/>
    <w:rsid w:val="009666D8"/>
    <w:rsid w:val="00967AFC"/>
    <w:rsid w:val="00970050"/>
    <w:rsid w:val="009701FA"/>
    <w:rsid w:val="00970704"/>
    <w:rsid w:val="009712EC"/>
    <w:rsid w:val="009722CC"/>
    <w:rsid w:val="00974653"/>
    <w:rsid w:val="009751C5"/>
    <w:rsid w:val="00975680"/>
    <w:rsid w:val="0098092C"/>
    <w:rsid w:val="0098243D"/>
    <w:rsid w:val="00983505"/>
    <w:rsid w:val="00984119"/>
    <w:rsid w:val="0098415F"/>
    <w:rsid w:val="009870ED"/>
    <w:rsid w:val="009876C9"/>
    <w:rsid w:val="009929C5"/>
    <w:rsid w:val="00992D19"/>
    <w:rsid w:val="00992E31"/>
    <w:rsid w:val="00994DC4"/>
    <w:rsid w:val="009950FB"/>
    <w:rsid w:val="00996070"/>
    <w:rsid w:val="0099656A"/>
    <w:rsid w:val="00996689"/>
    <w:rsid w:val="00996812"/>
    <w:rsid w:val="00996EEA"/>
    <w:rsid w:val="00997FCC"/>
    <w:rsid w:val="009A01B8"/>
    <w:rsid w:val="009A2119"/>
    <w:rsid w:val="009A403A"/>
    <w:rsid w:val="009A4328"/>
    <w:rsid w:val="009A623C"/>
    <w:rsid w:val="009A7B17"/>
    <w:rsid w:val="009B1F94"/>
    <w:rsid w:val="009B39CD"/>
    <w:rsid w:val="009B3B88"/>
    <w:rsid w:val="009B5148"/>
    <w:rsid w:val="009B528E"/>
    <w:rsid w:val="009C27E9"/>
    <w:rsid w:val="009C43BF"/>
    <w:rsid w:val="009C45AB"/>
    <w:rsid w:val="009C4F65"/>
    <w:rsid w:val="009C4FD5"/>
    <w:rsid w:val="009C51E6"/>
    <w:rsid w:val="009C7457"/>
    <w:rsid w:val="009D0701"/>
    <w:rsid w:val="009D2516"/>
    <w:rsid w:val="009D3F69"/>
    <w:rsid w:val="009D5D62"/>
    <w:rsid w:val="009D601A"/>
    <w:rsid w:val="009D6663"/>
    <w:rsid w:val="009D67F8"/>
    <w:rsid w:val="009D7B8D"/>
    <w:rsid w:val="009D7D53"/>
    <w:rsid w:val="009E32DD"/>
    <w:rsid w:val="009E3799"/>
    <w:rsid w:val="009E4CF0"/>
    <w:rsid w:val="009E6399"/>
    <w:rsid w:val="009E6D7D"/>
    <w:rsid w:val="009E7BB0"/>
    <w:rsid w:val="009F1136"/>
    <w:rsid w:val="009F2196"/>
    <w:rsid w:val="009F4BD8"/>
    <w:rsid w:val="009F7A5F"/>
    <w:rsid w:val="00A008FA"/>
    <w:rsid w:val="00A01987"/>
    <w:rsid w:val="00A022F0"/>
    <w:rsid w:val="00A044C0"/>
    <w:rsid w:val="00A04699"/>
    <w:rsid w:val="00A05E7C"/>
    <w:rsid w:val="00A06FA1"/>
    <w:rsid w:val="00A07511"/>
    <w:rsid w:val="00A10AD3"/>
    <w:rsid w:val="00A11487"/>
    <w:rsid w:val="00A13608"/>
    <w:rsid w:val="00A13C4D"/>
    <w:rsid w:val="00A13D81"/>
    <w:rsid w:val="00A15A39"/>
    <w:rsid w:val="00A20C11"/>
    <w:rsid w:val="00A2135E"/>
    <w:rsid w:val="00A22699"/>
    <w:rsid w:val="00A227A3"/>
    <w:rsid w:val="00A24462"/>
    <w:rsid w:val="00A27896"/>
    <w:rsid w:val="00A27DCE"/>
    <w:rsid w:val="00A3308D"/>
    <w:rsid w:val="00A36E2A"/>
    <w:rsid w:val="00A3739C"/>
    <w:rsid w:val="00A3753A"/>
    <w:rsid w:val="00A42C92"/>
    <w:rsid w:val="00A50DA2"/>
    <w:rsid w:val="00A5141D"/>
    <w:rsid w:val="00A5184D"/>
    <w:rsid w:val="00A5214A"/>
    <w:rsid w:val="00A52963"/>
    <w:rsid w:val="00A529C6"/>
    <w:rsid w:val="00A54C7C"/>
    <w:rsid w:val="00A54EC6"/>
    <w:rsid w:val="00A555DD"/>
    <w:rsid w:val="00A55681"/>
    <w:rsid w:val="00A5664E"/>
    <w:rsid w:val="00A574F1"/>
    <w:rsid w:val="00A6157F"/>
    <w:rsid w:val="00A61EFB"/>
    <w:rsid w:val="00A63763"/>
    <w:rsid w:val="00A63AA4"/>
    <w:rsid w:val="00A63CD5"/>
    <w:rsid w:val="00A64025"/>
    <w:rsid w:val="00A6559A"/>
    <w:rsid w:val="00A660B6"/>
    <w:rsid w:val="00A6673B"/>
    <w:rsid w:val="00A66EFE"/>
    <w:rsid w:val="00A7181A"/>
    <w:rsid w:val="00A72A7C"/>
    <w:rsid w:val="00A73443"/>
    <w:rsid w:val="00A74EDC"/>
    <w:rsid w:val="00A76945"/>
    <w:rsid w:val="00A80309"/>
    <w:rsid w:val="00A8038A"/>
    <w:rsid w:val="00A80E1F"/>
    <w:rsid w:val="00A83D39"/>
    <w:rsid w:val="00A843CF"/>
    <w:rsid w:val="00A85540"/>
    <w:rsid w:val="00A86BEB"/>
    <w:rsid w:val="00A91CBF"/>
    <w:rsid w:val="00A934BC"/>
    <w:rsid w:val="00A93B01"/>
    <w:rsid w:val="00A93F56"/>
    <w:rsid w:val="00A947A9"/>
    <w:rsid w:val="00A97283"/>
    <w:rsid w:val="00AA0546"/>
    <w:rsid w:val="00AA060B"/>
    <w:rsid w:val="00AA25D0"/>
    <w:rsid w:val="00AA296E"/>
    <w:rsid w:val="00AA2E13"/>
    <w:rsid w:val="00AA3D5D"/>
    <w:rsid w:val="00AA6D3E"/>
    <w:rsid w:val="00AA7710"/>
    <w:rsid w:val="00AA777F"/>
    <w:rsid w:val="00AB11CE"/>
    <w:rsid w:val="00AB1693"/>
    <w:rsid w:val="00AB2945"/>
    <w:rsid w:val="00AB4F65"/>
    <w:rsid w:val="00AB559B"/>
    <w:rsid w:val="00AB639B"/>
    <w:rsid w:val="00AB71DA"/>
    <w:rsid w:val="00AB7902"/>
    <w:rsid w:val="00AC073C"/>
    <w:rsid w:val="00AC2828"/>
    <w:rsid w:val="00AC42CB"/>
    <w:rsid w:val="00AC6A02"/>
    <w:rsid w:val="00AC78F5"/>
    <w:rsid w:val="00AD0A8D"/>
    <w:rsid w:val="00AD2C3F"/>
    <w:rsid w:val="00AD6663"/>
    <w:rsid w:val="00AD6967"/>
    <w:rsid w:val="00AD72FF"/>
    <w:rsid w:val="00AE022C"/>
    <w:rsid w:val="00AE0755"/>
    <w:rsid w:val="00AE1949"/>
    <w:rsid w:val="00AE2350"/>
    <w:rsid w:val="00AE35D2"/>
    <w:rsid w:val="00AE4616"/>
    <w:rsid w:val="00AE6BB0"/>
    <w:rsid w:val="00AE7C48"/>
    <w:rsid w:val="00AF2E14"/>
    <w:rsid w:val="00AF31CA"/>
    <w:rsid w:val="00AF3A99"/>
    <w:rsid w:val="00AF430A"/>
    <w:rsid w:val="00AF4D6D"/>
    <w:rsid w:val="00AF5190"/>
    <w:rsid w:val="00AF5F3E"/>
    <w:rsid w:val="00AF64B8"/>
    <w:rsid w:val="00AF6D6E"/>
    <w:rsid w:val="00B00015"/>
    <w:rsid w:val="00B01E3F"/>
    <w:rsid w:val="00B033EF"/>
    <w:rsid w:val="00B038FE"/>
    <w:rsid w:val="00B061A7"/>
    <w:rsid w:val="00B10770"/>
    <w:rsid w:val="00B12B4A"/>
    <w:rsid w:val="00B12BFC"/>
    <w:rsid w:val="00B2277E"/>
    <w:rsid w:val="00B23873"/>
    <w:rsid w:val="00B239D0"/>
    <w:rsid w:val="00B24C73"/>
    <w:rsid w:val="00B274D9"/>
    <w:rsid w:val="00B31768"/>
    <w:rsid w:val="00B321CC"/>
    <w:rsid w:val="00B32522"/>
    <w:rsid w:val="00B32E62"/>
    <w:rsid w:val="00B33163"/>
    <w:rsid w:val="00B339A2"/>
    <w:rsid w:val="00B34289"/>
    <w:rsid w:val="00B35016"/>
    <w:rsid w:val="00B35737"/>
    <w:rsid w:val="00B37CE9"/>
    <w:rsid w:val="00B40B01"/>
    <w:rsid w:val="00B40FC1"/>
    <w:rsid w:val="00B41100"/>
    <w:rsid w:val="00B46AF8"/>
    <w:rsid w:val="00B47A2B"/>
    <w:rsid w:val="00B47F05"/>
    <w:rsid w:val="00B50F2F"/>
    <w:rsid w:val="00B5121B"/>
    <w:rsid w:val="00B51319"/>
    <w:rsid w:val="00B51B3B"/>
    <w:rsid w:val="00B51FBD"/>
    <w:rsid w:val="00B53CAF"/>
    <w:rsid w:val="00B54190"/>
    <w:rsid w:val="00B560B0"/>
    <w:rsid w:val="00B560B7"/>
    <w:rsid w:val="00B56630"/>
    <w:rsid w:val="00B5723C"/>
    <w:rsid w:val="00B629D3"/>
    <w:rsid w:val="00B62B69"/>
    <w:rsid w:val="00B63349"/>
    <w:rsid w:val="00B64732"/>
    <w:rsid w:val="00B65474"/>
    <w:rsid w:val="00B65E90"/>
    <w:rsid w:val="00B65ED4"/>
    <w:rsid w:val="00B65FCD"/>
    <w:rsid w:val="00B711FD"/>
    <w:rsid w:val="00B72909"/>
    <w:rsid w:val="00B764CC"/>
    <w:rsid w:val="00B7657B"/>
    <w:rsid w:val="00B769C2"/>
    <w:rsid w:val="00B76BB0"/>
    <w:rsid w:val="00B76C17"/>
    <w:rsid w:val="00B77509"/>
    <w:rsid w:val="00B80037"/>
    <w:rsid w:val="00B81EC1"/>
    <w:rsid w:val="00B8246F"/>
    <w:rsid w:val="00B82E4B"/>
    <w:rsid w:val="00B8502C"/>
    <w:rsid w:val="00B850EB"/>
    <w:rsid w:val="00B85B77"/>
    <w:rsid w:val="00B85DC9"/>
    <w:rsid w:val="00B864A0"/>
    <w:rsid w:val="00B90A7A"/>
    <w:rsid w:val="00B92E04"/>
    <w:rsid w:val="00B9437F"/>
    <w:rsid w:val="00B951AE"/>
    <w:rsid w:val="00B96317"/>
    <w:rsid w:val="00B96EC4"/>
    <w:rsid w:val="00B977D3"/>
    <w:rsid w:val="00B97EA0"/>
    <w:rsid w:val="00BA1693"/>
    <w:rsid w:val="00BA1BB8"/>
    <w:rsid w:val="00BA272B"/>
    <w:rsid w:val="00BA28AC"/>
    <w:rsid w:val="00BA407A"/>
    <w:rsid w:val="00BA5D87"/>
    <w:rsid w:val="00BA6634"/>
    <w:rsid w:val="00BB19C3"/>
    <w:rsid w:val="00BB1BB2"/>
    <w:rsid w:val="00BB2DA5"/>
    <w:rsid w:val="00BB65DE"/>
    <w:rsid w:val="00BB6DBF"/>
    <w:rsid w:val="00BC136A"/>
    <w:rsid w:val="00BC1546"/>
    <w:rsid w:val="00BC3F2C"/>
    <w:rsid w:val="00BD3E5B"/>
    <w:rsid w:val="00BD4C89"/>
    <w:rsid w:val="00BD551F"/>
    <w:rsid w:val="00BD5691"/>
    <w:rsid w:val="00BD7652"/>
    <w:rsid w:val="00BE01EA"/>
    <w:rsid w:val="00BE1116"/>
    <w:rsid w:val="00BE121D"/>
    <w:rsid w:val="00BE13B9"/>
    <w:rsid w:val="00BE189D"/>
    <w:rsid w:val="00BE2A18"/>
    <w:rsid w:val="00BE2E7F"/>
    <w:rsid w:val="00BE40E3"/>
    <w:rsid w:val="00BE420D"/>
    <w:rsid w:val="00BE4F57"/>
    <w:rsid w:val="00BE5431"/>
    <w:rsid w:val="00BE68CA"/>
    <w:rsid w:val="00BE6D5A"/>
    <w:rsid w:val="00BE770D"/>
    <w:rsid w:val="00BF1E32"/>
    <w:rsid w:val="00BF6FEF"/>
    <w:rsid w:val="00BF7B28"/>
    <w:rsid w:val="00BF7C2F"/>
    <w:rsid w:val="00C00859"/>
    <w:rsid w:val="00C013FF"/>
    <w:rsid w:val="00C01BC6"/>
    <w:rsid w:val="00C03162"/>
    <w:rsid w:val="00C045CA"/>
    <w:rsid w:val="00C05125"/>
    <w:rsid w:val="00C051D8"/>
    <w:rsid w:val="00C0534C"/>
    <w:rsid w:val="00C07CBE"/>
    <w:rsid w:val="00C115EF"/>
    <w:rsid w:val="00C11E01"/>
    <w:rsid w:val="00C1238B"/>
    <w:rsid w:val="00C13497"/>
    <w:rsid w:val="00C15496"/>
    <w:rsid w:val="00C16B08"/>
    <w:rsid w:val="00C21037"/>
    <w:rsid w:val="00C2202B"/>
    <w:rsid w:val="00C2231D"/>
    <w:rsid w:val="00C2241C"/>
    <w:rsid w:val="00C22873"/>
    <w:rsid w:val="00C2335F"/>
    <w:rsid w:val="00C2440C"/>
    <w:rsid w:val="00C279CB"/>
    <w:rsid w:val="00C279CF"/>
    <w:rsid w:val="00C30946"/>
    <w:rsid w:val="00C31124"/>
    <w:rsid w:val="00C32356"/>
    <w:rsid w:val="00C33781"/>
    <w:rsid w:val="00C4033D"/>
    <w:rsid w:val="00C40D55"/>
    <w:rsid w:val="00C40E0D"/>
    <w:rsid w:val="00C414F0"/>
    <w:rsid w:val="00C42114"/>
    <w:rsid w:val="00C4652B"/>
    <w:rsid w:val="00C47701"/>
    <w:rsid w:val="00C479DD"/>
    <w:rsid w:val="00C5120F"/>
    <w:rsid w:val="00C51C73"/>
    <w:rsid w:val="00C56B81"/>
    <w:rsid w:val="00C61266"/>
    <w:rsid w:val="00C63123"/>
    <w:rsid w:val="00C64C78"/>
    <w:rsid w:val="00C64F2C"/>
    <w:rsid w:val="00C65604"/>
    <w:rsid w:val="00C65AEE"/>
    <w:rsid w:val="00C711D9"/>
    <w:rsid w:val="00C71FD2"/>
    <w:rsid w:val="00C721B7"/>
    <w:rsid w:val="00C73B00"/>
    <w:rsid w:val="00C7580D"/>
    <w:rsid w:val="00C769C0"/>
    <w:rsid w:val="00C77D3C"/>
    <w:rsid w:val="00C81A85"/>
    <w:rsid w:val="00C836C0"/>
    <w:rsid w:val="00C85928"/>
    <w:rsid w:val="00C86F18"/>
    <w:rsid w:val="00C87043"/>
    <w:rsid w:val="00C87929"/>
    <w:rsid w:val="00C87C6A"/>
    <w:rsid w:val="00C920EE"/>
    <w:rsid w:val="00C949C7"/>
    <w:rsid w:val="00C949CC"/>
    <w:rsid w:val="00C9691D"/>
    <w:rsid w:val="00C96FB4"/>
    <w:rsid w:val="00CA03E4"/>
    <w:rsid w:val="00CA07F8"/>
    <w:rsid w:val="00CA0E40"/>
    <w:rsid w:val="00CA31F3"/>
    <w:rsid w:val="00CA3718"/>
    <w:rsid w:val="00CA3EE0"/>
    <w:rsid w:val="00CA6BD2"/>
    <w:rsid w:val="00CA6BFB"/>
    <w:rsid w:val="00CA6E8B"/>
    <w:rsid w:val="00CA7012"/>
    <w:rsid w:val="00CB1324"/>
    <w:rsid w:val="00CB4889"/>
    <w:rsid w:val="00CC0821"/>
    <w:rsid w:val="00CC0D56"/>
    <w:rsid w:val="00CC1647"/>
    <w:rsid w:val="00CC24D0"/>
    <w:rsid w:val="00CC3912"/>
    <w:rsid w:val="00CC43BB"/>
    <w:rsid w:val="00CD0058"/>
    <w:rsid w:val="00CD2D20"/>
    <w:rsid w:val="00CD35AF"/>
    <w:rsid w:val="00CD39CC"/>
    <w:rsid w:val="00CD3C59"/>
    <w:rsid w:val="00CD5B6A"/>
    <w:rsid w:val="00CD5DFB"/>
    <w:rsid w:val="00CD7CAB"/>
    <w:rsid w:val="00CD7EB3"/>
    <w:rsid w:val="00CE1572"/>
    <w:rsid w:val="00CE4FBB"/>
    <w:rsid w:val="00CF0305"/>
    <w:rsid w:val="00CF060D"/>
    <w:rsid w:val="00CF2834"/>
    <w:rsid w:val="00CF40FF"/>
    <w:rsid w:val="00CF4D92"/>
    <w:rsid w:val="00CF610B"/>
    <w:rsid w:val="00D00F82"/>
    <w:rsid w:val="00D075F6"/>
    <w:rsid w:val="00D103C0"/>
    <w:rsid w:val="00D10975"/>
    <w:rsid w:val="00D10CCA"/>
    <w:rsid w:val="00D117AE"/>
    <w:rsid w:val="00D12D9F"/>
    <w:rsid w:val="00D17094"/>
    <w:rsid w:val="00D2015F"/>
    <w:rsid w:val="00D20B36"/>
    <w:rsid w:val="00D229E6"/>
    <w:rsid w:val="00D234CD"/>
    <w:rsid w:val="00D2691C"/>
    <w:rsid w:val="00D26B20"/>
    <w:rsid w:val="00D313EC"/>
    <w:rsid w:val="00D32DE5"/>
    <w:rsid w:val="00D33FA4"/>
    <w:rsid w:val="00D35832"/>
    <w:rsid w:val="00D4048B"/>
    <w:rsid w:val="00D43A30"/>
    <w:rsid w:val="00D45B90"/>
    <w:rsid w:val="00D464E5"/>
    <w:rsid w:val="00D466A1"/>
    <w:rsid w:val="00D47DEE"/>
    <w:rsid w:val="00D52901"/>
    <w:rsid w:val="00D52A8E"/>
    <w:rsid w:val="00D52ACE"/>
    <w:rsid w:val="00D53258"/>
    <w:rsid w:val="00D5663B"/>
    <w:rsid w:val="00D57B8D"/>
    <w:rsid w:val="00D60BD9"/>
    <w:rsid w:val="00D614BD"/>
    <w:rsid w:val="00D634E4"/>
    <w:rsid w:val="00D64296"/>
    <w:rsid w:val="00D646A1"/>
    <w:rsid w:val="00D70D5F"/>
    <w:rsid w:val="00D720B7"/>
    <w:rsid w:val="00D75D1A"/>
    <w:rsid w:val="00D75E89"/>
    <w:rsid w:val="00D76415"/>
    <w:rsid w:val="00D76AC4"/>
    <w:rsid w:val="00D77E0E"/>
    <w:rsid w:val="00D8130C"/>
    <w:rsid w:val="00D81C2F"/>
    <w:rsid w:val="00D83141"/>
    <w:rsid w:val="00D846BF"/>
    <w:rsid w:val="00D851E4"/>
    <w:rsid w:val="00D8533E"/>
    <w:rsid w:val="00D85B43"/>
    <w:rsid w:val="00D92041"/>
    <w:rsid w:val="00D9311E"/>
    <w:rsid w:val="00D94302"/>
    <w:rsid w:val="00D96273"/>
    <w:rsid w:val="00D9716B"/>
    <w:rsid w:val="00D9788B"/>
    <w:rsid w:val="00DA072A"/>
    <w:rsid w:val="00DA1820"/>
    <w:rsid w:val="00DA1AB8"/>
    <w:rsid w:val="00DA24EC"/>
    <w:rsid w:val="00DA2920"/>
    <w:rsid w:val="00DA37F5"/>
    <w:rsid w:val="00DA4018"/>
    <w:rsid w:val="00DA43E9"/>
    <w:rsid w:val="00DA4D08"/>
    <w:rsid w:val="00DB18F4"/>
    <w:rsid w:val="00DB35D0"/>
    <w:rsid w:val="00DB37D5"/>
    <w:rsid w:val="00DB4104"/>
    <w:rsid w:val="00DB4CF5"/>
    <w:rsid w:val="00DB4D90"/>
    <w:rsid w:val="00DB4F22"/>
    <w:rsid w:val="00DB4F36"/>
    <w:rsid w:val="00DB5AC5"/>
    <w:rsid w:val="00DB61D4"/>
    <w:rsid w:val="00DC05B9"/>
    <w:rsid w:val="00DC119F"/>
    <w:rsid w:val="00DC1A14"/>
    <w:rsid w:val="00DC44BD"/>
    <w:rsid w:val="00DC460E"/>
    <w:rsid w:val="00DC6DC1"/>
    <w:rsid w:val="00DC7600"/>
    <w:rsid w:val="00DD0E91"/>
    <w:rsid w:val="00DD34DF"/>
    <w:rsid w:val="00DD3D90"/>
    <w:rsid w:val="00DD4C60"/>
    <w:rsid w:val="00DD5937"/>
    <w:rsid w:val="00DD5B01"/>
    <w:rsid w:val="00DD6BC6"/>
    <w:rsid w:val="00DD7B9E"/>
    <w:rsid w:val="00DD7FE5"/>
    <w:rsid w:val="00DE2990"/>
    <w:rsid w:val="00DE29FA"/>
    <w:rsid w:val="00DE2CEC"/>
    <w:rsid w:val="00DE4EF7"/>
    <w:rsid w:val="00DE6417"/>
    <w:rsid w:val="00DE7066"/>
    <w:rsid w:val="00DF13AB"/>
    <w:rsid w:val="00DF1622"/>
    <w:rsid w:val="00DF162D"/>
    <w:rsid w:val="00DF4B96"/>
    <w:rsid w:val="00DF5407"/>
    <w:rsid w:val="00DF5532"/>
    <w:rsid w:val="00DF5DF6"/>
    <w:rsid w:val="00E01A83"/>
    <w:rsid w:val="00E01ABE"/>
    <w:rsid w:val="00E03065"/>
    <w:rsid w:val="00E03EBC"/>
    <w:rsid w:val="00E041A4"/>
    <w:rsid w:val="00E05712"/>
    <w:rsid w:val="00E07661"/>
    <w:rsid w:val="00E078EF"/>
    <w:rsid w:val="00E07C2A"/>
    <w:rsid w:val="00E110D8"/>
    <w:rsid w:val="00E111A7"/>
    <w:rsid w:val="00E119CA"/>
    <w:rsid w:val="00E140B1"/>
    <w:rsid w:val="00E14FF3"/>
    <w:rsid w:val="00E1564F"/>
    <w:rsid w:val="00E2149D"/>
    <w:rsid w:val="00E24120"/>
    <w:rsid w:val="00E25232"/>
    <w:rsid w:val="00E254E8"/>
    <w:rsid w:val="00E259CB"/>
    <w:rsid w:val="00E309C7"/>
    <w:rsid w:val="00E31D9B"/>
    <w:rsid w:val="00E34F08"/>
    <w:rsid w:val="00E35127"/>
    <w:rsid w:val="00E36ABE"/>
    <w:rsid w:val="00E4126A"/>
    <w:rsid w:val="00E44214"/>
    <w:rsid w:val="00E45667"/>
    <w:rsid w:val="00E4787A"/>
    <w:rsid w:val="00E47F21"/>
    <w:rsid w:val="00E50C4C"/>
    <w:rsid w:val="00E532B6"/>
    <w:rsid w:val="00E561C7"/>
    <w:rsid w:val="00E563DB"/>
    <w:rsid w:val="00E56E7B"/>
    <w:rsid w:val="00E61835"/>
    <w:rsid w:val="00E61D43"/>
    <w:rsid w:val="00E63F28"/>
    <w:rsid w:val="00E64447"/>
    <w:rsid w:val="00E66C36"/>
    <w:rsid w:val="00E67E6A"/>
    <w:rsid w:val="00E70A74"/>
    <w:rsid w:val="00E71A86"/>
    <w:rsid w:val="00E72FBD"/>
    <w:rsid w:val="00E741D3"/>
    <w:rsid w:val="00E7562C"/>
    <w:rsid w:val="00E801C4"/>
    <w:rsid w:val="00E82540"/>
    <w:rsid w:val="00E85FF6"/>
    <w:rsid w:val="00E8728E"/>
    <w:rsid w:val="00E873F8"/>
    <w:rsid w:val="00E87B50"/>
    <w:rsid w:val="00E92DFE"/>
    <w:rsid w:val="00E94496"/>
    <w:rsid w:val="00E9460C"/>
    <w:rsid w:val="00E95786"/>
    <w:rsid w:val="00E965C2"/>
    <w:rsid w:val="00E96E72"/>
    <w:rsid w:val="00EA06F4"/>
    <w:rsid w:val="00EA308E"/>
    <w:rsid w:val="00EA4858"/>
    <w:rsid w:val="00EA520D"/>
    <w:rsid w:val="00EA5E90"/>
    <w:rsid w:val="00EA61EF"/>
    <w:rsid w:val="00EA78D1"/>
    <w:rsid w:val="00EA7EA6"/>
    <w:rsid w:val="00EB212A"/>
    <w:rsid w:val="00EB28D8"/>
    <w:rsid w:val="00EB2A79"/>
    <w:rsid w:val="00EB3F8A"/>
    <w:rsid w:val="00EB4F26"/>
    <w:rsid w:val="00EB51C7"/>
    <w:rsid w:val="00EB520D"/>
    <w:rsid w:val="00EB5315"/>
    <w:rsid w:val="00EB54C2"/>
    <w:rsid w:val="00EB7B6D"/>
    <w:rsid w:val="00EC2203"/>
    <w:rsid w:val="00EC2FCC"/>
    <w:rsid w:val="00EC415A"/>
    <w:rsid w:val="00ED0A6D"/>
    <w:rsid w:val="00ED5C0B"/>
    <w:rsid w:val="00ED6458"/>
    <w:rsid w:val="00ED7AC2"/>
    <w:rsid w:val="00ED7ACC"/>
    <w:rsid w:val="00EE1AF7"/>
    <w:rsid w:val="00EE66E0"/>
    <w:rsid w:val="00EE7018"/>
    <w:rsid w:val="00EF0591"/>
    <w:rsid w:val="00EF0EA6"/>
    <w:rsid w:val="00EF350B"/>
    <w:rsid w:val="00EF6860"/>
    <w:rsid w:val="00EF7F88"/>
    <w:rsid w:val="00F00B4F"/>
    <w:rsid w:val="00F028E6"/>
    <w:rsid w:val="00F04862"/>
    <w:rsid w:val="00F060B1"/>
    <w:rsid w:val="00F064E8"/>
    <w:rsid w:val="00F07825"/>
    <w:rsid w:val="00F07D20"/>
    <w:rsid w:val="00F1052F"/>
    <w:rsid w:val="00F12445"/>
    <w:rsid w:val="00F126CA"/>
    <w:rsid w:val="00F12FEB"/>
    <w:rsid w:val="00F13910"/>
    <w:rsid w:val="00F154ED"/>
    <w:rsid w:val="00F22DE5"/>
    <w:rsid w:val="00F22E7F"/>
    <w:rsid w:val="00F24363"/>
    <w:rsid w:val="00F247FE"/>
    <w:rsid w:val="00F25954"/>
    <w:rsid w:val="00F25CE2"/>
    <w:rsid w:val="00F26254"/>
    <w:rsid w:val="00F26A51"/>
    <w:rsid w:val="00F3068A"/>
    <w:rsid w:val="00F307D5"/>
    <w:rsid w:val="00F33E3B"/>
    <w:rsid w:val="00F35FA2"/>
    <w:rsid w:val="00F40629"/>
    <w:rsid w:val="00F40C13"/>
    <w:rsid w:val="00F4354A"/>
    <w:rsid w:val="00F4451F"/>
    <w:rsid w:val="00F46EE5"/>
    <w:rsid w:val="00F4725D"/>
    <w:rsid w:val="00F51E00"/>
    <w:rsid w:val="00F53CAF"/>
    <w:rsid w:val="00F54AAB"/>
    <w:rsid w:val="00F55FEA"/>
    <w:rsid w:val="00F574F9"/>
    <w:rsid w:val="00F57B98"/>
    <w:rsid w:val="00F6127F"/>
    <w:rsid w:val="00F620F1"/>
    <w:rsid w:val="00F63154"/>
    <w:rsid w:val="00F63265"/>
    <w:rsid w:val="00F666A0"/>
    <w:rsid w:val="00F716AE"/>
    <w:rsid w:val="00F73558"/>
    <w:rsid w:val="00F7401E"/>
    <w:rsid w:val="00F757F3"/>
    <w:rsid w:val="00F76965"/>
    <w:rsid w:val="00F7696E"/>
    <w:rsid w:val="00F76C38"/>
    <w:rsid w:val="00F801AD"/>
    <w:rsid w:val="00F83E0B"/>
    <w:rsid w:val="00F84B22"/>
    <w:rsid w:val="00F852FC"/>
    <w:rsid w:val="00F85BD1"/>
    <w:rsid w:val="00F862B3"/>
    <w:rsid w:val="00F86C4A"/>
    <w:rsid w:val="00F870E0"/>
    <w:rsid w:val="00F87A93"/>
    <w:rsid w:val="00F9056F"/>
    <w:rsid w:val="00F9125F"/>
    <w:rsid w:val="00F91A20"/>
    <w:rsid w:val="00F924C3"/>
    <w:rsid w:val="00F93962"/>
    <w:rsid w:val="00F939C7"/>
    <w:rsid w:val="00F9491E"/>
    <w:rsid w:val="00F94A9E"/>
    <w:rsid w:val="00F94BA5"/>
    <w:rsid w:val="00F95006"/>
    <w:rsid w:val="00F97953"/>
    <w:rsid w:val="00FA29E9"/>
    <w:rsid w:val="00FA373F"/>
    <w:rsid w:val="00FA4CDC"/>
    <w:rsid w:val="00FA70D3"/>
    <w:rsid w:val="00FA7B67"/>
    <w:rsid w:val="00FA7D07"/>
    <w:rsid w:val="00FB0F5E"/>
    <w:rsid w:val="00FB3C9D"/>
    <w:rsid w:val="00FB5C1C"/>
    <w:rsid w:val="00FB7BA9"/>
    <w:rsid w:val="00FC0147"/>
    <w:rsid w:val="00FC03DD"/>
    <w:rsid w:val="00FC1765"/>
    <w:rsid w:val="00FC4353"/>
    <w:rsid w:val="00FC7127"/>
    <w:rsid w:val="00FD0783"/>
    <w:rsid w:val="00FD1677"/>
    <w:rsid w:val="00FD26D8"/>
    <w:rsid w:val="00FD398F"/>
    <w:rsid w:val="00FD57B6"/>
    <w:rsid w:val="00FD727D"/>
    <w:rsid w:val="00FE21F7"/>
    <w:rsid w:val="00FE24F5"/>
    <w:rsid w:val="00FE436A"/>
    <w:rsid w:val="00FE4F14"/>
    <w:rsid w:val="00FE6A5B"/>
    <w:rsid w:val="00FE745B"/>
    <w:rsid w:val="00FF0A7C"/>
    <w:rsid w:val="00FF170B"/>
    <w:rsid w:val="00FF2325"/>
    <w:rsid w:val="00FF375A"/>
    <w:rsid w:val="00FF4ABD"/>
    <w:rsid w:val="00FF7B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5A3AB9C"/>
  <w15:docId w15:val="{CD1CD519-D71C-4CE5-A2A3-83433AD8F5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SimSun" w:hAnsi="Arial" w:cs="Arial"/>
        <w:color w:val="000000"/>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F63154"/>
  </w:style>
  <w:style w:type="paragraph" w:styleId="Heading1">
    <w:name w:val="heading 1"/>
    <w:basedOn w:val="Normal"/>
    <w:next w:val="Normal"/>
    <w:rsid w:val="00F63154"/>
    <w:pPr>
      <w:keepNext/>
      <w:keepLines/>
      <w:spacing w:before="400" w:after="120"/>
      <w:contextualSpacing/>
      <w:outlineLvl w:val="0"/>
    </w:pPr>
    <w:rPr>
      <w:sz w:val="40"/>
      <w:szCs w:val="40"/>
    </w:rPr>
  </w:style>
  <w:style w:type="paragraph" w:styleId="Heading2">
    <w:name w:val="heading 2"/>
    <w:basedOn w:val="Normal"/>
    <w:next w:val="Normal"/>
    <w:rsid w:val="00F63154"/>
    <w:pPr>
      <w:keepNext/>
      <w:keepLines/>
      <w:spacing w:before="360" w:after="120"/>
      <w:contextualSpacing/>
      <w:outlineLvl w:val="1"/>
    </w:pPr>
    <w:rPr>
      <w:sz w:val="32"/>
      <w:szCs w:val="32"/>
    </w:rPr>
  </w:style>
  <w:style w:type="paragraph" w:styleId="Heading3">
    <w:name w:val="heading 3"/>
    <w:basedOn w:val="Normal"/>
    <w:next w:val="Normal"/>
    <w:rsid w:val="00F63154"/>
    <w:pPr>
      <w:keepNext/>
      <w:keepLines/>
      <w:spacing w:before="320" w:after="80"/>
      <w:contextualSpacing/>
      <w:outlineLvl w:val="2"/>
    </w:pPr>
    <w:rPr>
      <w:color w:val="434343"/>
      <w:sz w:val="28"/>
      <w:szCs w:val="28"/>
    </w:rPr>
  </w:style>
  <w:style w:type="paragraph" w:styleId="Heading4">
    <w:name w:val="heading 4"/>
    <w:basedOn w:val="Normal"/>
    <w:next w:val="Normal"/>
    <w:rsid w:val="00F63154"/>
    <w:pPr>
      <w:keepNext/>
      <w:keepLines/>
      <w:spacing w:before="280" w:after="80"/>
      <w:contextualSpacing/>
      <w:outlineLvl w:val="3"/>
    </w:pPr>
    <w:rPr>
      <w:color w:val="666666"/>
      <w:sz w:val="24"/>
      <w:szCs w:val="24"/>
    </w:rPr>
  </w:style>
  <w:style w:type="paragraph" w:styleId="Heading5">
    <w:name w:val="heading 5"/>
    <w:basedOn w:val="Normal"/>
    <w:next w:val="Normal"/>
    <w:rsid w:val="00F63154"/>
    <w:pPr>
      <w:keepNext/>
      <w:keepLines/>
      <w:spacing w:before="240" w:after="80"/>
      <w:contextualSpacing/>
      <w:outlineLvl w:val="4"/>
    </w:pPr>
    <w:rPr>
      <w:color w:val="666666"/>
    </w:rPr>
  </w:style>
  <w:style w:type="paragraph" w:styleId="Heading6">
    <w:name w:val="heading 6"/>
    <w:basedOn w:val="Normal"/>
    <w:next w:val="Normal"/>
    <w:rsid w:val="00F63154"/>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63154"/>
    <w:pPr>
      <w:keepNext/>
      <w:keepLines/>
      <w:spacing w:after="60"/>
      <w:contextualSpacing/>
    </w:pPr>
    <w:rPr>
      <w:sz w:val="52"/>
      <w:szCs w:val="52"/>
    </w:rPr>
  </w:style>
  <w:style w:type="paragraph" w:styleId="Subtitle">
    <w:name w:val="Subtitle"/>
    <w:basedOn w:val="Normal"/>
    <w:next w:val="Normal"/>
    <w:rsid w:val="00F63154"/>
    <w:pPr>
      <w:keepNext/>
      <w:keepLines/>
      <w:spacing w:after="320"/>
      <w:contextualSpacing/>
    </w:pPr>
    <w:rPr>
      <w:color w:val="666666"/>
      <w:sz w:val="30"/>
      <w:szCs w:val="30"/>
    </w:rPr>
  </w:style>
  <w:style w:type="paragraph" w:styleId="CommentText">
    <w:name w:val="annotation text"/>
    <w:basedOn w:val="Normal"/>
    <w:link w:val="CommentTextChar"/>
    <w:uiPriority w:val="99"/>
    <w:semiHidden/>
    <w:unhideWhenUsed/>
    <w:rsid w:val="00F63154"/>
    <w:pPr>
      <w:spacing w:line="240" w:lineRule="auto"/>
    </w:pPr>
    <w:rPr>
      <w:sz w:val="20"/>
      <w:szCs w:val="20"/>
    </w:rPr>
  </w:style>
  <w:style w:type="character" w:customStyle="1" w:styleId="CommentTextChar">
    <w:name w:val="Comment Text Char"/>
    <w:basedOn w:val="DefaultParagraphFont"/>
    <w:link w:val="CommentText"/>
    <w:uiPriority w:val="99"/>
    <w:semiHidden/>
    <w:rsid w:val="00F63154"/>
    <w:rPr>
      <w:sz w:val="20"/>
      <w:szCs w:val="20"/>
    </w:rPr>
  </w:style>
  <w:style w:type="character" w:styleId="CommentReference">
    <w:name w:val="annotation reference"/>
    <w:basedOn w:val="DefaultParagraphFont"/>
    <w:uiPriority w:val="99"/>
    <w:semiHidden/>
    <w:unhideWhenUsed/>
    <w:rsid w:val="00F63154"/>
    <w:rPr>
      <w:sz w:val="16"/>
      <w:szCs w:val="16"/>
    </w:rPr>
  </w:style>
  <w:style w:type="paragraph" w:styleId="BalloonText">
    <w:name w:val="Balloon Text"/>
    <w:basedOn w:val="Normal"/>
    <w:link w:val="BalloonTextChar"/>
    <w:uiPriority w:val="99"/>
    <w:semiHidden/>
    <w:unhideWhenUsed/>
    <w:rsid w:val="006F4EC1"/>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F4EC1"/>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3D3BA1"/>
    <w:rPr>
      <w:b/>
      <w:bCs/>
    </w:rPr>
  </w:style>
  <w:style w:type="character" w:customStyle="1" w:styleId="CommentSubjectChar">
    <w:name w:val="Comment Subject Char"/>
    <w:basedOn w:val="CommentTextChar"/>
    <w:link w:val="CommentSubject"/>
    <w:uiPriority w:val="99"/>
    <w:semiHidden/>
    <w:rsid w:val="003D3BA1"/>
    <w:rPr>
      <w:b/>
      <w:bCs/>
      <w:sz w:val="20"/>
      <w:szCs w:val="20"/>
    </w:rPr>
  </w:style>
  <w:style w:type="paragraph" w:styleId="NormalWeb">
    <w:name w:val="Normal (Web)"/>
    <w:basedOn w:val="Normal"/>
    <w:uiPriority w:val="99"/>
    <w:unhideWhenUsed/>
    <w:rsid w:val="000233C2"/>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8B57C5"/>
    <w:pPr>
      <w:spacing w:line="240" w:lineRule="auto"/>
    </w:pPr>
    <w:rPr>
      <w:sz w:val="20"/>
      <w:szCs w:val="20"/>
    </w:rPr>
  </w:style>
  <w:style w:type="character" w:customStyle="1" w:styleId="FootnoteTextChar">
    <w:name w:val="Footnote Text Char"/>
    <w:basedOn w:val="DefaultParagraphFont"/>
    <w:link w:val="FootnoteText"/>
    <w:uiPriority w:val="99"/>
    <w:semiHidden/>
    <w:rsid w:val="008B57C5"/>
    <w:rPr>
      <w:sz w:val="20"/>
      <w:szCs w:val="20"/>
    </w:rPr>
  </w:style>
  <w:style w:type="character" w:styleId="FootnoteReference">
    <w:name w:val="footnote reference"/>
    <w:basedOn w:val="DefaultParagraphFont"/>
    <w:uiPriority w:val="99"/>
    <w:semiHidden/>
    <w:unhideWhenUsed/>
    <w:rsid w:val="008B57C5"/>
    <w:rPr>
      <w:vertAlign w:val="superscript"/>
    </w:rPr>
  </w:style>
  <w:style w:type="character" w:styleId="LineNumber">
    <w:name w:val="line number"/>
    <w:basedOn w:val="DefaultParagraphFont"/>
    <w:uiPriority w:val="99"/>
    <w:semiHidden/>
    <w:unhideWhenUsed/>
    <w:rsid w:val="002D28EA"/>
  </w:style>
  <w:style w:type="paragraph" w:styleId="Header">
    <w:name w:val="header"/>
    <w:basedOn w:val="Normal"/>
    <w:link w:val="HeaderChar"/>
    <w:uiPriority w:val="99"/>
    <w:unhideWhenUsed/>
    <w:rsid w:val="00A227A3"/>
    <w:pPr>
      <w:tabs>
        <w:tab w:val="center" w:pos="4680"/>
        <w:tab w:val="right" w:pos="9360"/>
      </w:tabs>
      <w:spacing w:line="240" w:lineRule="auto"/>
    </w:pPr>
  </w:style>
  <w:style w:type="character" w:customStyle="1" w:styleId="HeaderChar">
    <w:name w:val="Header Char"/>
    <w:basedOn w:val="DefaultParagraphFont"/>
    <w:link w:val="Header"/>
    <w:uiPriority w:val="99"/>
    <w:rsid w:val="00A227A3"/>
  </w:style>
  <w:style w:type="paragraph" w:styleId="Footer">
    <w:name w:val="footer"/>
    <w:basedOn w:val="Normal"/>
    <w:link w:val="FooterChar"/>
    <w:uiPriority w:val="99"/>
    <w:unhideWhenUsed/>
    <w:rsid w:val="00A227A3"/>
    <w:pPr>
      <w:tabs>
        <w:tab w:val="center" w:pos="4680"/>
        <w:tab w:val="right" w:pos="9360"/>
      </w:tabs>
      <w:spacing w:line="240" w:lineRule="auto"/>
    </w:pPr>
  </w:style>
  <w:style w:type="character" w:customStyle="1" w:styleId="FooterChar">
    <w:name w:val="Footer Char"/>
    <w:basedOn w:val="DefaultParagraphFont"/>
    <w:link w:val="Footer"/>
    <w:uiPriority w:val="99"/>
    <w:rsid w:val="00A227A3"/>
  </w:style>
  <w:style w:type="character" w:styleId="Strong">
    <w:name w:val="Strong"/>
    <w:basedOn w:val="DefaultParagraphFont"/>
    <w:uiPriority w:val="22"/>
    <w:qFormat/>
    <w:rsid w:val="00C13497"/>
    <w:rPr>
      <w:b/>
      <w:bCs/>
    </w:rPr>
  </w:style>
  <w:style w:type="character" w:styleId="Hyperlink">
    <w:name w:val="Hyperlink"/>
    <w:basedOn w:val="DefaultParagraphFont"/>
    <w:uiPriority w:val="99"/>
    <w:unhideWhenUsed/>
    <w:rsid w:val="009A4328"/>
    <w:rPr>
      <w:color w:val="0000FF"/>
      <w:u w:val="single"/>
    </w:rPr>
  </w:style>
  <w:style w:type="character" w:styleId="FollowedHyperlink">
    <w:name w:val="FollowedHyperlink"/>
    <w:basedOn w:val="DefaultParagraphFont"/>
    <w:uiPriority w:val="99"/>
    <w:semiHidden/>
    <w:unhideWhenUsed/>
    <w:rsid w:val="00593740"/>
    <w:rPr>
      <w:color w:val="954F72" w:themeColor="followedHyperlink"/>
      <w:u w:val="single"/>
    </w:rPr>
  </w:style>
  <w:style w:type="paragraph" w:styleId="Revision">
    <w:name w:val="Revision"/>
    <w:hidden/>
    <w:uiPriority w:val="99"/>
    <w:semiHidden/>
    <w:rsid w:val="005A1B8D"/>
    <w:pPr>
      <w:spacing w:line="240" w:lineRule="auto"/>
    </w:pPr>
  </w:style>
  <w:style w:type="character" w:customStyle="1" w:styleId="apple-converted-space">
    <w:name w:val="apple-converted-space"/>
    <w:basedOn w:val="DefaultParagraphFont"/>
    <w:rsid w:val="00DB5AC5"/>
  </w:style>
  <w:style w:type="table" w:styleId="TableGrid">
    <w:name w:val="Table Grid"/>
    <w:basedOn w:val="TableNormal"/>
    <w:uiPriority w:val="39"/>
    <w:rsid w:val="00CD3C5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semiHidden/>
    <w:unhideWhenUsed/>
    <w:rsid w:val="001B0F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color w:val="auto"/>
      <w:sz w:val="20"/>
      <w:szCs w:val="20"/>
    </w:rPr>
  </w:style>
  <w:style w:type="character" w:customStyle="1" w:styleId="HTMLPreformattedChar">
    <w:name w:val="HTML Preformatted Char"/>
    <w:basedOn w:val="DefaultParagraphFont"/>
    <w:link w:val="HTMLPreformatted"/>
    <w:uiPriority w:val="99"/>
    <w:semiHidden/>
    <w:rsid w:val="001B0F53"/>
    <w:rPr>
      <w:rFonts w:ascii="Courier New" w:eastAsia="Times New Roman" w:hAnsi="Courier New" w:cs="Courier New"/>
      <w:color w:val="auto"/>
      <w:sz w:val="20"/>
      <w:szCs w:val="20"/>
    </w:rPr>
  </w:style>
  <w:style w:type="character" w:customStyle="1" w:styleId="UnresolvedMention1">
    <w:name w:val="Unresolved Mention1"/>
    <w:basedOn w:val="DefaultParagraphFont"/>
    <w:uiPriority w:val="99"/>
    <w:semiHidden/>
    <w:unhideWhenUsed/>
    <w:rsid w:val="00E25232"/>
    <w:rPr>
      <w:color w:val="808080"/>
      <w:shd w:val="clear" w:color="auto" w:fill="E6E6E6"/>
    </w:rPr>
  </w:style>
  <w:style w:type="character" w:customStyle="1" w:styleId="current-selection">
    <w:name w:val="current-selection"/>
    <w:basedOn w:val="DefaultParagraphFont"/>
    <w:rsid w:val="00B65E90"/>
  </w:style>
  <w:style w:type="character" w:customStyle="1" w:styleId="a">
    <w:name w:val="_"/>
    <w:basedOn w:val="DefaultParagraphFont"/>
    <w:rsid w:val="00B65E90"/>
  </w:style>
  <w:style w:type="character" w:customStyle="1" w:styleId="ff2">
    <w:name w:val="ff2"/>
    <w:basedOn w:val="DefaultParagraphFont"/>
    <w:rsid w:val="00C47701"/>
  </w:style>
  <w:style w:type="character" w:customStyle="1" w:styleId="gnkrckgcgsb">
    <w:name w:val="gnkrckgcgsb"/>
    <w:basedOn w:val="DefaultParagraphFont"/>
    <w:rsid w:val="00F91A20"/>
  </w:style>
  <w:style w:type="character" w:customStyle="1" w:styleId="UnresolvedMention">
    <w:name w:val="Unresolved Mention"/>
    <w:basedOn w:val="DefaultParagraphFont"/>
    <w:uiPriority w:val="99"/>
    <w:rsid w:val="00F91A20"/>
    <w:rPr>
      <w:color w:val="808080"/>
      <w:shd w:val="clear" w:color="auto" w:fill="E6E6E6"/>
    </w:rPr>
  </w:style>
  <w:style w:type="character" w:customStyle="1" w:styleId="publication-meta-journal">
    <w:name w:val="publication-meta-journal"/>
    <w:basedOn w:val="DefaultParagraphFont"/>
    <w:rsid w:val="00F84B22"/>
  </w:style>
  <w:style w:type="character" w:customStyle="1" w:styleId="publication-meta-separator">
    <w:name w:val="publication-meta-separator"/>
    <w:basedOn w:val="DefaultParagraphFont"/>
    <w:rsid w:val="00F84B22"/>
  </w:style>
  <w:style w:type="character" w:customStyle="1" w:styleId="publication-meta-date">
    <w:name w:val="publication-meta-date"/>
    <w:basedOn w:val="DefaultParagraphFont"/>
    <w:rsid w:val="00F84B22"/>
  </w:style>
  <w:style w:type="character" w:customStyle="1" w:styleId="publication-meta-stats">
    <w:name w:val="publication-meta-stats"/>
    <w:basedOn w:val="DefaultParagraphFont"/>
    <w:rsid w:val="00F84B2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4991381">
      <w:bodyDiv w:val="1"/>
      <w:marLeft w:val="0"/>
      <w:marRight w:val="0"/>
      <w:marTop w:val="0"/>
      <w:marBottom w:val="0"/>
      <w:divBdr>
        <w:top w:val="none" w:sz="0" w:space="0" w:color="auto"/>
        <w:left w:val="none" w:sz="0" w:space="0" w:color="auto"/>
        <w:bottom w:val="none" w:sz="0" w:space="0" w:color="auto"/>
        <w:right w:val="none" w:sz="0" w:space="0" w:color="auto"/>
      </w:divBdr>
    </w:div>
    <w:div w:id="67195269">
      <w:bodyDiv w:val="1"/>
      <w:marLeft w:val="0"/>
      <w:marRight w:val="0"/>
      <w:marTop w:val="0"/>
      <w:marBottom w:val="0"/>
      <w:divBdr>
        <w:top w:val="none" w:sz="0" w:space="0" w:color="auto"/>
        <w:left w:val="none" w:sz="0" w:space="0" w:color="auto"/>
        <w:bottom w:val="none" w:sz="0" w:space="0" w:color="auto"/>
        <w:right w:val="none" w:sz="0" w:space="0" w:color="auto"/>
      </w:divBdr>
    </w:div>
    <w:div w:id="96025608">
      <w:bodyDiv w:val="1"/>
      <w:marLeft w:val="0"/>
      <w:marRight w:val="0"/>
      <w:marTop w:val="0"/>
      <w:marBottom w:val="0"/>
      <w:divBdr>
        <w:top w:val="none" w:sz="0" w:space="0" w:color="auto"/>
        <w:left w:val="none" w:sz="0" w:space="0" w:color="auto"/>
        <w:bottom w:val="none" w:sz="0" w:space="0" w:color="auto"/>
        <w:right w:val="none" w:sz="0" w:space="0" w:color="auto"/>
      </w:divBdr>
      <w:divsChild>
        <w:div w:id="1280333313">
          <w:marLeft w:val="0"/>
          <w:marRight w:val="0"/>
          <w:marTop w:val="0"/>
          <w:marBottom w:val="0"/>
          <w:divBdr>
            <w:top w:val="none" w:sz="0" w:space="0" w:color="auto"/>
            <w:left w:val="none" w:sz="0" w:space="0" w:color="auto"/>
            <w:bottom w:val="none" w:sz="0" w:space="0" w:color="auto"/>
            <w:right w:val="none" w:sz="0" w:space="0" w:color="auto"/>
          </w:divBdr>
        </w:div>
      </w:divsChild>
    </w:div>
    <w:div w:id="137192811">
      <w:bodyDiv w:val="1"/>
      <w:marLeft w:val="0"/>
      <w:marRight w:val="0"/>
      <w:marTop w:val="0"/>
      <w:marBottom w:val="0"/>
      <w:divBdr>
        <w:top w:val="none" w:sz="0" w:space="0" w:color="auto"/>
        <w:left w:val="none" w:sz="0" w:space="0" w:color="auto"/>
        <w:bottom w:val="none" w:sz="0" w:space="0" w:color="auto"/>
        <w:right w:val="none" w:sz="0" w:space="0" w:color="auto"/>
      </w:divBdr>
      <w:divsChild>
        <w:div w:id="710884186">
          <w:marLeft w:val="0"/>
          <w:marRight w:val="0"/>
          <w:marTop w:val="0"/>
          <w:marBottom w:val="0"/>
          <w:divBdr>
            <w:top w:val="none" w:sz="0" w:space="0" w:color="auto"/>
            <w:left w:val="none" w:sz="0" w:space="0" w:color="auto"/>
            <w:bottom w:val="none" w:sz="0" w:space="0" w:color="auto"/>
            <w:right w:val="none" w:sz="0" w:space="0" w:color="auto"/>
          </w:divBdr>
        </w:div>
      </w:divsChild>
    </w:div>
    <w:div w:id="158347495">
      <w:bodyDiv w:val="1"/>
      <w:marLeft w:val="0"/>
      <w:marRight w:val="0"/>
      <w:marTop w:val="0"/>
      <w:marBottom w:val="0"/>
      <w:divBdr>
        <w:top w:val="none" w:sz="0" w:space="0" w:color="auto"/>
        <w:left w:val="none" w:sz="0" w:space="0" w:color="auto"/>
        <w:bottom w:val="none" w:sz="0" w:space="0" w:color="auto"/>
        <w:right w:val="none" w:sz="0" w:space="0" w:color="auto"/>
      </w:divBdr>
      <w:divsChild>
        <w:div w:id="1574466985">
          <w:marLeft w:val="0"/>
          <w:marRight w:val="0"/>
          <w:marTop w:val="0"/>
          <w:marBottom w:val="0"/>
          <w:divBdr>
            <w:top w:val="none" w:sz="0" w:space="0" w:color="auto"/>
            <w:left w:val="none" w:sz="0" w:space="0" w:color="auto"/>
            <w:bottom w:val="none" w:sz="0" w:space="0" w:color="auto"/>
            <w:right w:val="none" w:sz="0" w:space="0" w:color="auto"/>
          </w:divBdr>
        </w:div>
      </w:divsChild>
    </w:div>
    <w:div w:id="227766986">
      <w:bodyDiv w:val="1"/>
      <w:marLeft w:val="0"/>
      <w:marRight w:val="0"/>
      <w:marTop w:val="0"/>
      <w:marBottom w:val="0"/>
      <w:divBdr>
        <w:top w:val="none" w:sz="0" w:space="0" w:color="auto"/>
        <w:left w:val="none" w:sz="0" w:space="0" w:color="auto"/>
        <w:bottom w:val="none" w:sz="0" w:space="0" w:color="auto"/>
        <w:right w:val="none" w:sz="0" w:space="0" w:color="auto"/>
      </w:divBdr>
    </w:div>
    <w:div w:id="332416624">
      <w:bodyDiv w:val="1"/>
      <w:marLeft w:val="0"/>
      <w:marRight w:val="0"/>
      <w:marTop w:val="0"/>
      <w:marBottom w:val="0"/>
      <w:divBdr>
        <w:top w:val="none" w:sz="0" w:space="0" w:color="auto"/>
        <w:left w:val="none" w:sz="0" w:space="0" w:color="auto"/>
        <w:bottom w:val="none" w:sz="0" w:space="0" w:color="auto"/>
        <w:right w:val="none" w:sz="0" w:space="0" w:color="auto"/>
      </w:divBdr>
    </w:div>
    <w:div w:id="356083434">
      <w:bodyDiv w:val="1"/>
      <w:marLeft w:val="0"/>
      <w:marRight w:val="0"/>
      <w:marTop w:val="0"/>
      <w:marBottom w:val="0"/>
      <w:divBdr>
        <w:top w:val="none" w:sz="0" w:space="0" w:color="auto"/>
        <w:left w:val="none" w:sz="0" w:space="0" w:color="auto"/>
        <w:bottom w:val="none" w:sz="0" w:space="0" w:color="auto"/>
        <w:right w:val="none" w:sz="0" w:space="0" w:color="auto"/>
      </w:divBdr>
      <w:divsChild>
        <w:div w:id="139929573">
          <w:marLeft w:val="0"/>
          <w:marRight w:val="0"/>
          <w:marTop w:val="0"/>
          <w:marBottom w:val="0"/>
          <w:divBdr>
            <w:top w:val="none" w:sz="0" w:space="0" w:color="auto"/>
            <w:left w:val="none" w:sz="0" w:space="0" w:color="auto"/>
            <w:bottom w:val="none" w:sz="0" w:space="0" w:color="auto"/>
            <w:right w:val="none" w:sz="0" w:space="0" w:color="auto"/>
          </w:divBdr>
        </w:div>
      </w:divsChild>
    </w:div>
    <w:div w:id="365915629">
      <w:bodyDiv w:val="1"/>
      <w:marLeft w:val="0"/>
      <w:marRight w:val="0"/>
      <w:marTop w:val="0"/>
      <w:marBottom w:val="0"/>
      <w:divBdr>
        <w:top w:val="none" w:sz="0" w:space="0" w:color="auto"/>
        <w:left w:val="none" w:sz="0" w:space="0" w:color="auto"/>
        <w:bottom w:val="none" w:sz="0" w:space="0" w:color="auto"/>
        <w:right w:val="none" w:sz="0" w:space="0" w:color="auto"/>
      </w:divBdr>
    </w:div>
    <w:div w:id="376660639">
      <w:bodyDiv w:val="1"/>
      <w:marLeft w:val="0"/>
      <w:marRight w:val="0"/>
      <w:marTop w:val="0"/>
      <w:marBottom w:val="0"/>
      <w:divBdr>
        <w:top w:val="none" w:sz="0" w:space="0" w:color="auto"/>
        <w:left w:val="none" w:sz="0" w:space="0" w:color="auto"/>
        <w:bottom w:val="none" w:sz="0" w:space="0" w:color="auto"/>
        <w:right w:val="none" w:sz="0" w:space="0" w:color="auto"/>
      </w:divBdr>
      <w:divsChild>
        <w:div w:id="373620997">
          <w:marLeft w:val="0"/>
          <w:marRight w:val="0"/>
          <w:marTop w:val="0"/>
          <w:marBottom w:val="0"/>
          <w:divBdr>
            <w:top w:val="none" w:sz="0" w:space="0" w:color="auto"/>
            <w:left w:val="none" w:sz="0" w:space="0" w:color="auto"/>
            <w:bottom w:val="none" w:sz="0" w:space="0" w:color="auto"/>
            <w:right w:val="none" w:sz="0" w:space="0" w:color="auto"/>
          </w:divBdr>
        </w:div>
      </w:divsChild>
    </w:div>
    <w:div w:id="395906728">
      <w:bodyDiv w:val="1"/>
      <w:marLeft w:val="0"/>
      <w:marRight w:val="0"/>
      <w:marTop w:val="0"/>
      <w:marBottom w:val="0"/>
      <w:divBdr>
        <w:top w:val="none" w:sz="0" w:space="0" w:color="auto"/>
        <w:left w:val="none" w:sz="0" w:space="0" w:color="auto"/>
        <w:bottom w:val="none" w:sz="0" w:space="0" w:color="auto"/>
        <w:right w:val="none" w:sz="0" w:space="0" w:color="auto"/>
      </w:divBdr>
    </w:div>
    <w:div w:id="423956791">
      <w:bodyDiv w:val="1"/>
      <w:marLeft w:val="0"/>
      <w:marRight w:val="0"/>
      <w:marTop w:val="0"/>
      <w:marBottom w:val="0"/>
      <w:divBdr>
        <w:top w:val="none" w:sz="0" w:space="0" w:color="auto"/>
        <w:left w:val="none" w:sz="0" w:space="0" w:color="auto"/>
        <w:bottom w:val="none" w:sz="0" w:space="0" w:color="auto"/>
        <w:right w:val="none" w:sz="0" w:space="0" w:color="auto"/>
      </w:divBdr>
      <w:divsChild>
        <w:div w:id="1229422397">
          <w:marLeft w:val="0"/>
          <w:marRight w:val="0"/>
          <w:marTop w:val="0"/>
          <w:marBottom w:val="0"/>
          <w:divBdr>
            <w:top w:val="none" w:sz="0" w:space="0" w:color="auto"/>
            <w:left w:val="none" w:sz="0" w:space="0" w:color="auto"/>
            <w:bottom w:val="none" w:sz="0" w:space="0" w:color="auto"/>
            <w:right w:val="none" w:sz="0" w:space="0" w:color="auto"/>
          </w:divBdr>
        </w:div>
        <w:div w:id="1930238873">
          <w:marLeft w:val="0"/>
          <w:marRight w:val="0"/>
          <w:marTop w:val="0"/>
          <w:marBottom w:val="0"/>
          <w:divBdr>
            <w:top w:val="none" w:sz="0" w:space="0" w:color="auto"/>
            <w:left w:val="none" w:sz="0" w:space="0" w:color="auto"/>
            <w:bottom w:val="none" w:sz="0" w:space="0" w:color="auto"/>
            <w:right w:val="none" w:sz="0" w:space="0" w:color="auto"/>
          </w:divBdr>
        </w:div>
        <w:div w:id="1493135673">
          <w:marLeft w:val="0"/>
          <w:marRight w:val="0"/>
          <w:marTop w:val="0"/>
          <w:marBottom w:val="0"/>
          <w:divBdr>
            <w:top w:val="none" w:sz="0" w:space="0" w:color="auto"/>
            <w:left w:val="none" w:sz="0" w:space="0" w:color="auto"/>
            <w:bottom w:val="none" w:sz="0" w:space="0" w:color="auto"/>
            <w:right w:val="none" w:sz="0" w:space="0" w:color="auto"/>
          </w:divBdr>
        </w:div>
        <w:div w:id="1148740425">
          <w:marLeft w:val="0"/>
          <w:marRight w:val="0"/>
          <w:marTop w:val="0"/>
          <w:marBottom w:val="0"/>
          <w:divBdr>
            <w:top w:val="none" w:sz="0" w:space="0" w:color="auto"/>
            <w:left w:val="none" w:sz="0" w:space="0" w:color="auto"/>
            <w:bottom w:val="none" w:sz="0" w:space="0" w:color="auto"/>
            <w:right w:val="none" w:sz="0" w:space="0" w:color="auto"/>
          </w:divBdr>
        </w:div>
      </w:divsChild>
    </w:div>
    <w:div w:id="435368589">
      <w:bodyDiv w:val="1"/>
      <w:marLeft w:val="0"/>
      <w:marRight w:val="0"/>
      <w:marTop w:val="0"/>
      <w:marBottom w:val="0"/>
      <w:divBdr>
        <w:top w:val="none" w:sz="0" w:space="0" w:color="auto"/>
        <w:left w:val="none" w:sz="0" w:space="0" w:color="auto"/>
        <w:bottom w:val="none" w:sz="0" w:space="0" w:color="auto"/>
        <w:right w:val="none" w:sz="0" w:space="0" w:color="auto"/>
      </w:divBdr>
      <w:divsChild>
        <w:div w:id="1511989334">
          <w:marLeft w:val="0"/>
          <w:marRight w:val="0"/>
          <w:marTop w:val="0"/>
          <w:marBottom w:val="0"/>
          <w:divBdr>
            <w:top w:val="none" w:sz="0" w:space="0" w:color="auto"/>
            <w:left w:val="none" w:sz="0" w:space="0" w:color="auto"/>
            <w:bottom w:val="none" w:sz="0" w:space="0" w:color="auto"/>
            <w:right w:val="none" w:sz="0" w:space="0" w:color="auto"/>
          </w:divBdr>
        </w:div>
      </w:divsChild>
    </w:div>
    <w:div w:id="462306198">
      <w:bodyDiv w:val="1"/>
      <w:marLeft w:val="0"/>
      <w:marRight w:val="0"/>
      <w:marTop w:val="0"/>
      <w:marBottom w:val="0"/>
      <w:divBdr>
        <w:top w:val="none" w:sz="0" w:space="0" w:color="auto"/>
        <w:left w:val="none" w:sz="0" w:space="0" w:color="auto"/>
        <w:bottom w:val="none" w:sz="0" w:space="0" w:color="auto"/>
        <w:right w:val="none" w:sz="0" w:space="0" w:color="auto"/>
      </w:divBdr>
      <w:divsChild>
        <w:div w:id="1158501649">
          <w:marLeft w:val="0"/>
          <w:marRight w:val="0"/>
          <w:marTop w:val="0"/>
          <w:marBottom w:val="300"/>
          <w:divBdr>
            <w:top w:val="none" w:sz="0" w:space="0" w:color="auto"/>
            <w:left w:val="none" w:sz="0" w:space="0" w:color="auto"/>
            <w:bottom w:val="none" w:sz="0" w:space="0" w:color="auto"/>
            <w:right w:val="none" w:sz="0" w:space="0" w:color="auto"/>
          </w:divBdr>
          <w:divsChild>
            <w:div w:id="875509779">
              <w:marLeft w:val="0"/>
              <w:marRight w:val="0"/>
              <w:marTop w:val="0"/>
              <w:marBottom w:val="0"/>
              <w:divBdr>
                <w:top w:val="none" w:sz="0" w:space="0" w:color="auto"/>
                <w:left w:val="none" w:sz="0" w:space="0" w:color="auto"/>
                <w:bottom w:val="none" w:sz="0" w:space="0" w:color="auto"/>
                <w:right w:val="none" w:sz="0" w:space="0" w:color="auto"/>
              </w:divBdr>
              <w:divsChild>
                <w:div w:id="6075950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 w:id="478882938">
      <w:bodyDiv w:val="1"/>
      <w:marLeft w:val="0"/>
      <w:marRight w:val="0"/>
      <w:marTop w:val="0"/>
      <w:marBottom w:val="0"/>
      <w:divBdr>
        <w:top w:val="none" w:sz="0" w:space="0" w:color="auto"/>
        <w:left w:val="none" w:sz="0" w:space="0" w:color="auto"/>
        <w:bottom w:val="none" w:sz="0" w:space="0" w:color="auto"/>
        <w:right w:val="none" w:sz="0" w:space="0" w:color="auto"/>
      </w:divBdr>
    </w:div>
    <w:div w:id="479227232">
      <w:bodyDiv w:val="1"/>
      <w:marLeft w:val="0"/>
      <w:marRight w:val="0"/>
      <w:marTop w:val="0"/>
      <w:marBottom w:val="0"/>
      <w:divBdr>
        <w:top w:val="none" w:sz="0" w:space="0" w:color="auto"/>
        <w:left w:val="none" w:sz="0" w:space="0" w:color="auto"/>
        <w:bottom w:val="none" w:sz="0" w:space="0" w:color="auto"/>
        <w:right w:val="none" w:sz="0" w:space="0" w:color="auto"/>
      </w:divBdr>
      <w:divsChild>
        <w:div w:id="997534914">
          <w:marLeft w:val="0"/>
          <w:marRight w:val="0"/>
          <w:marTop w:val="0"/>
          <w:marBottom w:val="0"/>
          <w:divBdr>
            <w:top w:val="none" w:sz="0" w:space="0" w:color="auto"/>
            <w:left w:val="none" w:sz="0" w:space="0" w:color="auto"/>
            <w:bottom w:val="none" w:sz="0" w:space="0" w:color="auto"/>
            <w:right w:val="none" w:sz="0" w:space="0" w:color="auto"/>
          </w:divBdr>
        </w:div>
      </w:divsChild>
    </w:div>
    <w:div w:id="570313101">
      <w:bodyDiv w:val="1"/>
      <w:marLeft w:val="0"/>
      <w:marRight w:val="0"/>
      <w:marTop w:val="0"/>
      <w:marBottom w:val="0"/>
      <w:divBdr>
        <w:top w:val="none" w:sz="0" w:space="0" w:color="auto"/>
        <w:left w:val="none" w:sz="0" w:space="0" w:color="auto"/>
        <w:bottom w:val="none" w:sz="0" w:space="0" w:color="auto"/>
        <w:right w:val="none" w:sz="0" w:space="0" w:color="auto"/>
      </w:divBdr>
    </w:div>
    <w:div w:id="574240718">
      <w:bodyDiv w:val="1"/>
      <w:marLeft w:val="0"/>
      <w:marRight w:val="0"/>
      <w:marTop w:val="0"/>
      <w:marBottom w:val="0"/>
      <w:divBdr>
        <w:top w:val="none" w:sz="0" w:space="0" w:color="auto"/>
        <w:left w:val="none" w:sz="0" w:space="0" w:color="auto"/>
        <w:bottom w:val="none" w:sz="0" w:space="0" w:color="auto"/>
        <w:right w:val="none" w:sz="0" w:space="0" w:color="auto"/>
      </w:divBdr>
    </w:div>
    <w:div w:id="585502965">
      <w:bodyDiv w:val="1"/>
      <w:marLeft w:val="0"/>
      <w:marRight w:val="0"/>
      <w:marTop w:val="0"/>
      <w:marBottom w:val="0"/>
      <w:divBdr>
        <w:top w:val="none" w:sz="0" w:space="0" w:color="auto"/>
        <w:left w:val="none" w:sz="0" w:space="0" w:color="auto"/>
        <w:bottom w:val="none" w:sz="0" w:space="0" w:color="auto"/>
        <w:right w:val="none" w:sz="0" w:space="0" w:color="auto"/>
      </w:divBdr>
    </w:div>
    <w:div w:id="587930687">
      <w:bodyDiv w:val="1"/>
      <w:marLeft w:val="0"/>
      <w:marRight w:val="0"/>
      <w:marTop w:val="0"/>
      <w:marBottom w:val="0"/>
      <w:divBdr>
        <w:top w:val="none" w:sz="0" w:space="0" w:color="auto"/>
        <w:left w:val="none" w:sz="0" w:space="0" w:color="auto"/>
        <w:bottom w:val="none" w:sz="0" w:space="0" w:color="auto"/>
        <w:right w:val="none" w:sz="0" w:space="0" w:color="auto"/>
      </w:divBdr>
      <w:divsChild>
        <w:div w:id="1847593752">
          <w:marLeft w:val="0"/>
          <w:marRight w:val="0"/>
          <w:marTop w:val="0"/>
          <w:marBottom w:val="0"/>
          <w:divBdr>
            <w:top w:val="none" w:sz="0" w:space="0" w:color="auto"/>
            <w:left w:val="none" w:sz="0" w:space="0" w:color="auto"/>
            <w:bottom w:val="none" w:sz="0" w:space="0" w:color="auto"/>
            <w:right w:val="none" w:sz="0" w:space="0" w:color="auto"/>
          </w:divBdr>
          <w:divsChild>
            <w:div w:id="1998528961">
              <w:marLeft w:val="0"/>
              <w:marRight w:val="0"/>
              <w:marTop w:val="0"/>
              <w:marBottom w:val="0"/>
              <w:divBdr>
                <w:top w:val="none" w:sz="0" w:space="0" w:color="auto"/>
                <w:left w:val="none" w:sz="0" w:space="0" w:color="auto"/>
                <w:bottom w:val="none" w:sz="0" w:space="0" w:color="auto"/>
                <w:right w:val="none" w:sz="0" w:space="0" w:color="auto"/>
              </w:divBdr>
              <w:divsChild>
                <w:div w:id="537550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0797182">
      <w:bodyDiv w:val="1"/>
      <w:marLeft w:val="0"/>
      <w:marRight w:val="0"/>
      <w:marTop w:val="0"/>
      <w:marBottom w:val="0"/>
      <w:divBdr>
        <w:top w:val="none" w:sz="0" w:space="0" w:color="auto"/>
        <w:left w:val="none" w:sz="0" w:space="0" w:color="auto"/>
        <w:bottom w:val="none" w:sz="0" w:space="0" w:color="auto"/>
        <w:right w:val="none" w:sz="0" w:space="0" w:color="auto"/>
      </w:divBdr>
      <w:divsChild>
        <w:div w:id="607664166">
          <w:marLeft w:val="0"/>
          <w:marRight w:val="0"/>
          <w:marTop w:val="0"/>
          <w:marBottom w:val="0"/>
          <w:divBdr>
            <w:top w:val="none" w:sz="0" w:space="0" w:color="auto"/>
            <w:left w:val="none" w:sz="0" w:space="0" w:color="auto"/>
            <w:bottom w:val="none" w:sz="0" w:space="0" w:color="auto"/>
            <w:right w:val="none" w:sz="0" w:space="0" w:color="auto"/>
          </w:divBdr>
        </w:div>
      </w:divsChild>
    </w:div>
    <w:div w:id="638726565">
      <w:bodyDiv w:val="1"/>
      <w:marLeft w:val="0"/>
      <w:marRight w:val="0"/>
      <w:marTop w:val="0"/>
      <w:marBottom w:val="0"/>
      <w:divBdr>
        <w:top w:val="none" w:sz="0" w:space="0" w:color="auto"/>
        <w:left w:val="none" w:sz="0" w:space="0" w:color="auto"/>
        <w:bottom w:val="none" w:sz="0" w:space="0" w:color="auto"/>
        <w:right w:val="none" w:sz="0" w:space="0" w:color="auto"/>
      </w:divBdr>
      <w:divsChild>
        <w:div w:id="847214625">
          <w:marLeft w:val="0"/>
          <w:marRight w:val="0"/>
          <w:marTop w:val="0"/>
          <w:marBottom w:val="0"/>
          <w:divBdr>
            <w:top w:val="none" w:sz="0" w:space="0" w:color="auto"/>
            <w:left w:val="none" w:sz="0" w:space="0" w:color="auto"/>
            <w:bottom w:val="none" w:sz="0" w:space="0" w:color="auto"/>
            <w:right w:val="none" w:sz="0" w:space="0" w:color="auto"/>
          </w:divBdr>
        </w:div>
      </w:divsChild>
    </w:div>
    <w:div w:id="663820020">
      <w:bodyDiv w:val="1"/>
      <w:marLeft w:val="0"/>
      <w:marRight w:val="0"/>
      <w:marTop w:val="0"/>
      <w:marBottom w:val="0"/>
      <w:divBdr>
        <w:top w:val="none" w:sz="0" w:space="0" w:color="auto"/>
        <w:left w:val="none" w:sz="0" w:space="0" w:color="auto"/>
        <w:bottom w:val="none" w:sz="0" w:space="0" w:color="auto"/>
        <w:right w:val="none" w:sz="0" w:space="0" w:color="auto"/>
      </w:divBdr>
    </w:div>
    <w:div w:id="721632044">
      <w:bodyDiv w:val="1"/>
      <w:marLeft w:val="0"/>
      <w:marRight w:val="0"/>
      <w:marTop w:val="0"/>
      <w:marBottom w:val="0"/>
      <w:divBdr>
        <w:top w:val="none" w:sz="0" w:space="0" w:color="auto"/>
        <w:left w:val="none" w:sz="0" w:space="0" w:color="auto"/>
        <w:bottom w:val="none" w:sz="0" w:space="0" w:color="auto"/>
        <w:right w:val="none" w:sz="0" w:space="0" w:color="auto"/>
      </w:divBdr>
      <w:divsChild>
        <w:div w:id="154802769">
          <w:marLeft w:val="0"/>
          <w:marRight w:val="0"/>
          <w:marTop w:val="0"/>
          <w:marBottom w:val="0"/>
          <w:divBdr>
            <w:top w:val="none" w:sz="0" w:space="0" w:color="auto"/>
            <w:left w:val="none" w:sz="0" w:space="0" w:color="auto"/>
            <w:bottom w:val="none" w:sz="0" w:space="0" w:color="auto"/>
            <w:right w:val="none" w:sz="0" w:space="0" w:color="auto"/>
          </w:divBdr>
          <w:divsChild>
            <w:div w:id="1563324210">
              <w:marLeft w:val="0"/>
              <w:marRight w:val="0"/>
              <w:marTop w:val="0"/>
              <w:marBottom w:val="0"/>
              <w:divBdr>
                <w:top w:val="none" w:sz="0" w:space="0" w:color="auto"/>
                <w:left w:val="none" w:sz="0" w:space="0" w:color="auto"/>
                <w:bottom w:val="none" w:sz="0" w:space="0" w:color="auto"/>
                <w:right w:val="none" w:sz="0" w:space="0" w:color="auto"/>
              </w:divBdr>
              <w:divsChild>
                <w:div w:id="1338268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391919">
      <w:bodyDiv w:val="1"/>
      <w:marLeft w:val="0"/>
      <w:marRight w:val="0"/>
      <w:marTop w:val="0"/>
      <w:marBottom w:val="0"/>
      <w:divBdr>
        <w:top w:val="none" w:sz="0" w:space="0" w:color="auto"/>
        <w:left w:val="none" w:sz="0" w:space="0" w:color="auto"/>
        <w:bottom w:val="none" w:sz="0" w:space="0" w:color="auto"/>
        <w:right w:val="none" w:sz="0" w:space="0" w:color="auto"/>
      </w:divBdr>
    </w:div>
    <w:div w:id="760687609">
      <w:bodyDiv w:val="1"/>
      <w:marLeft w:val="0"/>
      <w:marRight w:val="0"/>
      <w:marTop w:val="0"/>
      <w:marBottom w:val="0"/>
      <w:divBdr>
        <w:top w:val="none" w:sz="0" w:space="0" w:color="auto"/>
        <w:left w:val="none" w:sz="0" w:space="0" w:color="auto"/>
        <w:bottom w:val="none" w:sz="0" w:space="0" w:color="auto"/>
        <w:right w:val="none" w:sz="0" w:space="0" w:color="auto"/>
      </w:divBdr>
      <w:divsChild>
        <w:div w:id="1805349557">
          <w:marLeft w:val="0"/>
          <w:marRight w:val="0"/>
          <w:marTop w:val="0"/>
          <w:marBottom w:val="0"/>
          <w:divBdr>
            <w:top w:val="none" w:sz="0" w:space="0" w:color="auto"/>
            <w:left w:val="none" w:sz="0" w:space="0" w:color="auto"/>
            <w:bottom w:val="none" w:sz="0" w:space="0" w:color="auto"/>
            <w:right w:val="none" w:sz="0" w:space="0" w:color="auto"/>
          </w:divBdr>
        </w:div>
      </w:divsChild>
    </w:div>
    <w:div w:id="824737536">
      <w:bodyDiv w:val="1"/>
      <w:marLeft w:val="0"/>
      <w:marRight w:val="0"/>
      <w:marTop w:val="0"/>
      <w:marBottom w:val="0"/>
      <w:divBdr>
        <w:top w:val="none" w:sz="0" w:space="0" w:color="auto"/>
        <w:left w:val="none" w:sz="0" w:space="0" w:color="auto"/>
        <w:bottom w:val="none" w:sz="0" w:space="0" w:color="auto"/>
        <w:right w:val="none" w:sz="0" w:space="0" w:color="auto"/>
      </w:divBdr>
    </w:div>
    <w:div w:id="830945159">
      <w:bodyDiv w:val="1"/>
      <w:marLeft w:val="0"/>
      <w:marRight w:val="0"/>
      <w:marTop w:val="0"/>
      <w:marBottom w:val="0"/>
      <w:divBdr>
        <w:top w:val="none" w:sz="0" w:space="0" w:color="auto"/>
        <w:left w:val="none" w:sz="0" w:space="0" w:color="auto"/>
        <w:bottom w:val="none" w:sz="0" w:space="0" w:color="auto"/>
        <w:right w:val="none" w:sz="0" w:space="0" w:color="auto"/>
      </w:divBdr>
    </w:div>
    <w:div w:id="835922119">
      <w:bodyDiv w:val="1"/>
      <w:marLeft w:val="0"/>
      <w:marRight w:val="0"/>
      <w:marTop w:val="0"/>
      <w:marBottom w:val="0"/>
      <w:divBdr>
        <w:top w:val="none" w:sz="0" w:space="0" w:color="auto"/>
        <w:left w:val="none" w:sz="0" w:space="0" w:color="auto"/>
        <w:bottom w:val="none" w:sz="0" w:space="0" w:color="auto"/>
        <w:right w:val="none" w:sz="0" w:space="0" w:color="auto"/>
      </w:divBdr>
      <w:divsChild>
        <w:div w:id="1175655303">
          <w:marLeft w:val="0"/>
          <w:marRight w:val="0"/>
          <w:marTop w:val="0"/>
          <w:marBottom w:val="0"/>
          <w:divBdr>
            <w:top w:val="none" w:sz="0" w:space="0" w:color="auto"/>
            <w:left w:val="none" w:sz="0" w:space="0" w:color="auto"/>
            <w:bottom w:val="none" w:sz="0" w:space="0" w:color="auto"/>
            <w:right w:val="none" w:sz="0" w:space="0" w:color="auto"/>
          </w:divBdr>
        </w:div>
      </w:divsChild>
    </w:div>
    <w:div w:id="852961815">
      <w:bodyDiv w:val="1"/>
      <w:marLeft w:val="0"/>
      <w:marRight w:val="0"/>
      <w:marTop w:val="0"/>
      <w:marBottom w:val="0"/>
      <w:divBdr>
        <w:top w:val="none" w:sz="0" w:space="0" w:color="auto"/>
        <w:left w:val="none" w:sz="0" w:space="0" w:color="auto"/>
        <w:bottom w:val="none" w:sz="0" w:space="0" w:color="auto"/>
        <w:right w:val="none" w:sz="0" w:space="0" w:color="auto"/>
      </w:divBdr>
    </w:div>
    <w:div w:id="857432808">
      <w:bodyDiv w:val="1"/>
      <w:marLeft w:val="0"/>
      <w:marRight w:val="0"/>
      <w:marTop w:val="0"/>
      <w:marBottom w:val="0"/>
      <w:divBdr>
        <w:top w:val="none" w:sz="0" w:space="0" w:color="auto"/>
        <w:left w:val="none" w:sz="0" w:space="0" w:color="auto"/>
        <w:bottom w:val="none" w:sz="0" w:space="0" w:color="auto"/>
        <w:right w:val="none" w:sz="0" w:space="0" w:color="auto"/>
      </w:divBdr>
    </w:div>
    <w:div w:id="890652480">
      <w:bodyDiv w:val="1"/>
      <w:marLeft w:val="0"/>
      <w:marRight w:val="0"/>
      <w:marTop w:val="0"/>
      <w:marBottom w:val="0"/>
      <w:divBdr>
        <w:top w:val="none" w:sz="0" w:space="0" w:color="auto"/>
        <w:left w:val="none" w:sz="0" w:space="0" w:color="auto"/>
        <w:bottom w:val="none" w:sz="0" w:space="0" w:color="auto"/>
        <w:right w:val="none" w:sz="0" w:space="0" w:color="auto"/>
      </w:divBdr>
    </w:div>
    <w:div w:id="913392291">
      <w:bodyDiv w:val="1"/>
      <w:marLeft w:val="0"/>
      <w:marRight w:val="0"/>
      <w:marTop w:val="0"/>
      <w:marBottom w:val="0"/>
      <w:divBdr>
        <w:top w:val="none" w:sz="0" w:space="0" w:color="auto"/>
        <w:left w:val="none" w:sz="0" w:space="0" w:color="auto"/>
        <w:bottom w:val="none" w:sz="0" w:space="0" w:color="auto"/>
        <w:right w:val="none" w:sz="0" w:space="0" w:color="auto"/>
      </w:divBdr>
    </w:div>
    <w:div w:id="926500325">
      <w:bodyDiv w:val="1"/>
      <w:marLeft w:val="0"/>
      <w:marRight w:val="0"/>
      <w:marTop w:val="0"/>
      <w:marBottom w:val="0"/>
      <w:divBdr>
        <w:top w:val="none" w:sz="0" w:space="0" w:color="auto"/>
        <w:left w:val="none" w:sz="0" w:space="0" w:color="auto"/>
        <w:bottom w:val="none" w:sz="0" w:space="0" w:color="auto"/>
        <w:right w:val="none" w:sz="0" w:space="0" w:color="auto"/>
      </w:divBdr>
      <w:divsChild>
        <w:div w:id="659427894">
          <w:marLeft w:val="0"/>
          <w:marRight w:val="0"/>
          <w:marTop w:val="0"/>
          <w:marBottom w:val="0"/>
          <w:divBdr>
            <w:top w:val="none" w:sz="0" w:space="0" w:color="auto"/>
            <w:left w:val="none" w:sz="0" w:space="0" w:color="auto"/>
            <w:bottom w:val="none" w:sz="0" w:space="0" w:color="auto"/>
            <w:right w:val="none" w:sz="0" w:space="0" w:color="auto"/>
          </w:divBdr>
        </w:div>
      </w:divsChild>
    </w:div>
    <w:div w:id="933898392">
      <w:bodyDiv w:val="1"/>
      <w:marLeft w:val="0"/>
      <w:marRight w:val="0"/>
      <w:marTop w:val="0"/>
      <w:marBottom w:val="0"/>
      <w:divBdr>
        <w:top w:val="none" w:sz="0" w:space="0" w:color="auto"/>
        <w:left w:val="none" w:sz="0" w:space="0" w:color="auto"/>
        <w:bottom w:val="none" w:sz="0" w:space="0" w:color="auto"/>
        <w:right w:val="none" w:sz="0" w:space="0" w:color="auto"/>
      </w:divBdr>
      <w:divsChild>
        <w:div w:id="1612735453">
          <w:marLeft w:val="0"/>
          <w:marRight w:val="0"/>
          <w:marTop w:val="0"/>
          <w:marBottom w:val="0"/>
          <w:divBdr>
            <w:top w:val="none" w:sz="0" w:space="0" w:color="auto"/>
            <w:left w:val="none" w:sz="0" w:space="0" w:color="auto"/>
            <w:bottom w:val="none" w:sz="0" w:space="0" w:color="auto"/>
            <w:right w:val="none" w:sz="0" w:space="0" w:color="auto"/>
          </w:divBdr>
          <w:divsChild>
            <w:div w:id="645011337">
              <w:marLeft w:val="0"/>
              <w:marRight w:val="0"/>
              <w:marTop w:val="0"/>
              <w:marBottom w:val="0"/>
              <w:divBdr>
                <w:top w:val="none" w:sz="0" w:space="0" w:color="auto"/>
                <w:left w:val="none" w:sz="0" w:space="0" w:color="auto"/>
                <w:bottom w:val="none" w:sz="0" w:space="0" w:color="auto"/>
                <w:right w:val="none" w:sz="0" w:space="0" w:color="auto"/>
              </w:divBdr>
              <w:divsChild>
                <w:div w:id="1212037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9335120">
      <w:bodyDiv w:val="1"/>
      <w:marLeft w:val="0"/>
      <w:marRight w:val="0"/>
      <w:marTop w:val="0"/>
      <w:marBottom w:val="0"/>
      <w:divBdr>
        <w:top w:val="none" w:sz="0" w:space="0" w:color="auto"/>
        <w:left w:val="none" w:sz="0" w:space="0" w:color="auto"/>
        <w:bottom w:val="none" w:sz="0" w:space="0" w:color="auto"/>
        <w:right w:val="none" w:sz="0" w:space="0" w:color="auto"/>
      </w:divBdr>
      <w:divsChild>
        <w:div w:id="693964198">
          <w:marLeft w:val="0"/>
          <w:marRight w:val="0"/>
          <w:marTop w:val="0"/>
          <w:marBottom w:val="0"/>
          <w:divBdr>
            <w:top w:val="none" w:sz="0" w:space="0" w:color="auto"/>
            <w:left w:val="none" w:sz="0" w:space="0" w:color="auto"/>
            <w:bottom w:val="none" w:sz="0" w:space="0" w:color="auto"/>
            <w:right w:val="none" w:sz="0" w:space="0" w:color="auto"/>
          </w:divBdr>
        </w:div>
      </w:divsChild>
    </w:div>
    <w:div w:id="956720058">
      <w:bodyDiv w:val="1"/>
      <w:marLeft w:val="0"/>
      <w:marRight w:val="0"/>
      <w:marTop w:val="0"/>
      <w:marBottom w:val="0"/>
      <w:divBdr>
        <w:top w:val="none" w:sz="0" w:space="0" w:color="auto"/>
        <w:left w:val="none" w:sz="0" w:space="0" w:color="auto"/>
        <w:bottom w:val="none" w:sz="0" w:space="0" w:color="auto"/>
        <w:right w:val="none" w:sz="0" w:space="0" w:color="auto"/>
      </w:divBdr>
    </w:div>
    <w:div w:id="1001277761">
      <w:bodyDiv w:val="1"/>
      <w:marLeft w:val="0"/>
      <w:marRight w:val="0"/>
      <w:marTop w:val="0"/>
      <w:marBottom w:val="0"/>
      <w:divBdr>
        <w:top w:val="none" w:sz="0" w:space="0" w:color="auto"/>
        <w:left w:val="none" w:sz="0" w:space="0" w:color="auto"/>
        <w:bottom w:val="none" w:sz="0" w:space="0" w:color="auto"/>
        <w:right w:val="none" w:sz="0" w:space="0" w:color="auto"/>
      </w:divBdr>
      <w:divsChild>
        <w:div w:id="1191996121">
          <w:marLeft w:val="0"/>
          <w:marRight w:val="0"/>
          <w:marTop w:val="0"/>
          <w:marBottom w:val="0"/>
          <w:divBdr>
            <w:top w:val="none" w:sz="0" w:space="0" w:color="auto"/>
            <w:left w:val="none" w:sz="0" w:space="0" w:color="auto"/>
            <w:bottom w:val="none" w:sz="0" w:space="0" w:color="auto"/>
            <w:right w:val="none" w:sz="0" w:space="0" w:color="auto"/>
          </w:divBdr>
        </w:div>
      </w:divsChild>
    </w:div>
    <w:div w:id="1026491950">
      <w:bodyDiv w:val="1"/>
      <w:marLeft w:val="0"/>
      <w:marRight w:val="0"/>
      <w:marTop w:val="0"/>
      <w:marBottom w:val="0"/>
      <w:divBdr>
        <w:top w:val="none" w:sz="0" w:space="0" w:color="auto"/>
        <w:left w:val="none" w:sz="0" w:space="0" w:color="auto"/>
        <w:bottom w:val="none" w:sz="0" w:space="0" w:color="auto"/>
        <w:right w:val="none" w:sz="0" w:space="0" w:color="auto"/>
      </w:divBdr>
    </w:div>
    <w:div w:id="1124691962">
      <w:bodyDiv w:val="1"/>
      <w:marLeft w:val="0"/>
      <w:marRight w:val="0"/>
      <w:marTop w:val="0"/>
      <w:marBottom w:val="0"/>
      <w:divBdr>
        <w:top w:val="none" w:sz="0" w:space="0" w:color="auto"/>
        <w:left w:val="none" w:sz="0" w:space="0" w:color="auto"/>
        <w:bottom w:val="none" w:sz="0" w:space="0" w:color="auto"/>
        <w:right w:val="none" w:sz="0" w:space="0" w:color="auto"/>
      </w:divBdr>
      <w:divsChild>
        <w:div w:id="65105706">
          <w:marLeft w:val="0"/>
          <w:marRight w:val="0"/>
          <w:marTop w:val="0"/>
          <w:marBottom w:val="0"/>
          <w:divBdr>
            <w:top w:val="none" w:sz="0" w:space="0" w:color="auto"/>
            <w:left w:val="none" w:sz="0" w:space="0" w:color="auto"/>
            <w:bottom w:val="none" w:sz="0" w:space="0" w:color="auto"/>
            <w:right w:val="none" w:sz="0" w:space="0" w:color="auto"/>
          </w:divBdr>
        </w:div>
      </w:divsChild>
    </w:div>
    <w:div w:id="1211765175">
      <w:bodyDiv w:val="1"/>
      <w:marLeft w:val="0"/>
      <w:marRight w:val="0"/>
      <w:marTop w:val="0"/>
      <w:marBottom w:val="0"/>
      <w:divBdr>
        <w:top w:val="none" w:sz="0" w:space="0" w:color="auto"/>
        <w:left w:val="none" w:sz="0" w:space="0" w:color="auto"/>
        <w:bottom w:val="none" w:sz="0" w:space="0" w:color="auto"/>
        <w:right w:val="none" w:sz="0" w:space="0" w:color="auto"/>
      </w:divBdr>
    </w:div>
    <w:div w:id="1244100867">
      <w:bodyDiv w:val="1"/>
      <w:marLeft w:val="0"/>
      <w:marRight w:val="0"/>
      <w:marTop w:val="0"/>
      <w:marBottom w:val="0"/>
      <w:divBdr>
        <w:top w:val="none" w:sz="0" w:space="0" w:color="auto"/>
        <w:left w:val="none" w:sz="0" w:space="0" w:color="auto"/>
        <w:bottom w:val="none" w:sz="0" w:space="0" w:color="auto"/>
        <w:right w:val="none" w:sz="0" w:space="0" w:color="auto"/>
      </w:divBdr>
    </w:div>
    <w:div w:id="1256743974">
      <w:bodyDiv w:val="1"/>
      <w:marLeft w:val="0"/>
      <w:marRight w:val="0"/>
      <w:marTop w:val="0"/>
      <w:marBottom w:val="0"/>
      <w:divBdr>
        <w:top w:val="none" w:sz="0" w:space="0" w:color="auto"/>
        <w:left w:val="none" w:sz="0" w:space="0" w:color="auto"/>
        <w:bottom w:val="none" w:sz="0" w:space="0" w:color="auto"/>
        <w:right w:val="none" w:sz="0" w:space="0" w:color="auto"/>
      </w:divBdr>
    </w:div>
    <w:div w:id="1274047171">
      <w:bodyDiv w:val="1"/>
      <w:marLeft w:val="0"/>
      <w:marRight w:val="0"/>
      <w:marTop w:val="0"/>
      <w:marBottom w:val="0"/>
      <w:divBdr>
        <w:top w:val="none" w:sz="0" w:space="0" w:color="auto"/>
        <w:left w:val="none" w:sz="0" w:space="0" w:color="auto"/>
        <w:bottom w:val="none" w:sz="0" w:space="0" w:color="auto"/>
        <w:right w:val="none" w:sz="0" w:space="0" w:color="auto"/>
      </w:divBdr>
    </w:div>
    <w:div w:id="1358628037">
      <w:bodyDiv w:val="1"/>
      <w:marLeft w:val="0"/>
      <w:marRight w:val="0"/>
      <w:marTop w:val="0"/>
      <w:marBottom w:val="0"/>
      <w:divBdr>
        <w:top w:val="none" w:sz="0" w:space="0" w:color="auto"/>
        <w:left w:val="none" w:sz="0" w:space="0" w:color="auto"/>
        <w:bottom w:val="none" w:sz="0" w:space="0" w:color="auto"/>
        <w:right w:val="none" w:sz="0" w:space="0" w:color="auto"/>
      </w:divBdr>
    </w:div>
    <w:div w:id="1444109452">
      <w:bodyDiv w:val="1"/>
      <w:marLeft w:val="0"/>
      <w:marRight w:val="0"/>
      <w:marTop w:val="0"/>
      <w:marBottom w:val="0"/>
      <w:divBdr>
        <w:top w:val="none" w:sz="0" w:space="0" w:color="auto"/>
        <w:left w:val="none" w:sz="0" w:space="0" w:color="auto"/>
        <w:bottom w:val="none" w:sz="0" w:space="0" w:color="auto"/>
        <w:right w:val="none" w:sz="0" w:space="0" w:color="auto"/>
      </w:divBdr>
    </w:div>
    <w:div w:id="1472747003">
      <w:bodyDiv w:val="1"/>
      <w:marLeft w:val="0"/>
      <w:marRight w:val="0"/>
      <w:marTop w:val="0"/>
      <w:marBottom w:val="0"/>
      <w:divBdr>
        <w:top w:val="none" w:sz="0" w:space="0" w:color="auto"/>
        <w:left w:val="none" w:sz="0" w:space="0" w:color="auto"/>
        <w:bottom w:val="none" w:sz="0" w:space="0" w:color="auto"/>
        <w:right w:val="none" w:sz="0" w:space="0" w:color="auto"/>
      </w:divBdr>
      <w:divsChild>
        <w:div w:id="327296839">
          <w:marLeft w:val="0"/>
          <w:marRight w:val="0"/>
          <w:marTop w:val="0"/>
          <w:marBottom w:val="0"/>
          <w:divBdr>
            <w:top w:val="none" w:sz="0" w:space="0" w:color="auto"/>
            <w:left w:val="none" w:sz="0" w:space="0" w:color="auto"/>
            <w:bottom w:val="none" w:sz="0" w:space="0" w:color="auto"/>
            <w:right w:val="none" w:sz="0" w:space="0" w:color="auto"/>
          </w:divBdr>
          <w:divsChild>
            <w:div w:id="637423005">
              <w:marLeft w:val="0"/>
              <w:marRight w:val="0"/>
              <w:marTop w:val="0"/>
              <w:marBottom w:val="0"/>
              <w:divBdr>
                <w:top w:val="none" w:sz="0" w:space="0" w:color="auto"/>
                <w:left w:val="none" w:sz="0" w:space="0" w:color="auto"/>
                <w:bottom w:val="none" w:sz="0" w:space="0" w:color="auto"/>
                <w:right w:val="none" w:sz="0" w:space="0" w:color="auto"/>
              </w:divBdr>
              <w:divsChild>
                <w:div w:id="884757441">
                  <w:marLeft w:val="0"/>
                  <w:marRight w:val="0"/>
                  <w:marTop w:val="0"/>
                  <w:marBottom w:val="0"/>
                  <w:divBdr>
                    <w:top w:val="none" w:sz="0" w:space="0" w:color="auto"/>
                    <w:left w:val="none" w:sz="0" w:space="0" w:color="auto"/>
                    <w:bottom w:val="none" w:sz="0" w:space="0" w:color="auto"/>
                    <w:right w:val="none" w:sz="0" w:space="0" w:color="auto"/>
                  </w:divBdr>
                  <w:divsChild>
                    <w:div w:id="115044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0244115">
      <w:bodyDiv w:val="1"/>
      <w:marLeft w:val="0"/>
      <w:marRight w:val="0"/>
      <w:marTop w:val="0"/>
      <w:marBottom w:val="0"/>
      <w:divBdr>
        <w:top w:val="none" w:sz="0" w:space="0" w:color="auto"/>
        <w:left w:val="none" w:sz="0" w:space="0" w:color="auto"/>
        <w:bottom w:val="none" w:sz="0" w:space="0" w:color="auto"/>
        <w:right w:val="none" w:sz="0" w:space="0" w:color="auto"/>
      </w:divBdr>
      <w:divsChild>
        <w:div w:id="794249937">
          <w:marLeft w:val="0"/>
          <w:marRight w:val="0"/>
          <w:marTop w:val="0"/>
          <w:marBottom w:val="0"/>
          <w:divBdr>
            <w:top w:val="none" w:sz="0" w:space="0" w:color="auto"/>
            <w:left w:val="none" w:sz="0" w:space="0" w:color="auto"/>
            <w:bottom w:val="none" w:sz="0" w:space="0" w:color="auto"/>
            <w:right w:val="none" w:sz="0" w:space="0" w:color="auto"/>
          </w:divBdr>
          <w:divsChild>
            <w:div w:id="1918593660">
              <w:marLeft w:val="0"/>
              <w:marRight w:val="0"/>
              <w:marTop w:val="0"/>
              <w:marBottom w:val="0"/>
              <w:divBdr>
                <w:top w:val="none" w:sz="0" w:space="0" w:color="auto"/>
                <w:left w:val="none" w:sz="0" w:space="0" w:color="auto"/>
                <w:bottom w:val="none" w:sz="0" w:space="0" w:color="auto"/>
                <w:right w:val="none" w:sz="0" w:space="0" w:color="auto"/>
              </w:divBdr>
              <w:divsChild>
                <w:div w:id="2083598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2082647">
      <w:bodyDiv w:val="1"/>
      <w:marLeft w:val="0"/>
      <w:marRight w:val="0"/>
      <w:marTop w:val="0"/>
      <w:marBottom w:val="0"/>
      <w:divBdr>
        <w:top w:val="none" w:sz="0" w:space="0" w:color="auto"/>
        <w:left w:val="none" w:sz="0" w:space="0" w:color="auto"/>
        <w:bottom w:val="none" w:sz="0" w:space="0" w:color="auto"/>
        <w:right w:val="none" w:sz="0" w:space="0" w:color="auto"/>
      </w:divBdr>
      <w:divsChild>
        <w:div w:id="1335063092">
          <w:marLeft w:val="0"/>
          <w:marRight w:val="0"/>
          <w:marTop w:val="0"/>
          <w:marBottom w:val="0"/>
          <w:divBdr>
            <w:top w:val="none" w:sz="0" w:space="0" w:color="auto"/>
            <w:left w:val="none" w:sz="0" w:space="0" w:color="auto"/>
            <w:bottom w:val="none" w:sz="0" w:space="0" w:color="auto"/>
            <w:right w:val="none" w:sz="0" w:space="0" w:color="auto"/>
          </w:divBdr>
        </w:div>
      </w:divsChild>
    </w:div>
    <w:div w:id="1624726202">
      <w:bodyDiv w:val="1"/>
      <w:marLeft w:val="0"/>
      <w:marRight w:val="0"/>
      <w:marTop w:val="0"/>
      <w:marBottom w:val="0"/>
      <w:divBdr>
        <w:top w:val="none" w:sz="0" w:space="0" w:color="auto"/>
        <w:left w:val="none" w:sz="0" w:space="0" w:color="auto"/>
        <w:bottom w:val="none" w:sz="0" w:space="0" w:color="auto"/>
        <w:right w:val="none" w:sz="0" w:space="0" w:color="auto"/>
      </w:divBdr>
      <w:divsChild>
        <w:div w:id="461581311">
          <w:marLeft w:val="0"/>
          <w:marRight w:val="0"/>
          <w:marTop w:val="0"/>
          <w:marBottom w:val="0"/>
          <w:divBdr>
            <w:top w:val="none" w:sz="0" w:space="0" w:color="auto"/>
            <w:left w:val="none" w:sz="0" w:space="0" w:color="auto"/>
            <w:bottom w:val="none" w:sz="0" w:space="0" w:color="auto"/>
            <w:right w:val="none" w:sz="0" w:space="0" w:color="auto"/>
          </w:divBdr>
        </w:div>
      </w:divsChild>
    </w:div>
    <w:div w:id="1637031933">
      <w:bodyDiv w:val="1"/>
      <w:marLeft w:val="0"/>
      <w:marRight w:val="0"/>
      <w:marTop w:val="0"/>
      <w:marBottom w:val="0"/>
      <w:divBdr>
        <w:top w:val="none" w:sz="0" w:space="0" w:color="auto"/>
        <w:left w:val="none" w:sz="0" w:space="0" w:color="auto"/>
        <w:bottom w:val="none" w:sz="0" w:space="0" w:color="auto"/>
        <w:right w:val="none" w:sz="0" w:space="0" w:color="auto"/>
      </w:divBdr>
    </w:div>
    <w:div w:id="1680040288">
      <w:bodyDiv w:val="1"/>
      <w:marLeft w:val="0"/>
      <w:marRight w:val="0"/>
      <w:marTop w:val="0"/>
      <w:marBottom w:val="0"/>
      <w:divBdr>
        <w:top w:val="none" w:sz="0" w:space="0" w:color="auto"/>
        <w:left w:val="none" w:sz="0" w:space="0" w:color="auto"/>
        <w:bottom w:val="none" w:sz="0" w:space="0" w:color="auto"/>
        <w:right w:val="none" w:sz="0" w:space="0" w:color="auto"/>
      </w:divBdr>
      <w:divsChild>
        <w:div w:id="396131980">
          <w:marLeft w:val="0"/>
          <w:marRight w:val="0"/>
          <w:marTop w:val="0"/>
          <w:marBottom w:val="0"/>
          <w:divBdr>
            <w:top w:val="none" w:sz="0" w:space="0" w:color="auto"/>
            <w:left w:val="none" w:sz="0" w:space="0" w:color="auto"/>
            <w:bottom w:val="none" w:sz="0" w:space="0" w:color="auto"/>
            <w:right w:val="none" w:sz="0" w:space="0" w:color="auto"/>
          </w:divBdr>
        </w:div>
      </w:divsChild>
    </w:div>
    <w:div w:id="1745953628">
      <w:bodyDiv w:val="1"/>
      <w:marLeft w:val="0"/>
      <w:marRight w:val="0"/>
      <w:marTop w:val="0"/>
      <w:marBottom w:val="0"/>
      <w:divBdr>
        <w:top w:val="none" w:sz="0" w:space="0" w:color="auto"/>
        <w:left w:val="none" w:sz="0" w:space="0" w:color="auto"/>
        <w:bottom w:val="none" w:sz="0" w:space="0" w:color="auto"/>
        <w:right w:val="none" w:sz="0" w:space="0" w:color="auto"/>
      </w:divBdr>
    </w:div>
    <w:div w:id="1808232247">
      <w:bodyDiv w:val="1"/>
      <w:marLeft w:val="0"/>
      <w:marRight w:val="0"/>
      <w:marTop w:val="0"/>
      <w:marBottom w:val="0"/>
      <w:divBdr>
        <w:top w:val="none" w:sz="0" w:space="0" w:color="auto"/>
        <w:left w:val="none" w:sz="0" w:space="0" w:color="auto"/>
        <w:bottom w:val="none" w:sz="0" w:space="0" w:color="auto"/>
        <w:right w:val="none" w:sz="0" w:space="0" w:color="auto"/>
      </w:divBdr>
      <w:divsChild>
        <w:div w:id="1456102866">
          <w:marLeft w:val="0"/>
          <w:marRight w:val="0"/>
          <w:marTop w:val="0"/>
          <w:marBottom w:val="0"/>
          <w:divBdr>
            <w:top w:val="none" w:sz="0" w:space="0" w:color="auto"/>
            <w:left w:val="none" w:sz="0" w:space="0" w:color="auto"/>
            <w:bottom w:val="none" w:sz="0" w:space="0" w:color="auto"/>
            <w:right w:val="none" w:sz="0" w:space="0" w:color="auto"/>
          </w:divBdr>
        </w:div>
        <w:div w:id="1660424830">
          <w:marLeft w:val="0"/>
          <w:marRight w:val="0"/>
          <w:marTop w:val="0"/>
          <w:marBottom w:val="0"/>
          <w:divBdr>
            <w:top w:val="none" w:sz="0" w:space="0" w:color="auto"/>
            <w:left w:val="none" w:sz="0" w:space="0" w:color="auto"/>
            <w:bottom w:val="none" w:sz="0" w:space="0" w:color="auto"/>
            <w:right w:val="none" w:sz="0" w:space="0" w:color="auto"/>
          </w:divBdr>
        </w:div>
        <w:div w:id="2045444195">
          <w:marLeft w:val="0"/>
          <w:marRight w:val="0"/>
          <w:marTop w:val="0"/>
          <w:marBottom w:val="0"/>
          <w:divBdr>
            <w:top w:val="none" w:sz="0" w:space="0" w:color="auto"/>
            <w:left w:val="none" w:sz="0" w:space="0" w:color="auto"/>
            <w:bottom w:val="none" w:sz="0" w:space="0" w:color="auto"/>
            <w:right w:val="none" w:sz="0" w:space="0" w:color="auto"/>
          </w:divBdr>
        </w:div>
      </w:divsChild>
    </w:div>
    <w:div w:id="1847747707">
      <w:bodyDiv w:val="1"/>
      <w:marLeft w:val="0"/>
      <w:marRight w:val="0"/>
      <w:marTop w:val="0"/>
      <w:marBottom w:val="0"/>
      <w:divBdr>
        <w:top w:val="none" w:sz="0" w:space="0" w:color="auto"/>
        <w:left w:val="none" w:sz="0" w:space="0" w:color="auto"/>
        <w:bottom w:val="none" w:sz="0" w:space="0" w:color="auto"/>
        <w:right w:val="none" w:sz="0" w:space="0" w:color="auto"/>
      </w:divBdr>
    </w:div>
    <w:div w:id="1870600126">
      <w:bodyDiv w:val="1"/>
      <w:marLeft w:val="0"/>
      <w:marRight w:val="0"/>
      <w:marTop w:val="0"/>
      <w:marBottom w:val="0"/>
      <w:divBdr>
        <w:top w:val="none" w:sz="0" w:space="0" w:color="auto"/>
        <w:left w:val="none" w:sz="0" w:space="0" w:color="auto"/>
        <w:bottom w:val="none" w:sz="0" w:space="0" w:color="auto"/>
        <w:right w:val="none" w:sz="0" w:space="0" w:color="auto"/>
      </w:divBdr>
    </w:div>
    <w:div w:id="2019115631">
      <w:bodyDiv w:val="1"/>
      <w:marLeft w:val="0"/>
      <w:marRight w:val="0"/>
      <w:marTop w:val="0"/>
      <w:marBottom w:val="0"/>
      <w:divBdr>
        <w:top w:val="none" w:sz="0" w:space="0" w:color="auto"/>
        <w:left w:val="none" w:sz="0" w:space="0" w:color="auto"/>
        <w:bottom w:val="none" w:sz="0" w:space="0" w:color="auto"/>
        <w:right w:val="none" w:sz="0" w:space="0" w:color="auto"/>
      </w:divBdr>
      <w:divsChild>
        <w:div w:id="268661384">
          <w:marLeft w:val="0"/>
          <w:marRight w:val="0"/>
          <w:marTop w:val="0"/>
          <w:marBottom w:val="0"/>
          <w:divBdr>
            <w:top w:val="none" w:sz="0" w:space="0" w:color="auto"/>
            <w:left w:val="none" w:sz="0" w:space="0" w:color="auto"/>
            <w:bottom w:val="none" w:sz="0" w:space="0" w:color="auto"/>
            <w:right w:val="none" w:sz="0" w:space="0" w:color="auto"/>
          </w:divBdr>
        </w:div>
      </w:divsChild>
    </w:div>
    <w:div w:id="2141680910">
      <w:bodyDiv w:val="1"/>
      <w:marLeft w:val="0"/>
      <w:marRight w:val="0"/>
      <w:marTop w:val="0"/>
      <w:marBottom w:val="0"/>
      <w:divBdr>
        <w:top w:val="none" w:sz="0" w:space="0" w:color="auto"/>
        <w:left w:val="none" w:sz="0" w:space="0" w:color="auto"/>
        <w:bottom w:val="none" w:sz="0" w:space="0" w:color="auto"/>
        <w:right w:val="none" w:sz="0" w:space="0" w:color="auto"/>
      </w:divBdr>
      <w:divsChild>
        <w:div w:id="124414420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researchgate.net/journal/1436-3259_Stochastic_Environmental_Research_and_Risk_Assessment" TargetMode="External"/></Relationships>
</file>

<file path=word/_rels/document.xml.rels><?xml version="1.0" encoding="UTF-8" standalone="yes"?>
<Relationships xmlns="http://schemas.openxmlformats.org/package/2006/relationships"><Relationship Id="rId8" Type="http://schemas.openxmlformats.org/officeDocument/2006/relationships/hyperlink" Target="mailto:immccull@gmail.com" TargetMode="External"/><Relationship Id="rId13" Type="http://schemas.openxmlformats.org/officeDocument/2006/relationships/hyperlink" Target="http://hzambran.github.io/hydroGOF/" TargetMode="External"/><Relationship Id="rId18" Type="http://schemas.openxmlformats.org/officeDocument/2006/relationships/image" Target="media/image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jstatsoft.org/v33/i03" TargetMode="External"/><Relationship Id="rId1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image" Target="media/image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LEON/SOS" TargetMode="External"/><Relationship Id="rId24" Type="http://schemas.microsoft.com/office/2016/09/relationships/commentsIds" Target="commentsIds.xml"/><Relationship Id="rId5" Type="http://schemas.openxmlformats.org/officeDocument/2006/relationships/webSettings" Target="webSettings.xml"/><Relationship Id="rId15" Type="http://schemas.openxmlformats.org/officeDocument/2006/relationships/hyperlink" Target="https://lter.limnology.wisc.edu/datacatalog/search" TargetMode="External"/><Relationship Id="rId23" Type="http://schemas.openxmlformats.org/officeDocument/2006/relationships/theme" Target="theme/theme1.xml"/><Relationship Id="rId10" Type="http://schemas.microsoft.com/office/2011/relationships/commentsExtended" Target="commentsExtended.xml"/><Relationship Id="rId19" Type="http://schemas.openxmlformats.org/officeDocument/2006/relationships/image" Target="media/image4.png"/><Relationship Id="rId4" Type="http://schemas.openxmlformats.org/officeDocument/2006/relationships/settings" Target="settings.xml"/><Relationship Id="rId9" Type="http://schemas.openxmlformats.org/officeDocument/2006/relationships/comments" Target="comments.xml"/><Relationship Id="rId14" Type="http://schemas.openxmlformats.org/officeDocument/2006/relationships/header" Target="header1.xm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CA603FE-9560-4051-A2C8-A31CBFC49B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10026</TotalTime>
  <Pages>46</Pages>
  <Words>9650</Words>
  <Characters>55010</Characters>
  <Application>Microsoft Office Word</Application>
  <DocSecurity>0</DocSecurity>
  <Lines>458</Lines>
  <Paragraphs>129</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64531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Derek</dc:creator>
  <cp:lastModifiedBy>immccull@gmail.com</cp:lastModifiedBy>
  <cp:revision>86</cp:revision>
  <cp:lastPrinted>2017-11-14T13:33:00Z</cp:lastPrinted>
  <dcterms:created xsi:type="dcterms:W3CDTF">2017-11-16T20:12:00Z</dcterms:created>
  <dcterms:modified xsi:type="dcterms:W3CDTF">2018-05-11T18:12:00Z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5d3b5e64-76ac-3be8-8215-a4f392eb6d35</vt:lpwstr>
  </property>
  <property fmtid="{D5CDD505-2E9C-101B-9397-08002B2CF9AE}" pid="4" name="Mendeley Recent Style Id 0_1">
    <vt:lpwstr>http://www.zotero.org/styles/american-medical-association</vt:lpwstr>
  </property>
  <property fmtid="{D5CDD505-2E9C-101B-9397-08002B2CF9AE}" pid="5" name="Mendeley Recent Style Name 0_1">
    <vt:lpwstr>American Medical Association</vt:lpwstr>
  </property>
  <property fmtid="{D5CDD505-2E9C-101B-9397-08002B2CF9AE}" pid="6" name="Mendeley Recent Style Id 1_1">
    <vt:lpwstr>http://www.zotero.org/styles/american-political-science-association</vt:lpwstr>
  </property>
  <property fmtid="{D5CDD505-2E9C-101B-9397-08002B2CF9AE}" pid="7" name="Mendeley Recent Style Name 1_1">
    <vt:lpwstr>American Political Science Association</vt:lpwstr>
  </property>
  <property fmtid="{D5CDD505-2E9C-101B-9397-08002B2CF9AE}" pid="8" name="Mendeley Recent Style Id 2_1">
    <vt:lpwstr>http://www.zotero.org/styles/apa</vt:lpwstr>
  </property>
  <property fmtid="{D5CDD505-2E9C-101B-9397-08002B2CF9AE}" pid="9" name="Mendeley Recent Style Name 2_1">
    <vt:lpwstr>American Psychological Association 6th edition</vt:lpwstr>
  </property>
  <property fmtid="{D5CDD505-2E9C-101B-9397-08002B2CF9AE}" pid="10" name="Mendeley Recent Style Id 3_1">
    <vt:lpwstr>http://www.zotero.org/styles/american-sociological-association</vt:lpwstr>
  </property>
  <property fmtid="{D5CDD505-2E9C-101B-9397-08002B2CF9AE}" pid="11" name="Mendeley Recent Style Name 3_1">
    <vt:lpwstr>American Sociological Association</vt:lpwstr>
  </property>
  <property fmtid="{D5CDD505-2E9C-101B-9397-08002B2CF9AE}" pid="12" name="Mendeley Recent Style Id 4_1">
    <vt:lpwstr>http://www.zotero.org/styles/chicago-author-date</vt:lpwstr>
  </property>
  <property fmtid="{D5CDD505-2E9C-101B-9397-08002B2CF9AE}" pid="13" name="Mendeley Recent Style Name 4_1">
    <vt:lpwstr>Chicago Manual of Style 16th edition (author-date)</vt:lpwstr>
  </property>
  <property fmtid="{D5CDD505-2E9C-101B-9397-08002B2CF9AE}" pid="14" name="Mendeley Recent Style Id 5_1">
    <vt:lpwstr>http://www.zotero.org/styles/global-change-biology</vt:lpwstr>
  </property>
  <property fmtid="{D5CDD505-2E9C-101B-9397-08002B2CF9AE}" pid="15" name="Mendeley Recent Style Name 5_1">
    <vt:lpwstr>Global Change Biology</vt:lpwstr>
  </property>
  <property fmtid="{D5CDD505-2E9C-101B-9397-08002B2CF9AE}" pid="16" name="Mendeley Recent Style Id 6_1">
    <vt:lpwstr>http://www.zotero.org/styles/harvard1</vt:lpwstr>
  </property>
  <property fmtid="{D5CDD505-2E9C-101B-9397-08002B2CF9AE}" pid="17" name="Mendeley Recent Style Name 6_1">
    <vt:lpwstr>Harvard Reference format 1 (author-date)</vt:lpwstr>
  </property>
  <property fmtid="{D5CDD505-2E9C-101B-9397-08002B2CF9AE}" pid="18" name="Mendeley Recent Style Id 7_1">
    <vt:lpwstr>http://www.zotero.org/styles/ieee</vt:lpwstr>
  </property>
  <property fmtid="{D5CDD505-2E9C-101B-9397-08002B2CF9AE}" pid="19" name="Mendeley Recent Style Name 7_1">
    <vt:lpwstr>IEEE</vt:lpwstr>
  </property>
  <property fmtid="{D5CDD505-2E9C-101B-9397-08002B2CF9AE}" pid="20" name="Mendeley Recent Style Id 8_1">
    <vt:lpwstr>http://www.zotero.org/styles/modern-humanities-research-association</vt:lpwstr>
  </property>
  <property fmtid="{D5CDD505-2E9C-101B-9397-08002B2CF9AE}" pid="21" name="Mendeley Recent Style Name 8_1">
    <vt:lpwstr>Modern Humanities Research Association 3rd edition (note with bibliography)</vt:lpwstr>
  </property>
  <property fmtid="{D5CDD505-2E9C-101B-9397-08002B2CF9AE}" pid="22" name="Mendeley Recent Style Id 9_1">
    <vt:lpwstr>http://www.zotero.org/styles/modern-language-association</vt:lpwstr>
  </property>
  <property fmtid="{D5CDD505-2E9C-101B-9397-08002B2CF9AE}" pid="23" name="Mendeley Recent Style Name 9_1">
    <vt:lpwstr>Modern Language Association 7th edition</vt:lpwstr>
  </property>
</Properties>
</file>